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04857" w14:textId="77777777" w:rsidR="00283948" w:rsidRDefault="00283948"/>
    <w:p w14:paraId="10B41869" w14:textId="77777777" w:rsidR="00283948" w:rsidRDefault="00283948"/>
    <w:p w14:paraId="542AB7E8" w14:textId="048AFA39" w:rsidR="00283948" w:rsidRDefault="0042122A">
      <w:pPr>
        <w:pBdr>
          <w:bottom w:val="single" w:sz="6" w:space="1" w:color="000000"/>
        </w:pBdr>
        <w:jc w:val="center"/>
        <w:rPr>
          <w:rFonts w:ascii="Open Sans" w:eastAsia="Open Sans" w:hAnsi="Open Sans" w:cs="Open Sans"/>
          <w:b/>
          <w:sz w:val="52"/>
          <w:szCs w:val="52"/>
        </w:rPr>
      </w:pPr>
      <w:r>
        <w:rPr>
          <w:rFonts w:ascii="Open Sans" w:eastAsia="Open Sans" w:hAnsi="Open Sans" w:cs="Open Sans"/>
          <w:b/>
          <w:sz w:val="56"/>
          <w:szCs w:val="56"/>
        </w:rPr>
        <w:t>DOCUMENT DE D</w:t>
      </w:r>
      <w:r w:rsidR="006C18D5">
        <w:rPr>
          <w:rFonts w:ascii="Open Sans" w:eastAsia="Open Sans" w:hAnsi="Open Sans" w:cs="Open Sans"/>
          <w:b/>
          <w:sz w:val="56"/>
          <w:szCs w:val="56"/>
        </w:rPr>
        <w:t>É</w:t>
      </w:r>
      <w:r>
        <w:rPr>
          <w:rFonts w:ascii="Open Sans" w:eastAsia="Open Sans" w:hAnsi="Open Sans" w:cs="Open Sans"/>
          <w:b/>
          <w:sz w:val="56"/>
          <w:szCs w:val="56"/>
        </w:rPr>
        <w:t xml:space="preserve">FINITION </w:t>
      </w:r>
      <w:r w:rsidR="001C2828">
        <w:rPr>
          <w:rFonts w:ascii="Open Sans" w:eastAsia="Open Sans" w:hAnsi="Open Sans" w:cs="Open Sans"/>
          <w:b/>
          <w:sz w:val="56"/>
          <w:szCs w:val="56"/>
        </w:rPr>
        <w:t>D’ARCHITECTURE</w:t>
      </w:r>
    </w:p>
    <w:p w14:paraId="05DE0F9C" w14:textId="77777777" w:rsidR="00283948" w:rsidRDefault="00283948"/>
    <w:p w14:paraId="33097C5C" w14:textId="77777777" w:rsidR="00283948" w:rsidRDefault="00283948"/>
    <w:p w14:paraId="7CD52773" w14:textId="00A05A04" w:rsidR="00283948" w:rsidRDefault="001C2828" w:rsidP="00E43E60">
      <w:pPr>
        <w:jc w:val="center"/>
        <w:rPr>
          <w:rFonts w:ascii="Open Sans" w:eastAsia="Open Sans" w:hAnsi="Open Sans" w:cs="Open Sans"/>
          <w:b/>
          <w:color w:val="0B5396"/>
          <w:sz w:val="44"/>
          <w:szCs w:val="44"/>
        </w:rPr>
      </w:pPr>
      <w:bookmarkStart w:id="0" w:name="_Hlk89360113"/>
      <w:r w:rsidRPr="001C2828">
        <w:rPr>
          <w:rFonts w:ascii="Open Sans" w:eastAsia="Open Sans" w:hAnsi="Open Sans" w:cs="Open Sans"/>
          <w:b/>
          <w:color w:val="0B5396"/>
          <w:sz w:val="44"/>
          <w:szCs w:val="44"/>
        </w:rPr>
        <w:t>-</w:t>
      </w:r>
      <w:r>
        <w:rPr>
          <w:rFonts w:ascii="Open Sans" w:eastAsia="Open Sans" w:hAnsi="Open Sans" w:cs="Open Sans"/>
          <w:b/>
          <w:color w:val="0B5396"/>
          <w:sz w:val="44"/>
          <w:szCs w:val="44"/>
        </w:rPr>
        <w:t xml:space="preserve"> </w:t>
      </w:r>
      <w:r w:rsidR="00C423E4">
        <w:rPr>
          <w:rFonts w:ascii="Open Sans" w:eastAsia="Open Sans" w:hAnsi="Open Sans" w:cs="Open Sans"/>
          <w:b/>
          <w:color w:val="0B5396"/>
          <w:sz w:val="44"/>
          <w:szCs w:val="44"/>
        </w:rPr>
        <w:t>LES ASSUREURS ENGAGÉS</w:t>
      </w:r>
      <w:r w:rsidR="00E43E60">
        <w:rPr>
          <w:rFonts w:ascii="Open Sans" w:eastAsia="Open Sans" w:hAnsi="Open Sans" w:cs="Open Sans"/>
          <w:b/>
          <w:color w:val="0B5396"/>
          <w:sz w:val="44"/>
          <w:szCs w:val="44"/>
        </w:rPr>
        <w:t xml:space="preserve"> </w:t>
      </w:r>
      <w:r>
        <w:rPr>
          <w:rFonts w:ascii="Open Sans" w:eastAsia="Open Sans" w:hAnsi="Open Sans" w:cs="Open Sans"/>
          <w:b/>
          <w:color w:val="0B5396"/>
          <w:sz w:val="44"/>
          <w:szCs w:val="44"/>
        </w:rPr>
        <w:t>-</w:t>
      </w:r>
    </w:p>
    <w:bookmarkEnd w:id="0"/>
    <w:p w14:paraId="680D14E1" w14:textId="77777777" w:rsidR="00D56AA0" w:rsidRPr="00D56AA0" w:rsidRDefault="00D56AA0" w:rsidP="001C2828">
      <w:pPr>
        <w:ind w:left="1080"/>
        <w:rPr>
          <w:rFonts w:ascii="Open Sans" w:eastAsia="Open Sans" w:hAnsi="Open Sans" w:cs="Open Sans"/>
          <w:b/>
          <w:color w:val="0B5396"/>
          <w:sz w:val="28"/>
          <w:szCs w:val="28"/>
        </w:rPr>
      </w:pPr>
    </w:p>
    <w:p w14:paraId="18577226" w14:textId="3938C606" w:rsidR="00283948" w:rsidRPr="001C2828" w:rsidRDefault="00E43E60">
      <w:pPr>
        <w:jc w:val="center"/>
        <w:rPr>
          <w:rFonts w:ascii="Open Sans" w:eastAsia="Open Sans" w:hAnsi="Open Sans" w:cs="Open Sans"/>
          <w:b/>
          <w:color w:val="0B5396"/>
          <w:sz w:val="28"/>
          <w:szCs w:val="28"/>
        </w:rPr>
      </w:pPr>
      <w:r>
        <w:rPr>
          <w:rFonts w:ascii="Open Sans" w:eastAsia="Open Sans" w:hAnsi="Open Sans" w:cs="Open Sans"/>
          <w:b/>
          <w:noProof/>
          <w:color w:val="0B5396"/>
          <w:sz w:val="44"/>
          <w:szCs w:val="44"/>
        </w:rPr>
        <w:drawing>
          <wp:inline distT="0" distB="0" distL="0" distR="0" wp14:anchorId="223336C7" wp14:editId="3255DA09">
            <wp:extent cx="1700800" cy="1745673"/>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335" cy="1761618"/>
                    </a:xfrm>
                    <a:prstGeom prst="rect">
                      <a:avLst/>
                    </a:prstGeom>
                    <a:noFill/>
                    <a:ln>
                      <a:noFill/>
                    </a:ln>
                  </pic:spPr>
                </pic:pic>
              </a:graphicData>
            </a:graphic>
          </wp:inline>
        </w:drawing>
      </w:r>
    </w:p>
    <w:p w14:paraId="6DC2C995" w14:textId="77777777" w:rsidR="00283948" w:rsidRPr="001C2828" w:rsidRDefault="00283948">
      <w:pPr>
        <w:jc w:val="center"/>
        <w:rPr>
          <w:rFonts w:ascii="Open Sans" w:eastAsia="Open Sans" w:hAnsi="Open Sans" w:cs="Open Sans"/>
          <w:b/>
          <w:color w:val="0B5396"/>
          <w:sz w:val="28"/>
          <w:szCs w:val="28"/>
        </w:rPr>
      </w:pPr>
    </w:p>
    <w:p w14:paraId="64BC58A8" w14:textId="77777777" w:rsidR="00283948" w:rsidRPr="00946F49" w:rsidRDefault="00191B7F">
      <w:pPr>
        <w:tabs>
          <w:tab w:val="left" w:pos="2565"/>
          <w:tab w:val="center" w:pos="4536"/>
        </w:tabs>
        <w:jc w:val="center"/>
        <w:rPr>
          <w:rFonts w:ascii="Open Sans" w:eastAsia="Open Sans" w:hAnsi="Open Sans" w:cs="Open Sans"/>
          <w:b/>
          <w:sz w:val="32"/>
          <w:szCs w:val="32"/>
        </w:rPr>
      </w:pPr>
      <w:bookmarkStart w:id="1" w:name="_heading=h.gjdgxs" w:colFirst="0" w:colLast="0"/>
      <w:bookmarkEnd w:id="1"/>
      <w:r w:rsidRPr="00946F49">
        <w:rPr>
          <w:rFonts w:ascii="Open Sans" w:eastAsia="Open Sans" w:hAnsi="Open Sans" w:cs="Open Sans"/>
          <w:b/>
          <w:sz w:val="32"/>
          <w:szCs w:val="32"/>
        </w:rPr>
        <w:t>David EVAN</w:t>
      </w:r>
      <w:r w:rsidRPr="00946F49">
        <w:rPr>
          <w:rFonts w:ascii="Open Sans" w:eastAsia="Open Sans" w:hAnsi="Open Sans" w:cs="Open Sans"/>
          <w:b/>
          <w:sz w:val="32"/>
          <w:szCs w:val="32"/>
        </w:rPr>
        <w:br/>
      </w:r>
    </w:p>
    <w:p w14:paraId="3BCB4D4E" w14:textId="4AE56A1B" w:rsidR="00C423E4" w:rsidRPr="00946F49" w:rsidRDefault="00C423E4" w:rsidP="00C423E4">
      <w:pPr>
        <w:jc w:val="center"/>
        <w:rPr>
          <w:rFonts w:ascii="Open Sans" w:eastAsia="Open Sans" w:hAnsi="Open Sans" w:cs="Open Sans"/>
          <w:b/>
          <w:sz w:val="32"/>
          <w:szCs w:val="32"/>
        </w:rPr>
      </w:pPr>
      <w:r>
        <w:rPr>
          <w:rFonts w:ascii="Open Sans" w:eastAsia="Open Sans" w:hAnsi="Open Sans" w:cs="Open Sans"/>
          <w:b/>
          <w:sz w:val="32"/>
          <w:szCs w:val="32"/>
          <w:lang w:val="en-GB"/>
        </w:rPr>
        <w:fldChar w:fldCharType="begin"/>
      </w:r>
      <w:r>
        <w:rPr>
          <w:rFonts w:ascii="Open Sans" w:eastAsia="Open Sans" w:hAnsi="Open Sans" w:cs="Open Sans"/>
          <w:b/>
          <w:sz w:val="32"/>
          <w:szCs w:val="32"/>
          <w:lang w:val="en-GB"/>
        </w:rPr>
        <w:instrText xml:space="preserve"> DATE \@ "dd/MM/yyyy" </w:instrText>
      </w:r>
      <w:r>
        <w:rPr>
          <w:rFonts w:ascii="Open Sans" w:eastAsia="Open Sans" w:hAnsi="Open Sans" w:cs="Open Sans"/>
          <w:b/>
          <w:sz w:val="32"/>
          <w:szCs w:val="32"/>
          <w:lang w:val="en-GB"/>
        </w:rPr>
        <w:fldChar w:fldCharType="separate"/>
      </w:r>
      <w:r w:rsidR="000C17C0">
        <w:rPr>
          <w:rFonts w:ascii="Open Sans" w:eastAsia="Open Sans" w:hAnsi="Open Sans" w:cs="Open Sans"/>
          <w:b/>
          <w:noProof/>
          <w:sz w:val="32"/>
          <w:szCs w:val="32"/>
          <w:lang w:val="en-GB"/>
        </w:rPr>
        <w:t>06/01/2022</w:t>
      </w:r>
      <w:r>
        <w:rPr>
          <w:rFonts w:ascii="Open Sans" w:eastAsia="Open Sans" w:hAnsi="Open Sans" w:cs="Open Sans"/>
          <w:b/>
          <w:sz w:val="32"/>
          <w:szCs w:val="32"/>
          <w:lang w:val="en-GB"/>
        </w:rPr>
        <w:fldChar w:fldCharType="end"/>
      </w:r>
      <w:r w:rsidRPr="00946F49">
        <w:rPr>
          <w:rFonts w:ascii="Open Sans" w:eastAsia="Open Sans" w:hAnsi="Open Sans" w:cs="Open Sans"/>
          <w:b/>
          <w:sz w:val="32"/>
          <w:szCs w:val="32"/>
        </w:rPr>
        <w:br/>
      </w:r>
    </w:p>
    <w:p w14:paraId="3E1B7E2D" w14:textId="77777777" w:rsidR="00283948" w:rsidRPr="00946F49" w:rsidRDefault="00191B7F">
      <w:pPr>
        <w:jc w:val="center"/>
        <w:rPr>
          <w:rFonts w:ascii="Open Sans" w:eastAsia="Open Sans" w:hAnsi="Open Sans" w:cs="Open Sans"/>
          <w:b/>
          <w:color w:val="0B5396"/>
          <w:sz w:val="44"/>
          <w:szCs w:val="44"/>
        </w:rPr>
      </w:pPr>
      <w:bookmarkStart w:id="2" w:name="_heading=h.30j0zll" w:colFirst="0" w:colLast="0"/>
      <w:bookmarkEnd w:id="2"/>
      <w:r w:rsidRPr="00946F49">
        <w:rPr>
          <w:rFonts w:ascii="Open Sans" w:eastAsia="Open Sans" w:hAnsi="Open Sans" w:cs="Open Sans"/>
          <w:b/>
          <w:sz w:val="32"/>
          <w:szCs w:val="32"/>
        </w:rPr>
        <w:t>Version 1.0</w:t>
      </w:r>
      <w:r>
        <w:rPr>
          <w:noProof/>
        </w:rPr>
        <mc:AlternateContent>
          <mc:Choice Requires="wpg">
            <w:drawing>
              <wp:anchor distT="0" distB="0" distL="114300" distR="114300" simplePos="0" relativeHeight="251658240" behindDoc="0" locked="0" layoutInCell="1" hidden="0" allowOverlap="1" wp14:anchorId="5F840980" wp14:editId="676D52E2">
                <wp:simplePos x="0" y="0"/>
                <wp:positionH relativeFrom="page">
                  <wp:posOffset>-9524</wp:posOffset>
                </wp:positionH>
                <wp:positionV relativeFrom="page">
                  <wp:align>top</wp:align>
                </wp:positionV>
                <wp:extent cx="7947214" cy="1400175"/>
                <wp:effectExtent l="0" t="0" r="0" b="0"/>
                <wp:wrapNone/>
                <wp:docPr id="151" name="Groupe 151"/>
                <wp:cNvGraphicFramePr/>
                <a:graphic xmlns:a="http://schemas.openxmlformats.org/drawingml/2006/main">
                  <a:graphicData uri="http://schemas.microsoft.com/office/word/2010/wordprocessingGroup">
                    <wpg:wgp>
                      <wpg:cNvGrpSpPr/>
                      <wpg:grpSpPr>
                        <a:xfrm>
                          <a:off x="0" y="0"/>
                          <a:ext cx="7947214" cy="1400175"/>
                          <a:chOff x="1372393" y="3079913"/>
                          <a:chExt cx="7947214" cy="1400175"/>
                        </a:xfrm>
                      </wpg:grpSpPr>
                      <wpg:grpSp>
                        <wpg:cNvPr id="1" name="Groupe 1"/>
                        <wpg:cNvGrpSpPr/>
                        <wpg:grpSpPr>
                          <a:xfrm>
                            <a:off x="1372393" y="3079913"/>
                            <a:ext cx="7947214" cy="1400175"/>
                            <a:chOff x="0" y="-1"/>
                            <a:chExt cx="7315200" cy="1216153"/>
                          </a:xfrm>
                        </wpg:grpSpPr>
                        <wps:wsp>
                          <wps:cNvPr id="2" name="Rectangle 2"/>
                          <wps:cNvSpPr/>
                          <wps:spPr>
                            <a:xfrm>
                              <a:off x="0" y="-1"/>
                              <a:ext cx="7315200" cy="1216150"/>
                            </a:xfrm>
                            <a:prstGeom prst="rect">
                              <a:avLst/>
                            </a:prstGeom>
                            <a:noFill/>
                            <a:ln>
                              <a:noFill/>
                            </a:ln>
                          </wps:spPr>
                          <wps:txbx>
                            <w:txbxContent>
                              <w:p w14:paraId="05832D92"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3" name="Forme libre : form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10">
                                <a:alphaModFix/>
                              </a:blip>
                              <a:stretch>
                                <a:fillRect r="-7573"/>
                              </a:stretch>
                            </a:blipFill>
                            <a:ln>
                              <a:noFill/>
                            </a:ln>
                          </wps:spPr>
                          <wps:txbx>
                            <w:txbxContent>
                              <w:p w14:paraId="59B71D6A"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F840980" id="Groupe 151" o:spid="_x0000_s1026" style="position:absolute;left:0;text-align:left;margin-left:-.75pt;margin-top:0;width:625.75pt;height:110.25pt;z-index:251658240;mso-position-horizontal-relative:page;mso-position-vertical:top;mso-position-vertical-relative:page" coordorigin="13723,30799" coordsize="79472,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">
                <v:group id="Groupe 1" o:spid="_x0000_s1027" style="position:absolute;left:13723;top:30799;width:79473;height:14001"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832D92" w14:textId="77777777" w:rsidR="00970CF2" w:rsidRDefault="00970CF2">
                          <w:pPr>
                            <w:spacing w:after="0" w:line="240" w:lineRule="auto"/>
                            <w:textDirection w:val="btLr"/>
                          </w:pPr>
                        </w:p>
                      </w:txbxContent>
                    </v:textbox>
                  </v:rect>
                  <v:shape id="Forme libre : form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f81bd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" stroked="f">
                    <v:fill r:id="rId11" o:title="" recolor="t" rotate="t" type="frame"/>
                    <v:textbox inset="2.53958mm,2.53958mm,2.53958mm,2.53958mm">
                      <w:txbxContent>
                        <w:p w14:paraId="59B71D6A" w14:textId="77777777" w:rsidR="00970CF2" w:rsidRDefault="00970CF2">
                          <w:pPr>
                            <w:spacing w:after="0" w:line="240" w:lineRule="auto"/>
                            <w:textDirection w:val="btLr"/>
                          </w:pPr>
                        </w:p>
                      </w:txbxContent>
                    </v:textbox>
                  </v:rect>
                </v:group>
                <w10:wrap anchorx="page" anchory="page"/>
              </v:group>
            </w:pict>
          </mc:Fallback>
        </mc:AlternateContent>
      </w:r>
    </w:p>
    <w:p w14:paraId="6D0795F7" w14:textId="7193172E" w:rsidR="00283948" w:rsidRPr="00946F49" w:rsidRDefault="00191B7F" w:rsidP="00D56AA0">
      <w:pPr>
        <w:spacing w:after="0" w:line="240" w:lineRule="auto"/>
        <w:rPr>
          <w:b/>
          <w:bCs/>
          <w:sz w:val="28"/>
          <w:szCs w:val="28"/>
        </w:rPr>
      </w:pPr>
      <w:bookmarkStart w:id="3" w:name="_heading=h.1fob9te" w:colFirst="0" w:colLast="0"/>
      <w:bookmarkEnd w:id="3"/>
      <w:r w:rsidRPr="00946F49">
        <w:br w:type="page"/>
      </w:r>
    </w:p>
    <w:p w14:paraId="0F70A515" w14:textId="4432B087" w:rsidR="00BD4544" w:rsidRPr="00DF6FA0" w:rsidRDefault="0042122A" w:rsidP="00DF6FA0">
      <w:pPr>
        <w:rPr>
          <w:b/>
          <w:bCs/>
          <w:color w:val="595959" w:themeColor="text1" w:themeTint="A6"/>
          <w:sz w:val="32"/>
          <w:szCs w:val="32"/>
        </w:rPr>
      </w:pPr>
      <w:bookmarkStart w:id="4" w:name="_Toc76143723"/>
      <w:r>
        <w:rPr>
          <w:b/>
          <w:bCs/>
          <w:color w:val="595959" w:themeColor="text1" w:themeTint="A6"/>
          <w:sz w:val="32"/>
          <w:szCs w:val="32"/>
        </w:rPr>
        <w:lastRenderedPageBreak/>
        <w:t>Document de définition</w:t>
      </w:r>
      <w:r w:rsidR="00D56AA0" w:rsidRPr="00D56AA0">
        <w:rPr>
          <w:b/>
          <w:bCs/>
          <w:color w:val="595959" w:themeColor="text1" w:themeTint="A6"/>
          <w:sz w:val="32"/>
          <w:szCs w:val="32"/>
        </w:rPr>
        <w:t xml:space="preserve"> d’architecture</w:t>
      </w:r>
      <w:r w:rsidR="00D56AA0">
        <w:rPr>
          <w:b/>
          <w:bCs/>
          <w:color w:val="595959" w:themeColor="text1" w:themeTint="A6"/>
          <w:sz w:val="32"/>
          <w:szCs w:val="32"/>
        </w:rPr>
        <w:t xml:space="preserve"> </w:t>
      </w:r>
      <w:r w:rsidR="008B01FF" w:rsidRPr="008B01FF">
        <w:rPr>
          <w:b/>
          <w:bCs/>
          <w:color w:val="595959" w:themeColor="text1" w:themeTint="A6"/>
          <w:sz w:val="32"/>
          <w:szCs w:val="32"/>
        </w:rPr>
        <w:t xml:space="preserve">– </w:t>
      </w:r>
      <w:bookmarkEnd w:id="4"/>
      <w:r w:rsidR="00E43E60">
        <w:rPr>
          <w:b/>
          <w:bCs/>
          <w:color w:val="595959" w:themeColor="text1" w:themeTint="A6"/>
          <w:sz w:val="32"/>
          <w:szCs w:val="32"/>
        </w:rPr>
        <w:t>Les Assureurs Engagés</w:t>
      </w:r>
    </w:p>
    <w:p w14:paraId="7F23C8A0" w14:textId="6434B9AE" w:rsidR="0051592E" w:rsidRPr="0062556F" w:rsidRDefault="00ED5E67" w:rsidP="0062556F">
      <w:pPr>
        <w:rPr>
          <w:b/>
          <w:bCs/>
          <w:sz w:val="32"/>
          <w:szCs w:val="32"/>
        </w:rPr>
      </w:pPr>
      <w:bookmarkStart w:id="5" w:name="_Hlk89360050"/>
      <w:r>
        <w:rPr>
          <w:b/>
          <w:bCs/>
          <w:sz w:val="32"/>
          <w:szCs w:val="32"/>
        </w:rPr>
        <w:t>Historique des r</w:t>
      </w:r>
      <w:r w:rsidR="00AC40DC">
        <w:rPr>
          <w:b/>
          <w:bCs/>
          <w:sz w:val="32"/>
          <w:szCs w:val="32"/>
        </w:rPr>
        <w:t>évisions</w:t>
      </w:r>
    </w:p>
    <w:p w14:paraId="1AD49E5C" w14:textId="77777777" w:rsidR="00283948" w:rsidRDefault="00283948">
      <w:pPr>
        <w:spacing w:after="0" w:line="240" w:lineRule="auto"/>
      </w:pPr>
    </w:p>
    <w:tbl>
      <w:tblPr>
        <w:tblStyle w:val="Grilledutableau"/>
        <w:tblW w:w="0" w:type="auto"/>
        <w:tblLook w:val="04A0" w:firstRow="1" w:lastRow="0" w:firstColumn="1" w:lastColumn="0" w:noHBand="0" w:noVBand="1"/>
      </w:tblPr>
      <w:tblGrid>
        <w:gridCol w:w="1271"/>
        <w:gridCol w:w="1985"/>
        <w:gridCol w:w="4252"/>
        <w:gridCol w:w="1842"/>
      </w:tblGrid>
      <w:tr w:rsidR="004A4AC0" w14:paraId="1499C178" w14:textId="77777777" w:rsidTr="000B1EF6">
        <w:trPr>
          <w:trHeight w:val="341"/>
        </w:trPr>
        <w:tc>
          <w:tcPr>
            <w:tcW w:w="1271" w:type="dxa"/>
            <w:tcBorders>
              <w:bottom w:val="single" w:sz="12" w:space="0" w:color="auto"/>
            </w:tcBorders>
            <w:vAlign w:val="center"/>
          </w:tcPr>
          <w:p w14:paraId="69CBE930" w14:textId="380AC505" w:rsidR="004A4AC0" w:rsidRPr="004A4AC0" w:rsidRDefault="00B306B6" w:rsidP="004A4AC0">
            <w:pPr>
              <w:spacing w:line="240" w:lineRule="auto"/>
              <w:rPr>
                <w:b/>
                <w:bCs/>
                <w:sz w:val="24"/>
                <w:szCs w:val="24"/>
              </w:rPr>
            </w:pPr>
            <w:r>
              <w:rPr>
                <w:b/>
                <w:bCs/>
                <w:sz w:val="24"/>
                <w:szCs w:val="24"/>
              </w:rPr>
              <w:t>Numéro de version</w:t>
            </w:r>
          </w:p>
        </w:tc>
        <w:tc>
          <w:tcPr>
            <w:tcW w:w="1985" w:type="dxa"/>
            <w:tcBorders>
              <w:bottom w:val="single" w:sz="12" w:space="0" w:color="auto"/>
            </w:tcBorders>
            <w:vAlign w:val="center"/>
          </w:tcPr>
          <w:p w14:paraId="4EBDD85D" w14:textId="020C0EC4" w:rsidR="004A4AC0" w:rsidRPr="004A4AC0" w:rsidRDefault="00B306B6" w:rsidP="004A4AC0">
            <w:pPr>
              <w:spacing w:line="240" w:lineRule="auto"/>
              <w:rPr>
                <w:b/>
                <w:bCs/>
                <w:sz w:val="24"/>
                <w:szCs w:val="24"/>
              </w:rPr>
            </w:pPr>
            <w:r>
              <w:rPr>
                <w:b/>
                <w:bCs/>
                <w:sz w:val="24"/>
                <w:szCs w:val="24"/>
              </w:rPr>
              <w:t>Auteur</w:t>
            </w:r>
          </w:p>
        </w:tc>
        <w:tc>
          <w:tcPr>
            <w:tcW w:w="4252" w:type="dxa"/>
            <w:tcBorders>
              <w:bottom w:val="single" w:sz="12" w:space="0" w:color="auto"/>
            </w:tcBorders>
            <w:vAlign w:val="center"/>
          </w:tcPr>
          <w:p w14:paraId="64224046" w14:textId="2D55B80F" w:rsidR="004A4AC0" w:rsidRPr="004A4AC0" w:rsidRDefault="00B306B6" w:rsidP="004A4AC0">
            <w:pPr>
              <w:spacing w:line="240" w:lineRule="auto"/>
              <w:rPr>
                <w:b/>
                <w:bCs/>
                <w:sz w:val="24"/>
                <w:szCs w:val="24"/>
              </w:rPr>
            </w:pPr>
            <w:r>
              <w:rPr>
                <w:b/>
                <w:bCs/>
                <w:sz w:val="24"/>
                <w:szCs w:val="24"/>
              </w:rPr>
              <w:t>Description</w:t>
            </w:r>
          </w:p>
        </w:tc>
        <w:tc>
          <w:tcPr>
            <w:tcW w:w="1842" w:type="dxa"/>
            <w:tcBorders>
              <w:bottom w:val="single" w:sz="12" w:space="0" w:color="auto"/>
            </w:tcBorders>
            <w:vAlign w:val="center"/>
          </w:tcPr>
          <w:p w14:paraId="1108AB21" w14:textId="55C3C732" w:rsidR="004A4AC0" w:rsidRPr="004A4AC0" w:rsidRDefault="004A4AC0" w:rsidP="004A4AC0">
            <w:pPr>
              <w:spacing w:line="240" w:lineRule="auto"/>
              <w:rPr>
                <w:b/>
                <w:bCs/>
                <w:sz w:val="24"/>
                <w:szCs w:val="24"/>
              </w:rPr>
            </w:pPr>
            <w:r w:rsidRPr="004A4AC0">
              <w:rPr>
                <w:b/>
                <w:bCs/>
                <w:sz w:val="24"/>
                <w:szCs w:val="24"/>
              </w:rPr>
              <w:t>Date</w:t>
            </w:r>
            <w:r w:rsidR="00B306B6">
              <w:rPr>
                <w:b/>
                <w:bCs/>
                <w:sz w:val="24"/>
                <w:szCs w:val="24"/>
              </w:rPr>
              <w:t xml:space="preserve"> de modification</w:t>
            </w:r>
          </w:p>
        </w:tc>
      </w:tr>
      <w:tr w:rsidR="00B306B6" w14:paraId="4BE5C6EA" w14:textId="77777777" w:rsidTr="000B1EF6">
        <w:trPr>
          <w:trHeight w:val="624"/>
        </w:trPr>
        <w:tc>
          <w:tcPr>
            <w:tcW w:w="1271" w:type="dxa"/>
            <w:tcBorders>
              <w:top w:val="single" w:sz="12" w:space="0" w:color="auto"/>
            </w:tcBorders>
            <w:vAlign w:val="center"/>
          </w:tcPr>
          <w:p w14:paraId="699FE013" w14:textId="7B9030AD" w:rsidR="00B306B6" w:rsidRDefault="00B306B6" w:rsidP="000B1EF6">
            <w:pPr>
              <w:spacing w:line="240" w:lineRule="auto"/>
            </w:pPr>
            <w:r>
              <w:t>1.0</w:t>
            </w:r>
          </w:p>
        </w:tc>
        <w:tc>
          <w:tcPr>
            <w:tcW w:w="1985" w:type="dxa"/>
            <w:tcBorders>
              <w:top w:val="single" w:sz="12" w:space="0" w:color="auto"/>
            </w:tcBorders>
            <w:vAlign w:val="center"/>
          </w:tcPr>
          <w:p w14:paraId="35641DAF" w14:textId="62B2F8BD" w:rsidR="00B306B6" w:rsidRDefault="00B306B6" w:rsidP="000B1EF6">
            <w:pPr>
              <w:spacing w:line="240" w:lineRule="auto"/>
            </w:pPr>
            <w:r>
              <w:t xml:space="preserve">EVAN David </w:t>
            </w:r>
            <w:r>
              <w:br/>
            </w:r>
            <w:r w:rsidRPr="00B306B6">
              <w:rPr>
                <w:i/>
                <w:iCs/>
              </w:rPr>
              <w:t>(Architecte logiciel)</w:t>
            </w:r>
          </w:p>
        </w:tc>
        <w:tc>
          <w:tcPr>
            <w:tcW w:w="4252" w:type="dxa"/>
            <w:tcBorders>
              <w:top w:val="single" w:sz="12" w:space="0" w:color="auto"/>
            </w:tcBorders>
            <w:vAlign w:val="center"/>
          </w:tcPr>
          <w:p w14:paraId="5CD381D0" w14:textId="29D25C56" w:rsidR="00B306B6" w:rsidRPr="004A4AC0" w:rsidRDefault="00B306B6" w:rsidP="000B1EF6">
            <w:pPr>
              <w:spacing w:line="240" w:lineRule="auto"/>
            </w:pPr>
            <w:r>
              <w:t>Livraison initial</w:t>
            </w:r>
            <w:r w:rsidR="00ED6279">
              <w:t>e</w:t>
            </w:r>
          </w:p>
        </w:tc>
        <w:tc>
          <w:tcPr>
            <w:tcW w:w="1842" w:type="dxa"/>
            <w:tcBorders>
              <w:top w:val="single" w:sz="12" w:space="0" w:color="auto"/>
            </w:tcBorders>
            <w:vAlign w:val="center"/>
          </w:tcPr>
          <w:p w14:paraId="3927EE17" w14:textId="0B94D57A" w:rsidR="00ED6279" w:rsidRDefault="00B306B6" w:rsidP="000B1EF6">
            <w:pPr>
              <w:spacing w:line="240" w:lineRule="auto"/>
            </w:pPr>
            <w:r>
              <w:t xml:space="preserve">XX </w:t>
            </w:r>
            <w:r w:rsidR="00E43E60">
              <w:t>XX</w:t>
            </w:r>
            <w:r>
              <w:t xml:space="preserve"> 2021</w:t>
            </w:r>
          </w:p>
        </w:tc>
      </w:tr>
      <w:tr w:rsidR="00B306B6" w14:paraId="5CD3EC66" w14:textId="77777777" w:rsidTr="000B1EF6">
        <w:trPr>
          <w:trHeight w:val="624"/>
        </w:trPr>
        <w:tc>
          <w:tcPr>
            <w:tcW w:w="1271" w:type="dxa"/>
            <w:vAlign w:val="center"/>
          </w:tcPr>
          <w:p w14:paraId="490CE1B0" w14:textId="11DE5F7E" w:rsidR="00B306B6" w:rsidRDefault="00B306B6" w:rsidP="000B1EF6"/>
        </w:tc>
        <w:tc>
          <w:tcPr>
            <w:tcW w:w="1985" w:type="dxa"/>
            <w:vAlign w:val="center"/>
          </w:tcPr>
          <w:p w14:paraId="0E3AFF3F" w14:textId="0849CA31" w:rsidR="00B306B6" w:rsidRDefault="00B306B6" w:rsidP="000B1EF6"/>
        </w:tc>
        <w:tc>
          <w:tcPr>
            <w:tcW w:w="4252" w:type="dxa"/>
          </w:tcPr>
          <w:p w14:paraId="085ED35B" w14:textId="72BE4429" w:rsidR="00B306B6" w:rsidRPr="004A4AC0" w:rsidRDefault="00B306B6" w:rsidP="000B1EF6">
            <w:pPr>
              <w:rPr>
                <w:rFonts w:ascii="Edwardian Script ITC" w:hAnsi="Edwardian Script ITC"/>
              </w:rPr>
            </w:pPr>
          </w:p>
        </w:tc>
        <w:tc>
          <w:tcPr>
            <w:tcW w:w="1842" w:type="dxa"/>
          </w:tcPr>
          <w:p w14:paraId="38DEF7C4" w14:textId="14C8B46C" w:rsidR="00B306B6" w:rsidRDefault="00B306B6" w:rsidP="000B1EF6"/>
        </w:tc>
      </w:tr>
      <w:tr w:rsidR="00365B10" w14:paraId="44042535" w14:textId="77777777" w:rsidTr="000B1EF6">
        <w:trPr>
          <w:trHeight w:val="624"/>
        </w:trPr>
        <w:tc>
          <w:tcPr>
            <w:tcW w:w="1271" w:type="dxa"/>
            <w:vAlign w:val="center"/>
          </w:tcPr>
          <w:p w14:paraId="1F843F58" w14:textId="77777777" w:rsidR="00365B10" w:rsidRDefault="00365B10" w:rsidP="000B1EF6"/>
        </w:tc>
        <w:tc>
          <w:tcPr>
            <w:tcW w:w="1985" w:type="dxa"/>
            <w:vAlign w:val="center"/>
          </w:tcPr>
          <w:p w14:paraId="2F7ED56F" w14:textId="77777777" w:rsidR="00365B10" w:rsidRDefault="00365B10" w:rsidP="000B1EF6"/>
        </w:tc>
        <w:tc>
          <w:tcPr>
            <w:tcW w:w="4252" w:type="dxa"/>
          </w:tcPr>
          <w:p w14:paraId="2FCEC90C" w14:textId="77777777" w:rsidR="00365B10" w:rsidRPr="004A4AC0" w:rsidRDefault="00365B10" w:rsidP="000B1EF6">
            <w:pPr>
              <w:rPr>
                <w:rFonts w:ascii="Edwardian Script ITC" w:hAnsi="Edwardian Script ITC"/>
              </w:rPr>
            </w:pPr>
          </w:p>
        </w:tc>
        <w:tc>
          <w:tcPr>
            <w:tcW w:w="1842" w:type="dxa"/>
          </w:tcPr>
          <w:p w14:paraId="2B0398A8" w14:textId="77777777" w:rsidR="00365B10" w:rsidRDefault="00365B10" w:rsidP="000B1EF6"/>
        </w:tc>
      </w:tr>
    </w:tbl>
    <w:p w14:paraId="395FBE6E" w14:textId="097FE5AD" w:rsidR="00520741" w:rsidRDefault="00520741" w:rsidP="000B3B95">
      <w:pPr>
        <w:pStyle w:val="Lgende"/>
      </w:pPr>
      <w:bookmarkStart w:id="6" w:name="_Toc92133567"/>
      <w:r>
        <w:t xml:space="preserve">Tableau </w:t>
      </w:r>
      <w:r w:rsidR="000155D2">
        <w:fldChar w:fldCharType="begin"/>
      </w:r>
      <w:r w:rsidR="000155D2">
        <w:instrText xml:space="preserve"> SEQ Tableau \* ARABIC </w:instrText>
      </w:r>
      <w:r w:rsidR="000155D2">
        <w:fldChar w:fldCharType="separate"/>
      </w:r>
      <w:r w:rsidR="00642E53">
        <w:rPr>
          <w:noProof/>
        </w:rPr>
        <w:t>1</w:t>
      </w:r>
      <w:r w:rsidR="000155D2">
        <w:rPr>
          <w:noProof/>
        </w:rPr>
        <w:fldChar w:fldCharType="end"/>
      </w:r>
      <w:del w:id="7" w:author="David EVAN" w:date="2022-01-03T20:18:00Z">
        <w:r w:rsidDel="00ED0074">
          <w:delText xml:space="preserve"> </w:delText>
        </w:r>
      </w:del>
      <w:ins w:id="8" w:author="David EVAN" w:date="2022-01-03T20:18:00Z">
        <w:r w:rsidR="00ED0074">
          <w:t> :</w:t>
        </w:r>
      </w:ins>
      <w:del w:id="9" w:author="David EVAN" w:date="2022-01-03T20:18:00Z">
        <w:r w:rsidRPr="0077785D" w:rsidDel="00ED0074">
          <w:delText>-</w:delText>
        </w:r>
      </w:del>
      <w:r w:rsidRPr="0077785D">
        <w:t xml:space="preserve"> Historique des révisions</w:t>
      </w:r>
      <w:bookmarkEnd w:id="6"/>
    </w:p>
    <w:p w14:paraId="42BDE539" w14:textId="1D8C7973" w:rsidR="00DF6FA0" w:rsidRDefault="00DF6FA0" w:rsidP="00DF6FA0"/>
    <w:p w14:paraId="423C4FD3" w14:textId="2B9B455F" w:rsidR="00DF6FA0" w:rsidRPr="00DF6FA0" w:rsidRDefault="00DF6FA0" w:rsidP="00DF6FA0">
      <w:pPr>
        <w:rPr>
          <w:b/>
          <w:bCs/>
          <w:sz w:val="32"/>
          <w:szCs w:val="32"/>
        </w:rPr>
      </w:pPr>
      <w:r w:rsidRPr="00DF6FA0">
        <w:rPr>
          <w:b/>
          <w:bCs/>
          <w:sz w:val="32"/>
          <w:szCs w:val="32"/>
        </w:rPr>
        <w:t>Objectif du document</w:t>
      </w:r>
    </w:p>
    <w:bookmarkEnd w:id="5"/>
    <w:p w14:paraId="398AAC16" w14:textId="633D4272" w:rsidR="003042FD" w:rsidRDefault="00A02CBD" w:rsidP="003042FD">
      <w:pPr>
        <w:spacing w:after="0" w:line="240" w:lineRule="auto"/>
        <w:jc w:val="both"/>
      </w:pPr>
      <w:r>
        <w:t>Ce document de définition de l'architecture</w:t>
      </w:r>
      <w:r w:rsidR="006D7BD8">
        <w:t xml:space="preserve"> rappel le contexte, les objectifs et les contraintes</w:t>
      </w:r>
      <w:r>
        <w:t xml:space="preserve"> </w:t>
      </w:r>
      <w:r w:rsidR="006D7BD8">
        <w:t>de ce chantier d’architecture.</w:t>
      </w:r>
      <w:r w:rsidR="00A9725B">
        <w:t xml:space="preserve"> Il fournit aussi </w:t>
      </w:r>
      <w:r>
        <w:t xml:space="preserve">une vue </w:t>
      </w:r>
      <w:r w:rsidR="006D7BD8">
        <w:t>d’ensemble</w:t>
      </w:r>
      <w:r>
        <w:t xml:space="preserve"> </w:t>
      </w:r>
      <w:r w:rsidR="006C18D5">
        <w:t>des différents états</w:t>
      </w:r>
      <w:r>
        <w:t xml:space="preserve"> de l’architecture (de référence, cible et de transition)</w:t>
      </w:r>
      <w:r w:rsidR="00CA7F08">
        <w:t>.</w:t>
      </w:r>
    </w:p>
    <w:p w14:paraId="160381EA" w14:textId="6E4E8D31" w:rsidR="00355A9E" w:rsidRPr="00355A9E" w:rsidRDefault="003042FD" w:rsidP="003042FD">
      <w:pPr>
        <w:spacing w:after="0" w:line="240" w:lineRule="auto"/>
        <w:jc w:val="both"/>
      </w:pPr>
      <w:r>
        <w:br/>
      </w:r>
      <w:r w:rsidR="00CA7F08">
        <w:t>Quatre axes d’architecture y seront abordés :</w:t>
      </w:r>
    </w:p>
    <w:p w14:paraId="45C32F03" w14:textId="51ADDAC1" w:rsidR="00CA7F08" w:rsidRDefault="00CA7F08" w:rsidP="00355A9E">
      <w:pPr>
        <w:pStyle w:val="Paragraphedeliste"/>
        <w:numPr>
          <w:ilvl w:val="0"/>
          <w:numId w:val="36"/>
        </w:numPr>
        <w:spacing w:after="0" w:line="240" w:lineRule="auto"/>
        <w:jc w:val="both"/>
      </w:pPr>
      <w:r>
        <w:t>L’architecture métier</w:t>
      </w:r>
      <w:r w:rsidR="00CA0407">
        <w:t xml:space="preserve"> (business layer)</w:t>
      </w:r>
    </w:p>
    <w:p w14:paraId="15ADF0C3" w14:textId="5E7751D4" w:rsidR="00C744F0" w:rsidRDefault="00C744F0" w:rsidP="00266D68">
      <w:pPr>
        <w:pStyle w:val="Paragraphedeliste"/>
        <w:numPr>
          <w:ilvl w:val="0"/>
          <w:numId w:val="36"/>
        </w:numPr>
        <w:spacing w:after="0" w:line="240" w:lineRule="auto"/>
        <w:jc w:val="both"/>
      </w:pPr>
      <w:r>
        <w:t>L’architecture des données (data layer)</w:t>
      </w:r>
    </w:p>
    <w:p w14:paraId="6BEF4D7F" w14:textId="4E08C70B" w:rsidR="00CA7F08" w:rsidRDefault="00CA7F08" w:rsidP="00355A9E">
      <w:pPr>
        <w:pStyle w:val="Paragraphedeliste"/>
        <w:numPr>
          <w:ilvl w:val="0"/>
          <w:numId w:val="36"/>
        </w:numPr>
        <w:spacing w:after="0" w:line="240" w:lineRule="auto"/>
        <w:jc w:val="both"/>
      </w:pPr>
      <w:r>
        <w:t>L’architecture logicielle</w:t>
      </w:r>
      <w:r w:rsidR="00CA0407">
        <w:t xml:space="preserve"> (application layer)</w:t>
      </w:r>
    </w:p>
    <w:p w14:paraId="567CDEF2" w14:textId="0BE26639" w:rsidR="00CA7F08" w:rsidRDefault="00CA7F08" w:rsidP="00355A9E">
      <w:pPr>
        <w:pStyle w:val="Paragraphedeliste"/>
        <w:numPr>
          <w:ilvl w:val="0"/>
          <w:numId w:val="36"/>
        </w:numPr>
        <w:spacing w:after="0" w:line="240" w:lineRule="auto"/>
        <w:jc w:val="both"/>
      </w:pPr>
      <w:r>
        <w:t>L’architecture en termes d’infrastructure</w:t>
      </w:r>
      <w:r w:rsidR="00CA0407">
        <w:t xml:space="preserve"> </w:t>
      </w:r>
      <w:r w:rsidR="00C744F0">
        <w:t xml:space="preserve">et de technologie </w:t>
      </w:r>
      <w:r w:rsidR="00CA0407">
        <w:t xml:space="preserve">(physical </w:t>
      </w:r>
      <w:r w:rsidR="00C744F0">
        <w:t xml:space="preserve">&amp; technologies </w:t>
      </w:r>
      <w:r w:rsidR="00CA0407">
        <w:t>layer)</w:t>
      </w:r>
    </w:p>
    <w:p w14:paraId="0BDD69C5" w14:textId="080E87B8" w:rsidR="000E2A53" w:rsidRDefault="000E2A53" w:rsidP="000E2A53">
      <w:pPr>
        <w:spacing w:after="0" w:line="240" w:lineRule="auto"/>
        <w:jc w:val="both"/>
      </w:pPr>
    </w:p>
    <w:p w14:paraId="3B304482" w14:textId="65EC6033" w:rsidR="000E2A53" w:rsidRDefault="000E2A53" w:rsidP="000E2A53">
      <w:pPr>
        <w:spacing w:after="0" w:line="240" w:lineRule="auto"/>
        <w:jc w:val="both"/>
      </w:pPr>
      <w:r>
        <w:t xml:space="preserve">Certaines notions de ce document supposent une connaissance préalable des précédents livrables réalisés dans le cadre de la phase préliminaire de chantier d’architecture à savoir : </w:t>
      </w:r>
    </w:p>
    <w:p w14:paraId="36FB0B23" w14:textId="23E71681" w:rsidR="000E2A53" w:rsidRDefault="000E2A53" w:rsidP="000E2A53">
      <w:pPr>
        <w:pStyle w:val="Paragraphedeliste"/>
        <w:numPr>
          <w:ilvl w:val="0"/>
          <w:numId w:val="39"/>
        </w:numPr>
        <w:spacing w:after="0" w:line="240" w:lineRule="auto"/>
        <w:jc w:val="both"/>
      </w:pPr>
      <w:r>
        <w:t>L’organigramme de l’entreprise</w:t>
      </w:r>
    </w:p>
    <w:p w14:paraId="7357153F" w14:textId="4049757C" w:rsidR="000E2A53" w:rsidRDefault="000E2A53" w:rsidP="000E2A53">
      <w:pPr>
        <w:pStyle w:val="Paragraphedeliste"/>
        <w:numPr>
          <w:ilvl w:val="0"/>
          <w:numId w:val="39"/>
        </w:numPr>
        <w:spacing w:after="0" w:line="240" w:lineRule="auto"/>
        <w:jc w:val="both"/>
      </w:pPr>
      <w:r>
        <w:t>L’audit technique</w:t>
      </w:r>
    </w:p>
    <w:p w14:paraId="5D2CDE34" w14:textId="4EB8B45A" w:rsidR="000E2A53" w:rsidRDefault="000E2A53" w:rsidP="000E2A53">
      <w:pPr>
        <w:pStyle w:val="Paragraphedeliste"/>
        <w:numPr>
          <w:ilvl w:val="0"/>
          <w:numId w:val="39"/>
        </w:numPr>
        <w:spacing w:after="0" w:line="240" w:lineRule="auto"/>
        <w:jc w:val="both"/>
      </w:pPr>
      <w:r>
        <w:t xml:space="preserve">Le cahier des charges </w:t>
      </w:r>
    </w:p>
    <w:p w14:paraId="1EEBC63A" w14:textId="47AD682C" w:rsidR="000E2A53" w:rsidRDefault="000E2A53" w:rsidP="000E2A53">
      <w:pPr>
        <w:pStyle w:val="Paragraphedeliste"/>
        <w:numPr>
          <w:ilvl w:val="0"/>
          <w:numId w:val="39"/>
        </w:numPr>
        <w:spacing w:after="0" w:line="240" w:lineRule="auto"/>
        <w:jc w:val="both"/>
      </w:pPr>
      <w:r>
        <w:t>Le dossier de définition des processus.</w:t>
      </w:r>
    </w:p>
    <w:p w14:paraId="7F58B674" w14:textId="77777777" w:rsidR="006D7BD8" w:rsidRDefault="006D7BD8" w:rsidP="00A02CBD">
      <w:pPr>
        <w:spacing w:after="0" w:line="240" w:lineRule="auto"/>
        <w:jc w:val="both"/>
      </w:pPr>
    </w:p>
    <w:p w14:paraId="3BF461E2" w14:textId="77777777" w:rsidR="000C486F" w:rsidRDefault="00A02CBD" w:rsidP="000C486F">
      <w:pPr>
        <w:spacing w:after="0" w:line="240" w:lineRule="auto"/>
        <w:jc w:val="both"/>
        <w:rPr>
          <w:rFonts w:ascii="Calibri" w:hAnsi="Calibri" w:cs="Calibri"/>
        </w:rPr>
      </w:pPr>
      <w:r>
        <w:t xml:space="preserve"> </w:t>
      </w:r>
    </w:p>
    <w:p w14:paraId="295BEEA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b/>
          <w:bCs/>
          <w:color w:val="262626" w:themeColor="text1" w:themeTint="D9"/>
          <w:sz w:val="20"/>
          <w:szCs w:val="20"/>
        </w:rPr>
      </w:pPr>
      <w:r w:rsidRPr="002A2E4B">
        <w:rPr>
          <w:rFonts w:ascii="Calibri" w:hAnsi="Calibri" w:cs="Calibri"/>
          <w:b/>
          <w:bCs/>
          <w:color w:val="262626" w:themeColor="text1" w:themeTint="D9"/>
          <w:sz w:val="20"/>
          <w:szCs w:val="20"/>
        </w:rPr>
        <w:t xml:space="preserve">Note : </w:t>
      </w:r>
    </w:p>
    <w:p w14:paraId="46DF1E1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78920C47" w14:textId="3B5ED6B9" w:rsidR="000C486F"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r w:rsidRPr="002A2E4B">
        <w:rPr>
          <w:rFonts w:ascii="Calibri" w:hAnsi="Calibri" w:cs="Calibri"/>
          <w:color w:val="262626" w:themeColor="text1" w:themeTint="D9"/>
          <w:sz w:val="20"/>
          <w:szCs w:val="20"/>
        </w:rPr>
        <w:t xml:space="preserve">La majeure partie des modèles présentés sont issus d’un projet </w:t>
      </w:r>
      <w:r>
        <w:rPr>
          <w:rFonts w:ascii="Calibri" w:hAnsi="Calibri" w:cs="Calibri"/>
          <w:color w:val="262626" w:themeColor="text1" w:themeTint="D9"/>
          <w:sz w:val="20"/>
          <w:szCs w:val="20"/>
        </w:rPr>
        <w:t>« A</w:t>
      </w:r>
      <w:r w:rsidRPr="002A2E4B">
        <w:rPr>
          <w:rFonts w:ascii="Calibri" w:hAnsi="Calibri" w:cs="Calibri"/>
          <w:color w:val="262626" w:themeColor="text1" w:themeTint="D9"/>
          <w:sz w:val="20"/>
          <w:szCs w:val="20"/>
        </w:rPr>
        <w:t>rchi</w:t>
      </w:r>
      <w:r>
        <w:rPr>
          <w:rFonts w:ascii="Calibri" w:hAnsi="Calibri" w:cs="Calibri"/>
          <w:color w:val="262626" w:themeColor="text1" w:themeTint="D9"/>
          <w:sz w:val="20"/>
          <w:szCs w:val="20"/>
        </w:rPr>
        <w:t xml:space="preserve"> » auquel il </w:t>
      </w:r>
      <w:r w:rsidRPr="002A2E4B">
        <w:rPr>
          <w:rFonts w:ascii="Calibri" w:hAnsi="Calibri" w:cs="Calibri"/>
          <w:color w:val="262626" w:themeColor="text1" w:themeTint="D9"/>
          <w:sz w:val="20"/>
          <w:szCs w:val="20"/>
        </w:rPr>
        <w:t>est possible d</w:t>
      </w:r>
      <w:r>
        <w:rPr>
          <w:rFonts w:ascii="Calibri" w:hAnsi="Calibri" w:cs="Calibri"/>
          <w:color w:val="262626" w:themeColor="text1" w:themeTint="D9"/>
          <w:sz w:val="20"/>
          <w:szCs w:val="20"/>
        </w:rPr>
        <w:t xml:space="preserve">’accéder </w:t>
      </w:r>
      <w:r w:rsidRPr="002A2E4B">
        <w:rPr>
          <w:rFonts w:ascii="Calibri" w:hAnsi="Calibri" w:cs="Calibri"/>
          <w:color w:val="262626" w:themeColor="text1" w:themeTint="D9"/>
          <w:sz w:val="20"/>
          <w:szCs w:val="20"/>
        </w:rPr>
        <w:t xml:space="preserve">à partir du lien ci-après : </w:t>
      </w:r>
    </w:p>
    <w:p w14:paraId="406039D2" w14:textId="77777777" w:rsidR="000E2A53" w:rsidRDefault="000E2A53"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0E9217AB" w14:textId="37AE61F3" w:rsidR="00283948" w:rsidRDefault="00191B7F" w:rsidP="000D0FF4">
      <w:pPr>
        <w:keepNext/>
        <w:keepLines/>
        <w:pBdr>
          <w:top w:val="nil"/>
          <w:left w:val="nil"/>
          <w:bottom w:val="nil"/>
          <w:right w:val="nil"/>
          <w:between w:val="nil"/>
        </w:pBdr>
        <w:spacing w:before="204" w:line="259" w:lineRule="auto"/>
        <w:rPr>
          <w:rFonts w:ascii="Open Sans" w:eastAsia="Open Sans" w:hAnsi="Open Sans" w:cs="Open Sans"/>
          <w:b/>
          <w:smallCaps/>
          <w:color w:val="000000"/>
          <w:sz w:val="36"/>
          <w:szCs w:val="36"/>
        </w:rPr>
      </w:pPr>
      <w:r>
        <w:rPr>
          <w:rFonts w:ascii="Open Sans" w:eastAsia="Open Sans" w:hAnsi="Open Sans" w:cs="Open Sans"/>
          <w:b/>
          <w:smallCaps/>
          <w:color w:val="000000"/>
          <w:sz w:val="36"/>
          <w:szCs w:val="36"/>
        </w:rPr>
        <w:lastRenderedPageBreak/>
        <w:t>Table des matières</w:t>
      </w:r>
    </w:p>
    <w:p w14:paraId="3D341CC3" w14:textId="7C942B11" w:rsidR="00B84A50" w:rsidRDefault="00E42952">
      <w:pPr>
        <w:pStyle w:val="TM1"/>
        <w:tabs>
          <w:tab w:val="right" w:leader="dot" w:pos="9350"/>
        </w:tabs>
        <w:rPr>
          <w:rFonts w:eastAsiaTheme="minorEastAsia" w:cstheme="minorBidi"/>
          <w:b w:val="0"/>
          <w:bCs w:val="0"/>
          <w:caps w:val="0"/>
          <w:noProof/>
          <w:sz w:val="22"/>
          <w:szCs w:val="22"/>
        </w:rPr>
      </w:pPr>
      <w:r>
        <w:rPr>
          <w:rFonts w:ascii="Open Sans" w:eastAsia="Open Sans" w:hAnsi="Open Sans" w:cs="Open Sans"/>
          <w:b w:val="0"/>
          <w:smallCaps/>
          <w:color w:val="000000"/>
          <w:sz w:val="36"/>
          <w:szCs w:val="36"/>
        </w:rPr>
        <w:fldChar w:fldCharType="begin"/>
      </w:r>
      <w:r>
        <w:rPr>
          <w:rFonts w:ascii="Open Sans" w:eastAsia="Open Sans" w:hAnsi="Open Sans" w:cs="Open Sans"/>
          <w:b w:val="0"/>
          <w:smallCaps/>
          <w:color w:val="000000"/>
          <w:sz w:val="36"/>
          <w:szCs w:val="36"/>
        </w:rPr>
        <w:instrText xml:space="preserve"> TOC \o "1-6" \h \z \u </w:instrText>
      </w:r>
      <w:r>
        <w:rPr>
          <w:rFonts w:ascii="Open Sans" w:eastAsia="Open Sans" w:hAnsi="Open Sans" w:cs="Open Sans"/>
          <w:b w:val="0"/>
          <w:smallCaps/>
          <w:color w:val="000000"/>
          <w:sz w:val="36"/>
          <w:szCs w:val="36"/>
        </w:rPr>
        <w:fldChar w:fldCharType="separate"/>
      </w:r>
      <w:hyperlink w:anchor="_Toc92431542" w:history="1">
        <w:r w:rsidR="00B84A50" w:rsidRPr="00571DDB">
          <w:rPr>
            <w:rStyle w:val="Lienhypertexte"/>
            <w:noProof/>
          </w:rPr>
          <w:t>CONTEXTE &amp; PORTÉE</w:t>
        </w:r>
        <w:r w:rsidR="00B84A50">
          <w:rPr>
            <w:noProof/>
            <w:webHidden/>
          </w:rPr>
          <w:tab/>
        </w:r>
        <w:r w:rsidR="00B84A50">
          <w:rPr>
            <w:noProof/>
            <w:webHidden/>
          </w:rPr>
          <w:fldChar w:fldCharType="begin"/>
        </w:r>
        <w:r w:rsidR="00B84A50">
          <w:rPr>
            <w:noProof/>
            <w:webHidden/>
          </w:rPr>
          <w:instrText xml:space="preserve"> PAGEREF _Toc92431542 \h </w:instrText>
        </w:r>
        <w:r w:rsidR="00B84A50">
          <w:rPr>
            <w:noProof/>
            <w:webHidden/>
          </w:rPr>
        </w:r>
        <w:r w:rsidR="00B84A50">
          <w:rPr>
            <w:noProof/>
            <w:webHidden/>
          </w:rPr>
          <w:fldChar w:fldCharType="separate"/>
        </w:r>
        <w:r w:rsidR="00B84A50">
          <w:rPr>
            <w:noProof/>
            <w:webHidden/>
          </w:rPr>
          <w:t>5</w:t>
        </w:r>
        <w:r w:rsidR="00B84A50">
          <w:rPr>
            <w:noProof/>
            <w:webHidden/>
          </w:rPr>
          <w:fldChar w:fldCharType="end"/>
        </w:r>
      </w:hyperlink>
    </w:p>
    <w:p w14:paraId="1340364B" w14:textId="10374870" w:rsidR="00B84A50" w:rsidRDefault="00B84A50">
      <w:pPr>
        <w:pStyle w:val="TM2"/>
        <w:tabs>
          <w:tab w:val="right" w:leader="dot" w:pos="9350"/>
        </w:tabs>
        <w:rPr>
          <w:rFonts w:eastAsiaTheme="minorEastAsia" w:cstheme="minorBidi"/>
          <w:smallCaps w:val="0"/>
          <w:noProof/>
          <w:sz w:val="22"/>
          <w:szCs w:val="22"/>
        </w:rPr>
      </w:pPr>
      <w:hyperlink w:anchor="_Toc92431543" w:history="1">
        <w:r w:rsidRPr="00571DDB">
          <w:rPr>
            <w:rStyle w:val="Lienhypertexte"/>
            <w:noProof/>
          </w:rPr>
          <w:t>L’entreprise</w:t>
        </w:r>
        <w:r>
          <w:rPr>
            <w:noProof/>
            <w:webHidden/>
          </w:rPr>
          <w:tab/>
        </w:r>
        <w:r>
          <w:rPr>
            <w:noProof/>
            <w:webHidden/>
          </w:rPr>
          <w:fldChar w:fldCharType="begin"/>
        </w:r>
        <w:r>
          <w:rPr>
            <w:noProof/>
            <w:webHidden/>
          </w:rPr>
          <w:instrText xml:space="preserve"> PAGEREF _Toc92431543 \h </w:instrText>
        </w:r>
        <w:r>
          <w:rPr>
            <w:noProof/>
            <w:webHidden/>
          </w:rPr>
        </w:r>
        <w:r>
          <w:rPr>
            <w:noProof/>
            <w:webHidden/>
          </w:rPr>
          <w:fldChar w:fldCharType="separate"/>
        </w:r>
        <w:r>
          <w:rPr>
            <w:noProof/>
            <w:webHidden/>
          </w:rPr>
          <w:t>5</w:t>
        </w:r>
        <w:r>
          <w:rPr>
            <w:noProof/>
            <w:webHidden/>
          </w:rPr>
          <w:fldChar w:fldCharType="end"/>
        </w:r>
      </w:hyperlink>
    </w:p>
    <w:p w14:paraId="216F87C1" w14:textId="4BBA2E47" w:rsidR="00B84A50" w:rsidRDefault="00B84A50">
      <w:pPr>
        <w:pStyle w:val="TM2"/>
        <w:tabs>
          <w:tab w:val="right" w:leader="dot" w:pos="9350"/>
        </w:tabs>
        <w:rPr>
          <w:rFonts w:eastAsiaTheme="minorEastAsia" w:cstheme="minorBidi"/>
          <w:smallCaps w:val="0"/>
          <w:noProof/>
          <w:sz w:val="22"/>
          <w:szCs w:val="22"/>
        </w:rPr>
      </w:pPr>
      <w:hyperlink w:anchor="_Toc92431544" w:history="1">
        <w:r w:rsidRPr="00571DDB">
          <w:rPr>
            <w:rStyle w:val="Lienhypertexte"/>
            <w:noProof/>
          </w:rPr>
          <w:t>Contexte du changement d’architecture</w:t>
        </w:r>
        <w:r>
          <w:rPr>
            <w:noProof/>
            <w:webHidden/>
          </w:rPr>
          <w:tab/>
        </w:r>
        <w:r>
          <w:rPr>
            <w:noProof/>
            <w:webHidden/>
          </w:rPr>
          <w:fldChar w:fldCharType="begin"/>
        </w:r>
        <w:r>
          <w:rPr>
            <w:noProof/>
            <w:webHidden/>
          </w:rPr>
          <w:instrText xml:space="preserve"> PAGEREF _Toc92431544 \h </w:instrText>
        </w:r>
        <w:r>
          <w:rPr>
            <w:noProof/>
            <w:webHidden/>
          </w:rPr>
        </w:r>
        <w:r>
          <w:rPr>
            <w:noProof/>
            <w:webHidden/>
          </w:rPr>
          <w:fldChar w:fldCharType="separate"/>
        </w:r>
        <w:r>
          <w:rPr>
            <w:noProof/>
            <w:webHidden/>
          </w:rPr>
          <w:t>5</w:t>
        </w:r>
        <w:r>
          <w:rPr>
            <w:noProof/>
            <w:webHidden/>
          </w:rPr>
          <w:fldChar w:fldCharType="end"/>
        </w:r>
      </w:hyperlink>
    </w:p>
    <w:p w14:paraId="4EB7CCE8" w14:textId="25DAD5CD" w:rsidR="00B84A50" w:rsidRDefault="00B84A50">
      <w:pPr>
        <w:pStyle w:val="TM2"/>
        <w:tabs>
          <w:tab w:val="right" w:leader="dot" w:pos="9350"/>
        </w:tabs>
        <w:rPr>
          <w:rFonts w:eastAsiaTheme="minorEastAsia" w:cstheme="minorBidi"/>
          <w:smallCaps w:val="0"/>
          <w:noProof/>
          <w:sz w:val="22"/>
          <w:szCs w:val="22"/>
        </w:rPr>
      </w:pPr>
      <w:hyperlink w:anchor="_Toc92431545" w:history="1">
        <w:r w:rsidRPr="00571DDB">
          <w:rPr>
            <w:rStyle w:val="Lienhypertexte"/>
            <w:noProof/>
          </w:rPr>
          <w:t>Cadre et portée des modifications</w:t>
        </w:r>
        <w:r>
          <w:rPr>
            <w:noProof/>
            <w:webHidden/>
          </w:rPr>
          <w:tab/>
        </w:r>
        <w:r>
          <w:rPr>
            <w:noProof/>
            <w:webHidden/>
          </w:rPr>
          <w:fldChar w:fldCharType="begin"/>
        </w:r>
        <w:r>
          <w:rPr>
            <w:noProof/>
            <w:webHidden/>
          </w:rPr>
          <w:instrText xml:space="preserve"> PAGEREF _Toc92431545 \h </w:instrText>
        </w:r>
        <w:r>
          <w:rPr>
            <w:noProof/>
            <w:webHidden/>
          </w:rPr>
        </w:r>
        <w:r>
          <w:rPr>
            <w:noProof/>
            <w:webHidden/>
          </w:rPr>
          <w:fldChar w:fldCharType="separate"/>
        </w:r>
        <w:r>
          <w:rPr>
            <w:noProof/>
            <w:webHidden/>
          </w:rPr>
          <w:t>6</w:t>
        </w:r>
        <w:r>
          <w:rPr>
            <w:noProof/>
            <w:webHidden/>
          </w:rPr>
          <w:fldChar w:fldCharType="end"/>
        </w:r>
      </w:hyperlink>
    </w:p>
    <w:p w14:paraId="7C3CB94B" w14:textId="4EA42DFD" w:rsidR="00B84A50" w:rsidRDefault="00B84A50">
      <w:pPr>
        <w:pStyle w:val="TM1"/>
        <w:tabs>
          <w:tab w:val="right" w:leader="dot" w:pos="9350"/>
        </w:tabs>
        <w:rPr>
          <w:rFonts w:eastAsiaTheme="minorEastAsia" w:cstheme="minorBidi"/>
          <w:b w:val="0"/>
          <w:bCs w:val="0"/>
          <w:caps w:val="0"/>
          <w:noProof/>
          <w:sz w:val="22"/>
          <w:szCs w:val="22"/>
        </w:rPr>
      </w:pPr>
      <w:hyperlink w:anchor="_Toc92431546" w:history="1">
        <w:r w:rsidRPr="00571DDB">
          <w:rPr>
            <w:rStyle w:val="Lienhypertexte"/>
            <w:noProof/>
          </w:rPr>
          <w:t>OBJECTIFS &amp; CONTRAINTES</w:t>
        </w:r>
        <w:r>
          <w:rPr>
            <w:noProof/>
            <w:webHidden/>
          </w:rPr>
          <w:tab/>
        </w:r>
        <w:r>
          <w:rPr>
            <w:noProof/>
            <w:webHidden/>
          </w:rPr>
          <w:fldChar w:fldCharType="begin"/>
        </w:r>
        <w:r>
          <w:rPr>
            <w:noProof/>
            <w:webHidden/>
          </w:rPr>
          <w:instrText xml:space="preserve"> PAGEREF _Toc92431546 \h </w:instrText>
        </w:r>
        <w:r>
          <w:rPr>
            <w:noProof/>
            <w:webHidden/>
          </w:rPr>
        </w:r>
        <w:r>
          <w:rPr>
            <w:noProof/>
            <w:webHidden/>
          </w:rPr>
          <w:fldChar w:fldCharType="separate"/>
        </w:r>
        <w:r>
          <w:rPr>
            <w:noProof/>
            <w:webHidden/>
          </w:rPr>
          <w:t>7</w:t>
        </w:r>
        <w:r>
          <w:rPr>
            <w:noProof/>
            <w:webHidden/>
          </w:rPr>
          <w:fldChar w:fldCharType="end"/>
        </w:r>
      </w:hyperlink>
    </w:p>
    <w:p w14:paraId="409D6A5B" w14:textId="1556D3D7" w:rsidR="00B84A50" w:rsidRDefault="00B84A50">
      <w:pPr>
        <w:pStyle w:val="TM2"/>
        <w:tabs>
          <w:tab w:val="right" w:leader="dot" w:pos="9350"/>
        </w:tabs>
        <w:rPr>
          <w:rFonts w:eastAsiaTheme="minorEastAsia" w:cstheme="minorBidi"/>
          <w:smallCaps w:val="0"/>
          <w:noProof/>
          <w:sz w:val="22"/>
          <w:szCs w:val="22"/>
        </w:rPr>
      </w:pPr>
      <w:hyperlink w:anchor="_Toc92431547" w:history="1">
        <w:r w:rsidRPr="00571DDB">
          <w:rPr>
            <w:rStyle w:val="Lienhypertexte"/>
            <w:noProof/>
          </w:rPr>
          <w:t>Objectifs</w:t>
        </w:r>
        <w:r>
          <w:rPr>
            <w:noProof/>
            <w:webHidden/>
          </w:rPr>
          <w:tab/>
        </w:r>
        <w:r>
          <w:rPr>
            <w:noProof/>
            <w:webHidden/>
          </w:rPr>
          <w:fldChar w:fldCharType="begin"/>
        </w:r>
        <w:r>
          <w:rPr>
            <w:noProof/>
            <w:webHidden/>
          </w:rPr>
          <w:instrText xml:space="preserve"> PAGEREF _Toc92431547 \h </w:instrText>
        </w:r>
        <w:r>
          <w:rPr>
            <w:noProof/>
            <w:webHidden/>
          </w:rPr>
        </w:r>
        <w:r>
          <w:rPr>
            <w:noProof/>
            <w:webHidden/>
          </w:rPr>
          <w:fldChar w:fldCharType="separate"/>
        </w:r>
        <w:r>
          <w:rPr>
            <w:noProof/>
            <w:webHidden/>
          </w:rPr>
          <w:t>7</w:t>
        </w:r>
        <w:r>
          <w:rPr>
            <w:noProof/>
            <w:webHidden/>
          </w:rPr>
          <w:fldChar w:fldCharType="end"/>
        </w:r>
      </w:hyperlink>
    </w:p>
    <w:p w14:paraId="7206057D" w14:textId="4F9EB98B" w:rsidR="00B84A50" w:rsidRDefault="00B84A50">
      <w:pPr>
        <w:pStyle w:val="TM2"/>
        <w:tabs>
          <w:tab w:val="right" w:leader="dot" w:pos="9350"/>
        </w:tabs>
        <w:rPr>
          <w:rFonts w:eastAsiaTheme="minorEastAsia" w:cstheme="minorBidi"/>
          <w:smallCaps w:val="0"/>
          <w:noProof/>
          <w:sz w:val="22"/>
          <w:szCs w:val="22"/>
        </w:rPr>
      </w:pPr>
      <w:hyperlink w:anchor="_Toc92431548" w:history="1">
        <w:r w:rsidRPr="00571DDB">
          <w:rPr>
            <w:rStyle w:val="Lienhypertexte"/>
            <w:noProof/>
          </w:rPr>
          <w:t>Contraintes</w:t>
        </w:r>
        <w:r>
          <w:rPr>
            <w:noProof/>
            <w:webHidden/>
          </w:rPr>
          <w:tab/>
        </w:r>
        <w:r>
          <w:rPr>
            <w:noProof/>
            <w:webHidden/>
          </w:rPr>
          <w:fldChar w:fldCharType="begin"/>
        </w:r>
        <w:r>
          <w:rPr>
            <w:noProof/>
            <w:webHidden/>
          </w:rPr>
          <w:instrText xml:space="preserve"> PAGEREF _Toc92431548 \h </w:instrText>
        </w:r>
        <w:r>
          <w:rPr>
            <w:noProof/>
            <w:webHidden/>
          </w:rPr>
        </w:r>
        <w:r>
          <w:rPr>
            <w:noProof/>
            <w:webHidden/>
          </w:rPr>
          <w:fldChar w:fldCharType="separate"/>
        </w:r>
        <w:r>
          <w:rPr>
            <w:noProof/>
            <w:webHidden/>
          </w:rPr>
          <w:t>7</w:t>
        </w:r>
        <w:r>
          <w:rPr>
            <w:noProof/>
            <w:webHidden/>
          </w:rPr>
          <w:fldChar w:fldCharType="end"/>
        </w:r>
      </w:hyperlink>
    </w:p>
    <w:p w14:paraId="6C0D83D8" w14:textId="2E61FC8B" w:rsidR="00B84A50" w:rsidRDefault="00B84A50">
      <w:pPr>
        <w:pStyle w:val="TM1"/>
        <w:tabs>
          <w:tab w:val="right" w:leader="dot" w:pos="9350"/>
        </w:tabs>
        <w:rPr>
          <w:rFonts w:eastAsiaTheme="minorEastAsia" w:cstheme="minorBidi"/>
          <w:b w:val="0"/>
          <w:bCs w:val="0"/>
          <w:caps w:val="0"/>
          <w:noProof/>
          <w:sz w:val="22"/>
          <w:szCs w:val="22"/>
        </w:rPr>
      </w:pPr>
      <w:hyperlink w:anchor="_Toc92431549" w:history="1">
        <w:r w:rsidRPr="00571DDB">
          <w:rPr>
            <w:rStyle w:val="Lienhypertexte"/>
            <w:noProof/>
          </w:rPr>
          <w:t>ARCHITECTURE DE RÉFÉRENCE</w:t>
        </w:r>
        <w:r>
          <w:rPr>
            <w:noProof/>
            <w:webHidden/>
          </w:rPr>
          <w:tab/>
        </w:r>
        <w:r>
          <w:rPr>
            <w:noProof/>
            <w:webHidden/>
          </w:rPr>
          <w:fldChar w:fldCharType="begin"/>
        </w:r>
        <w:r>
          <w:rPr>
            <w:noProof/>
            <w:webHidden/>
          </w:rPr>
          <w:instrText xml:space="preserve"> PAGEREF _Toc92431549 \h </w:instrText>
        </w:r>
        <w:r>
          <w:rPr>
            <w:noProof/>
            <w:webHidden/>
          </w:rPr>
        </w:r>
        <w:r>
          <w:rPr>
            <w:noProof/>
            <w:webHidden/>
          </w:rPr>
          <w:fldChar w:fldCharType="separate"/>
        </w:r>
        <w:r>
          <w:rPr>
            <w:noProof/>
            <w:webHidden/>
          </w:rPr>
          <w:t>8</w:t>
        </w:r>
        <w:r>
          <w:rPr>
            <w:noProof/>
            <w:webHidden/>
          </w:rPr>
          <w:fldChar w:fldCharType="end"/>
        </w:r>
      </w:hyperlink>
    </w:p>
    <w:p w14:paraId="5D87E3FD" w14:textId="0AD4DD44" w:rsidR="00B84A50" w:rsidRDefault="00B84A50">
      <w:pPr>
        <w:pStyle w:val="TM2"/>
        <w:tabs>
          <w:tab w:val="right" w:leader="dot" w:pos="9350"/>
        </w:tabs>
        <w:rPr>
          <w:rFonts w:eastAsiaTheme="minorEastAsia" w:cstheme="minorBidi"/>
          <w:smallCaps w:val="0"/>
          <w:noProof/>
          <w:sz w:val="22"/>
          <w:szCs w:val="22"/>
        </w:rPr>
      </w:pPr>
      <w:hyperlink w:anchor="_Toc92431550" w:history="1">
        <w:r w:rsidRPr="00571DDB">
          <w:rPr>
            <w:rStyle w:val="Lienhypertexte"/>
            <w:noProof/>
          </w:rPr>
          <w:t>Organisation de l’entreprise</w:t>
        </w:r>
        <w:r>
          <w:rPr>
            <w:noProof/>
            <w:webHidden/>
          </w:rPr>
          <w:tab/>
        </w:r>
        <w:r>
          <w:rPr>
            <w:noProof/>
            <w:webHidden/>
          </w:rPr>
          <w:fldChar w:fldCharType="begin"/>
        </w:r>
        <w:r>
          <w:rPr>
            <w:noProof/>
            <w:webHidden/>
          </w:rPr>
          <w:instrText xml:space="preserve"> PAGEREF _Toc92431550 \h </w:instrText>
        </w:r>
        <w:r>
          <w:rPr>
            <w:noProof/>
            <w:webHidden/>
          </w:rPr>
        </w:r>
        <w:r>
          <w:rPr>
            <w:noProof/>
            <w:webHidden/>
          </w:rPr>
          <w:fldChar w:fldCharType="separate"/>
        </w:r>
        <w:r>
          <w:rPr>
            <w:noProof/>
            <w:webHidden/>
          </w:rPr>
          <w:t>8</w:t>
        </w:r>
        <w:r>
          <w:rPr>
            <w:noProof/>
            <w:webHidden/>
          </w:rPr>
          <w:fldChar w:fldCharType="end"/>
        </w:r>
      </w:hyperlink>
    </w:p>
    <w:p w14:paraId="414237C1" w14:textId="60512A24" w:rsidR="00B84A50" w:rsidRDefault="00B84A50">
      <w:pPr>
        <w:pStyle w:val="TM3"/>
        <w:tabs>
          <w:tab w:val="right" w:leader="dot" w:pos="9350"/>
        </w:tabs>
        <w:rPr>
          <w:rFonts w:eastAsiaTheme="minorEastAsia" w:cstheme="minorBidi"/>
          <w:i w:val="0"/>
          <w:iCs w:val="0"/>
          <w:noProof/>
          <w:sz w:val="22"/>
          <w:szCs w:val="22"/>
        </w:rPr>
      </w:pPr>
      <w:hyperlink w:anchor="_Toc92431551" w:history="1">
        <w:r w:rsidRPr="00571DDB">
          <w:rPr>
            <w:rStyle w:val="Lienhypertexte"/>
            <w:noProof/>
          </w:rPr>
          <w:t>Cartographie macroscopique de l’entreprise</w:t>
        </w:r>
        <w:r>
          <w:rPr>
            <w:noProof/>
            <w:webHidden/>
          </w:rPr>
          <w:tab/>
        </w:r>
        <w:r>
          <w:rPr>
            <w:noProof/>
            <w:webHidden/>
          </w:rPr>
          <w:fldChar w:fldCharType="begin"/>
        </w:r>
        <w:r>
          <w:rPr>
            <w:noProof/>
            <w:webHidden/>
          </w:rPr>
          <w:instrText xml:space="preserve"> PAGEREF _Toc92431551 \h </w:instrText>
        </w:r>
        <w:r>
          <w:rPr>
            <w:noProof/>
            <w:webHidden/>
          </w:rPr>
        </w:r>
        <w:r>
          <w:rPr>
            <w:noProof/>
            <w:webHidden/>
          </w:rPr>
          <w:fldChar w:fldCharType="separate"/>
        </w:r>
        <w:r>
          <w:rPr>
            <w:noProof/>
            <w:webHidden/>
          </w:rPr>
          <w:t>8</w:t>
        </w:r>
        <w:r>
          <w:rPr>
            <w:noProof/>
            <w:webHidden/>
          </w:rPr>
          <w:fldChar w:fldCharType="end"/>
        </w:r>
      </w:hyperlink>
    </w:p>
    <w:p w14:paraId="2461AE99" w14:textId="6F70C39E" w:rsidR="00B84A50" w:rsidRDefault="00B84A50">
      <w:pPr>
        <w:pStyle w:val="TM2"/>
        <w:tabs>
          <w:tab w:val="right" w:leader="dot" w:pos="9350"/>
        </w:tabs>
        <w:rPr>
          <w:rFonts w:eastAsiaTheme="minorEastAsia" w:cstheme="minorBidi"/>
          <w:smallCaps w:val="0"/>
          <w:noProof/>
          <w:sz w:val="22"/>
          <w:szCs w:val="22"/>
        </w:rPr>
      </w:pPr>
      <w:hyperlink w:anchor="_Toc92431552" w:history="1">
        <w:r w:rsidRPr="00571DDB">
          <w:rPr>
            <w:rStyle w:val="Lienhypertexte"/>
            <w:noProof/>
          </w:rPr>
          <w:t>Architecture métier (business layer)</w:t>
        </w:r>
        <w:r>
          <w:rPr>
            <w:noProof/>
            <w:webHidden/>
          </w:rPr>
          <w:tab/>
        </w:r>
        <w:r>
          <w:rPr>
            <w:noProof/>
            <w:webHidden/>
          </w:rPr>
          <w:fldChar w:fldCharType="begin"/>
        </w:r>
        <w:r>
          <w:rPr>
            <w:noProof/>
            <w:webHidden/>
          </w:rPr>
          <w:instrText xml:space="preserve"> PAGEREF _Toc92431552 \h </w:instrText>
        </w:r>
        <w:r>
          <w:rPr>
            <w:noProof/>
            <w:webHidden/>
          </w:rPr>
        </w:r>
        <w:r>
          <w:rPr>
            <w:noProof/>
            <w:webHidden/>
          </w:rPr>
          <w:fldChar w:fldCharType="separate"/>
        </w:r>
        <w:r>
          <w:rPr>
            <w:noProof/>
            <w:webHidden/>
          </w:rPr>
          <w:t>9</w:t>
        </w:r>
        <w:r>
          <w:rPr>
            <w:noProof/>
            <w:webHidden/>
          </w:rPr>
          <w:fldChar w:fldCharType="end"/>
        </w:r>
      </w:hyperlink>
    </w:p>
    <w:p w14:paraId="5273E1FF" w14:textId="77AF3F80" w:rsidR="00B84A50" w:rsidRDefault="00B84A50">
      <w:pPr>
        <w:pStyle w:val="TM3"/>
        <w:tabs>
          <w:tab w:val="right" w:leader="dot" w:pos="9350"/>
        </w:tabs>
        <w:rPr>
          <w:rFonts w:eastAsiaTheme="minorEastAsia" w:cstheme="minorBidi"/>
          <w:i w:val="0"/>
          <w:iCs w:val="0"/>
          <w:noProof/>
          <w:sz w:val="22"/>
          <w:szCs w:val="22"/>
        </w:rPr>
      </w:pPr>
      <w:hyperlink w:anchor="_Toc92431553" w:history="1">
        <w:r w:rsidRPr="00571DDB">
          <w:rPr>
            <w:rStyle w:val="Lienhypertexte"/>
            <w:noProof/>
          </w:rPr>
          <w:t>Département service client</w:t>
        </w:r>
        <w:r>
          <w:rPr>
            <w:noProof/>
            <w:webHidden/>
          </w:rPr>
          <w:tab/>
        </w:r>
        <w:r>
          <w:rPr>
            <w:noProof/>
            <w:webHidden/>
          </w:rPr>
          <w:fldChar w:fldCharType="begin"/>
        </w:r>
        <w:r>
          <w:rPr>
            <w:noProof/>
            <w:webHidden/>
          </w:rPr>
          <w:instrText xml:space="preserve"> PAGEREF _Toc92431553 \h </w:instrText>
        </w:r>
        <w:r>
          <w:rPr>
            <w:noProof/>
            <w:webHidden/>
          </w:rPr>
        </w:r>
        <w:r>
          <w:rPr>
            <w:noProof/>
            <w:webHidden/>
          </w:rPr>
          <w:fldChar w:fldCharType="separate"/>
        </w:r>
        <w:r>
          <w:rPr>
            <w:noProof/>
            <w:webHidden/>
          </w:rPr>
          <w:t>9</w:t>
        </w:r>
        <w:r>
          <w:rPr>
            <w:noProof/>
            <w:webHidden/>
          </w:rPr>
          <w:fldChar w:fldCharType="end"/>
        </w:r>
      </w:hyperlink>
    </w:p>
    <w:p w14:paraId="42B1D93D" w14:textId="64FC8753" w:rsidR="00B84A50" w:rsidRDefault="00B84A50">
      <w:pPr>
        <w:pStyle w:val="TM4"/>
        <w:tabs>
          <w:tab w:val="right" w:leader="dot" w:pos="9350"/>
        </w:tabs>
        <w:rPr>
          <w:rFonts w:eastAsiaTheme="minorEastAsia" w:cstheme="minorBidi"/>
          <w:noProof/>
          <w:sz w:val="22"/>
          <w:szCs w:val="22"/>
        </w:rPr>
      </w:pPr>
      <w:hyperlink w:anchor="_Toc92431554" w:history="1">
        <w:r w:rsidRPr="00571DDB">
          <w:rPr>
            <w:rStyle w:val="Lienhypertexte"/>
            <w:noProof/>
          </w:rPr>
          <w:t>Processus :  Répondre à un client</w:t>
        </w:r>
        <w:r>
          <w:rPr>
            <w:noProof/>
            <w:webHidden/>
          </w:rPr>
          <w:tab/>
        </w:r>
        <w:r>
          <w:rPr>
            <w:noProof/>
            <w:webHidden/>
          </w:rPr>
          <w:fldChar w:fldCharType="begin"/>
        </w:r>
        <w:r>
          <w:rPr>
            <w:noProof/>
            <w:webHidden/>
          </w:rPr>
          <w:instrText xml:space="preserve"> PAGEREF _Toc92431554 \h </w:instrText>
        </w:r>
        <w:r>
          <w:rPr>
            <w:noProof/>
            <w:webHidden/>
          </w:rPr>
        </w:r>
        <w:r>
          <w:rPr>
            <w:noProof/>
            <w:webHidden/>
          </w:rPr>
          <w:fldChar w:fldCharType="separate"/>
        </w:r>
        <w:r>
          <w:rPr>
            <w:noProof/>
            <w:webHidden/>
          </w:rPr>
          <w:t>9</w:t>
        </w:r>
        <w:r>
          <w:rPr>
            <w:noProof/>
            <w:webHidden/>
          </w:rPr>
          <w:fldChar w:fldCharType="end"/>
        </w:r>
      </w:hyperlink>
    </w:p>
    <w:p w14:paraId="3BE7DEB0" w14:textId="68E50933" w:rsidR="00B84A50" w:rsidRDefault="00B84A50">
      <w:pPr>
        <w:pStyle w:val="TM3"/>
        <w:tabs>
          <w:tab w:val="right" w:leader="dot" w:pos="9350"/>
        </w:tabs>
        <w:rPr>
          <w:rFonts w:eastAsiaTheme="minorEastAsia" w:cstheme="minorBidi"/>
          <w:i w:val="0"/>
          <w:iCs w:val="0"/>
          <w:noProof/>
          <w:sz w:val="22"/>
          <w:szCs w:val="22"/>
        </w:rPr>
      </w:pPr>
      <w:hyperlink w:anchor="_Toc92431555" w:history="1">
        <w:r w:rsidRPr="00571DDB">
          <w:rPr>
            <w:rStyle w:val="Lienhypertexte"/>
            <w:noProof/>
          </w:rPr>
          <w:t>Département légal</w:t>
        </w:r>
        <w:r>
          <w:rPr>
            <w:noProof/>
            <w:webHidden/>
          </w:rPr>
          <w:tab/>
        </w:r>
        <w:r>
          <w:rPr>
            <w:noProof/>
            <w:webHidden/>
          </w:rPr>
          <w:fldChar w:fldCharType="begin"/>
        </w:r>
        <w:r>
          <w:rPr>
            <w:noProof/>
            <w:webHidden/>
          </w:rPr>
          <w:instrText xml:space="preserve"> PAGEREF _Toc92431555 \h </w:instrText>
        </w:r>
        <w:r>
          <w:rPr>
            <w:noProof/>
            <w:webHidden/>
          </w:rPr>
        </w:r>
        <w:r>
          <w:rPr>
            <w:noProof/>
            <w:webHidden/>
          </w:rPr>
          <w:fldChar w:fldCharType="separate"/>
        </w:r>
        <w:r>
          <w:rPr>
            <w:noProof/>
            <w:webHidden/>
          </w:rPr>
          <w:t>10</w:t>
        </w:r>
        <w:r>
          <w:rPr>
            <w:noProof/>
            <w:webHidden/>
          </w:rPr>
          <w:fldChar w:fldCharType="end"/>
        </w:r>
      </w:hyperlink>
    </w:p>
    <w:p w14:paraId="4956E47F" w14:textId="0E0DEF72" w:rsidR="00B84A50" w:rsidRDefault="00B84A50">
      <w:pPr>
        <w:pStyle w:val="TM4"/>
        <w:tabs>
          <w:tab w:val="right" w:leader="dot" w:pos="9350"/>
        </w:tabs>
        <w:rPr>
          <w:rFonts w:eastAsiaTheme="minorEastAsia" w:cstheme="minorBidi"/>
          <w:noProof/>
          <w:sz w:val="22"/>
          <w:szCs w:val="22"/>
        </w:rPr>
      </w:pPr>
      <w:hyperlink w:anchor="_Toc92431556" w:history="1">
        <w:r w:rsidRPr="00571DDB">
          <w:rPr>
            <w:rStyle w:val="Lienhypertexte"/>
            <w:noProof/>
          </w:rPr>
          <w:t>Processus : Enquêter</w:t>
        </w:r>
        <w:r>
          <w:rPr>
            <w:noProof/>
            <w:webHidden/>
          </w:rPr>
          <w:tab/>
        </w:r>
        <w:r>
          <w:rPr>
            <w:noProof/>
            <w:webHidden/>
          </w:rPr>
          <w:fldChar w:fldCharType="begin"/>
        </w:r>
        <w:r>
          <w:rPr>
            <w:noProof/>
            <w:webHidden/>
          </w:rPr>
          <w:instrText xml:space="preserve"> PAGEREF _Toc92431556 \h </w:instrText>
        </w:r>
        <w:r>
          <w:rPr>
            <w:noProof/>
            <w:webHidden/>
          </w:rPr>
        </w:r>
        <w:r>
          <w:rPr>
            <w:noProof/>
            <w:webHidden/>
          </w:rPr>
          <w:fldChar w:fldCharType="separate"/>
        </w:r>
        <w:r>
          <w:rPr>
            <w:noProof/>
            <w:webHidden/>
          </w:rPr>
          <w:t>10</w:t>
        </w:r>
        <w:r>
          <w:rPr>
            <w:noProof/>
            <w:webHidden/>
          </w:rPr>
          <w:fldChar w:fldCharType="end"/>
        </w:r>
      </w:hyperlink>
    </w:p>
    <w:p w14:paraId="2588BED2" w14:textId="21697251" w:rsidR="00B84A50" w:rsidRDefault="00B84A50">
      <w:pPr>
        <w:pStyle w:val="TM4"/>
        <w:tabs>
          <w:tab w:val="right" w:leader="dot" w:pos="9350"/>
        </w:tabs>
        <w:rPr>
          <w:rFonts w:eastAsiaTheme="minorEastAsia" w:cstheme="minorBidi"/>
          <w:noProof/>
          <w:sz w:val="22"/>
          <w:szCs w:val="22"/>
        </w:rPr>
      </w:pPr>
      <w:hyperlink w:anchor="_Toc92431557" w:history="1">
        <w:r w:rsidRPr="00571DDB">
          <w:rPr>
            <w:rStyle w:val="Lienhypertexte"/>
            <w:noProof/>
          </w:rPr>
          <w:t>Processus : Établir un contrat</w:t>
        </w:r>
        <w:r>
          <w:rPr>
            <w:noProof/>
            <w:webHidden/>
          </w:rPr>
          <w:tab/>
        </w:r>
        <w:r>
          <w:rPr>
            <w:noProof/>
            <w:webHidden/>
          </w:rPr>
          <w:fldChar w:fldCharType="begin"/>
        </w:r>
        <w:r>
          <w:rPr>
            <w:noProof/>
            <w:webHidden/>
          </w:rPr>
          <w:instrText xml:space="preserve"> PAGEREF _Toc92431557 \h </w:instrText>
        </w:r>
        <w:r>
          <w:rPr>
            <w:noProof/>
            <w:webHidden/>
          </w:rPr>
        </w:r>
        <w:r>
          <w:rPr>
            <w:noProof/>
            <w:webHidden/>
          </w:rPr>
          <w:fldChar w:fldCharType="separate"/>
        </w:r>
        <w:r>
          <w:rPr>
            <w:noProof/>
            <w:webHidden/>
          </w:rPr>
          <w:t>11</w:t>
        </w:r>
        <w:r>
          <w:rPr>
            <w:noProof/>
            <w:webHidden/>
          </w:rPr>
          <w:fldChar w:fldCharType="end"/>
        </w:r>
      </w:hyperlink>
    </w:p>
    <w:p w14:paraId="0A0D3A3C" w14:textId="4874BBA6" w:rsidR="00B84A50" w:rsidRDefault="00B84A50">
      <w:pPr>
        <w:pStyle w:val="TM3"/>
        <w:tabs>
          <w:tab w:val="right" w:leader="dot" w:pos="9350"/>
        </w:tabs>
        <w:rPr>
          <w:rFonts w:eastAsiaTheme="minorEastAsia" w:cstheme="minorBidi"/>
          <w:i w:val="0"/>
          <w:iCs w:val="0"/>
          <w:noProof/>
          <w:sz w:val="22"/>
          <w:szCs w:val="22"/>
        </w:rPr>
      </w:pPr>
      <w:hyperlink w:anchor="_Toc92431558" w:history="1">
        <w:r w:rsidRPr="00571DDB">
          <w:rPr>
            <w:rStyle w:val="Lienhypertexte"/>
            <w:noProof/>
          </w:rPr>
          <w:t>Département facturation</w:t>
        </w:r>
        <w:r>
          <w:rPr>
            <w:noProof/>
            <w:webHidden/>
          </w:rPr>
          <w:tab/>
        </w:r>
        <w:r>
          <w:rPr>
            <w:noProof/>
            <w:webHidden/>
          </w:rPr>
          <w:fldChar w:fldCharType="begin"/>
        </w:r>
        <w:r>
          <w:rPr>
            <w:noProof/>
            <w:webHidden/>
          </w:rPr>
          <w:instrText xml:space="preserve"> PAGEREF _Toc92431558 \h </w:instrText>
        </w:r>
        <w:r>
          <w:rPr>
            <w:noProof/>
            <w:webHidden/>
          </w:rPr>
        </w:r>
        <w:r>
          <w:rPr>
            <w:noProof/>
            <w:webHidden/>
          </w:rPr>
          <w:fldChar w:fldCharType="separate"/>
        </w:r>
        <w:r>
          <w:rPr>
            <w:noProof/>
            <w:webHidden/>
          </w:rPr>
          <w:t>12</w:t>
        </w:r>
        <w:r>
          <w:rPr>
            <w:noProof/>
            <w:webHidden/>
          </w:rPr>
          <w:fldChar w:fldCharType="end"/>
        </w:r>
      </w:hyperlink>
    </w:p>
    <w:p w14:paraId="387FCF43" w14:textId="5A2386B7" w:rsidR="00B84A50" w:rsidRDefault="00B84A50">
      <w:pPr>
        <w:pStyle w:val="TM4"/>
        <w:tabs>
          <w:tab w:val="right" w:leader="dot" w:pos="9350"/>
        </w:tabs>
        <w:rPr>
          <w:rFonts w:eastAsiaTheme="minorEastAsia" w:cstheme="minorBidi"/>
          <w:noProof/>
          <w:sz w:val="22"/>
          <w:szCs w:val="22"/>
        </w:rPr>
      </w:pPr>
      <w:hyperlink w:anchor="_Toc92431559" w:history="1">
        <w:r w:rsidRPr="00571DDB">
          <w:rPr>
            <w:rStyle w:val="Lienhypertexte"/>
            <w:noProof/>
          </w:rPr>
          <w:t>Processus : Établir une facture</w:t>
        </w:r>
        <w:r>
          <w:rPr>
            <w:noProof/>
            <w:webHidden/>
          </w:rPr>
          <w:tab/>
        </w:r>
        <w:r>
          <w:rPr>
            <w:noProof/>
            <w:webHidden/>
          </w:rPr>
          <w:fldChar w:fldCharType="begin"/>
        </w:r>
        <w:r>
          <w:rPr>
            <w:noProof/>
            <w:webHidden/>
          </w:rPr>
          <w:instrText xml:space="preserve"> PAGEREF _Toc92431559 \h </w:instrText>
        </w:r>
        <w:r>
          <w:rPr>
            <w:noProof/>
            <w:webHidden/>
          </w:rPr>
        </w:r>
        <w:r>
          <w:rPr>
            <w:noProof/>
            <w:webHidden/>
          </w:rPr>
          <w:fldChar w:fldCharType="separate"/>
        </w:r>
        <w:r>
          <w:rPr>
            <w:noProof/>
            <w:webHidden/>
          </w:rPr>
          <w:t>12</w:t>
        </w:r>
        <w:r>
          <w:rPr>
            <w:noProof/>
            <w:webHidden/>
          </w:rPr>
          <w:fldChar w:fldCharType="end"/>
        </w:r>
      </w:hyperlink>
    </w:p>
    <w:p w14:paraId="1A3F1169" w14:textId="68D3AFBA" w:rsidR="00B84A50" w:rsidRDefault="00B84A50">
      <w:pPr>
        <w:pStyle w:val="TM3"/>
        <w:tabs>
          <w:tab w:val="right" w:leader="dot" w:pos="9350"/>
        </w:tabs>
        <w:rPr>
          <w:rFonts w:eastAsiaTheme="minorEastAsia" w:cstheme="minorBidi"/>
          <w:i w:val="0"/>
          <w:iCs w:val="0"/>
          <w:noProof/>
          <w:sz w:val="22"/>
          <w:szCs w:val="22"/>
        </w:rPr>
      </w:pPr>
      <w:hyperlink w:anchor="_Toc92431560" w:history="1">
        <w:r w:rsidRPr="00571DDB">
          <w:rPr>
            <w:rStyle w:val="Lienhypertexte"/>
            <w:noProof/>
          </w:rPr>
          <w:t>Département vente</w:t>
        </w:r>
        <w:r>
          <w:rPr>
            <w:noProof/>
            <w:webHidden/>
          </w:rPr>
          <w:tab/>
        </w:r>
        <w:r>
          <w:rPr>
            <w:noProof/>
            <w:webHidden/>
          </w:rPr>
          <w:fldChar w:fldCharType="begin"/>
        </w:r>
        <w:r>
          <w:rPr>
            <w:noProof/>
            <w:webHidden/>
          </w:rPr>
          <w:instrText xml:space="preserve"> PAGEREF _Toc92431560 \h </w:instrText>
        </w:r>
        <w:r>
          <w:rPr>
            <w:noProof/>
            <w:webHidden/>
          </w:rPr>
        </w:r>
        <w:r>
          <w:rPr>
            <w:noProof/>
            <w:webHidden/>
          </w:rPr>
          <w:fldChar w:fldCharType="separate"/>
        </w:r>
        <w:r>
          <w:rPr>
            <w:noProof/>
            <w:webHidden/>
          </w:rPr>
          <w:t>13</w:t>
        </w:r>
        <w:r>
          <w:rPr>
            <w:noProof/>
            <w:webHidden/>
          </w:rPr>
          <w:fldChar w:fldCharType="end"/>
        </w:r>
      </w:hyperlink>
    </w:p>
    <w:p w14:paraId="008BBB58" w14:textId="68AF932D" w:rsidR="00B84A50" w:rsidRDefault="00B84A50">
      <w:pPr>
        <w:pStyle w:val="TM4"/>
        <w:tabs>
          <w:tab w:val="right" w:leader="dot" w:pos="9350"/>
        </w:tabs>
        <w:rPr>
          <w:rFonts w:eastAsiaTheme="minorEastAsia" w:cstheme="minorBidi"/>
          <w:noProof/>
          <w:sz w:val="22"/>
          <w:szCs w:val="22"/>
        </w:rPr>
      </w:pPr>
      <w:hyperlink w:anchor="_Toc92431561" w:history="1">
        <w:r w:rsidRPr="00571DDB">
          <w:rPr>
            <w:rStyle w:val="Lienhypertexte"/>
            <w:noProof/>
          </w:rPr>
          <w:t>Processus : Définir une stratégie commerciale</w:t>
        </w:r>
        <w:r>
          <w:rPr>
            <w:noProof/>
            <w:webHidden/>
          </w:rPr>
          <w:tab/>
        </w:r>
        <w:r>
          <w:rPr>
            <w:noProof/>
            <w:webHidden/>
          </w:rPr>
          <w:fldChar w:fldCharType="begin"/>
        </w:r>
        <w:r>
          <w:rPr>
            <w:noProof/>
            <w:webHidden/>
          </w:rPr>
          <w:instrText xml:space="preserve"> PAGEREF _Toc92431561 \h </w:instrText>
        </w:r>
        <w:r>
          <w:rPr>
            <w:noProof/>
            <w:webHidden/>
          </w:rPr>
        </w:r>
        <w:r>
          <w:rPr>
            <w:noProof/>
            <w:webHidden/>
          </w:rPr>
          <w:fldChar w:fldCharType="separate"/>
        </w:r>
        <w:r>
          <w:rPr>
            <w:noProof/>
            <w:webHidden/>
          </w:rPr>
          <w:t>13</w:t>
        </w:r>
        <w:r>
          <w:rPr>
            <w:noProof/>
            <w:webHidden/>
          </w:rPr>
          <w:fldChar w:fldCharType="end"/>
        </w:r>
      </w:hyperlink>
    </w:p>
    <w:p w14:paraId="0B9EDC6A" w14:textId="6C4F63CC" w:rsidR="00B84A50" w:rsidRDefault="00B84A50">
      <w:pPr>
        <w:pStyle w:val="TM4"/>
        <w:tabs>
          <w:tab w:val="right" w:leader="dot" w:pos="9350"/>
        </w:tabs>
        <w:rPr>
          <w:rFonts w:eastAsiaTheme="minorEastAsia" w:cstheme="minorBidi"/>
          <w:noProof/>
          <w:sz w:val="22"/>
          <w:szCs w:val="22"/>
        </w:rPr>
      </w:pPr>
      <w:hyperlink w:anchor="_Toc92431562" w:history="1">
        <w:r w:rsidRPr="00571DDB">
          <w:rPr>
            <w:rStyle w:val="Lienhypertexte"/>
            <w:noProof/>
          </w:rPr>
          <w:t>Processus : Prospecter des clients</w:t>
        </w:r>
        <w:r>
          <w:rPr>
            <w:noProof/>
            <w:webHidden/>
          </w:rPr>
          <w:tab/>
        </w:r>
        <w:r>
          <w:rPr>
            <w:noProof/>
            <w:webHidden/>
          </w:rPr>
          <w:fldChar w:fldCharType="begin"/>
        </w:r>
        <w:r>
          <w:rPr>
            <w:noProof/>
            <w:webHidden/>
          </w:rPr>
          <w:instrText xml:space="preserve"> PAGEREF _Toc92431562 \h </w:instrText>
        </w:r>
        <w:r>
          <w:rPr>
            <w:noProof/>
            <w:webHidden/>
          </w:rPr>
        </w:r>
        <w:r>
          <w:rPr>
            <w:noProof/>
            <w:webHidden/>
          </w:rPr>
          <w:fldChar w:fldCharType="separate"/>
        </w:r>
        <w:r>
          <w:rPr>
            <w:noProof/>
            <w:webHidden/>
          </w:rPr>
          <w:t>14</w:t>
        </w:r>
        <w:r>
          <w:rPr>
            <w:noProof/>
            <w:webHidden/>
          </w:rPr>
          <w:fldChar w:fldCharType="end"/>
        </w:r>
      </w:hyperlink>
    </w:p>
    <w:p w14:paraId="687A7FE2" w14:textId="24689855" w:rsidR="00B84A50" w:rsidRDefault="00B84A50">
      <w:pPr>
        <w:pStyle w:val="TM4"/>
        <w:tabs>
          <w:tab w:val="right" w:leader="dot" w:pos="9350"/>
        </w:tabs>
        <w:rPr>
          <w:rFonts w:eastAsiaTheme="minorEastAsia" w:cstheme="minorBidi"/>
          <w:noProof/>
          <w:sz w:val="22"/>
          <w:szCs w:val="22"/>
        </w:rPr>
      </w:pPr>
      <w:hyperlink w:anchor="_Toc92431563" w:history="1">
        <w:r w:rsidRPr="00571DDB">
          <w:rPr>
            <w:rStyle w:val="Lienhypertexte"/>
            <w:noProof/>
          </w:rPr>
          <w:t>Processus : Vendre un produit d’assurance</w:t>
        </w:r>
        <w:r>
          <w:rPr>
            <w:noProof/>
            <w:webHidden/>
          </w:rPr>
          <w:tab/>
        </w:r>
        <w:r>
          <w:rPr>
            <w:noProof/>
            <w:webHidden/>
          </w:rPr>
          <w:fldChar w:fldCharType="begin"/>
        </w:r>
        <w:r>
          <w:rPr>
            <w:noProof/>
            <w:webHidden/>
          </w:rPr>
          <w:instrText xml:space="preserve"> PAGEREF _Toc92431563 \h </w:instrText>
        </w:r>
        <w:r>
          <w:rPr>
            <w:noProof/>
            <w:webHidden/>
          </w:rPr>
        </w:r>
        <w:r>
          <w:rPr>
            <w:noProof/>
            <w:webHidden/>
          </w:rPr>
          <w:fldChar w:fldCharType="separate"/>
        </w:r>
        <w:r>
          <w:rPr>
            <w:noProof/>
            <w:webHidden/>
          </w:rPr>
          <w:t>15</w:t>
        </w:r>
        <w:r>
          <w:rPr>
            <w:noProof/>
            <w:webHidden/>
          </w:rPr>
          <w:fldChar w:fldCharType="end"/>
        </w:r>
      </w:hyperlink>
    </w:p>
    <w:p w14:paraId="3E890157" w14:textId="444F1E84" w:rsidR="00B84A50" w:rsidRDefault="00B84A50">
      <w:pPr>
        <w:pStyle w:val="TM3"/>
        <w:tabs>
          <w:tab w:val="right" w:leader="dot" w:pos="9350"/>
        </w:tabs>
        <w:rPr>
          <w:rFonts w:eastAsiaTheme="minorEastAsia" w:cstheme="minorBidi"/>
          <w:i w:val="0"/>
          <w:iCs w:val="0"/>
          <w:noProof/>
          <w:sz w:val="22"/>
          <w:szCs w:val="22"/>
        </w:rPr>
      </w:pPr>
      <w:hyperlink w:anchor="_Toc92431564" w:history="1">
        <w:r w:rsidRPr="00571DDB">
          <w:rPr>
            <w:rStyle w:val="Lienhypertexte"/>
            <w:noProof/>
          </w:rPr>
          <w:t>Service Informatique</w:t>
        </w:r>
        <w:r>
          <w:rPr>
            <w:noProof/>
            <w:webHidden/>
          </w:rPr>
          <w:tab/>
        </w:r>
        <w:r>
          <w:rPr>
            <w:noProof/>
            <w:webHidden/>
          </w:rPr>
          <w:fldChar w:fldCharType="begin"/>
        </w:r>
        <w:r>
          <w:rPr>
            <w:noProof/>
            <w:webHidden/>
          </w:rPr>
          <w:instrText xml:space="preserve"> PAGEREF _Toc92431564 \h </w:instrText>
        </w:r>
        <w:r>
          <w:rPr>
            <w:noProof/>
            <w:webHidden/>
          </w:rPr>
        </w:r>
        <w:r>
          <w:rPr>
            <w:noProof/>
            <w:webHidden/>
          </w:rPr>
          <w:fldChar w:fldCharType="separate"/>
        </w:r>
        <w:r>
          <w:rPr>
            <w:noProof/>
            <w:webHidden/>
          </w:rPr>
          <w:t>16</w:t>
        </w:r>
        <w:r>
          <w:rPr>
            <w:noProof/>
            <w:webHidden/>
          </w:rPr>
          <w:fldChar w:fldCharType="end"/>
        </w:r>
      </w:hyperlink>
    </w:p>
    <w:p w14:paraId="29054EE8" w14:textId="116377B5" w:rsidR="00B84A50" w:rsidRDefault="00B84A50">
      <w:pPr>
        <w:pStyle w:val="TM4"/>
        <w:tabs>
          <w:tab w:val="right" w:leader="dot" w:pos="9350"/>
        </w:tabs>
        <w:rPr>
          <w:rFonts w:eastAsiaTheme="minorEastAsia" w:cstheme="minorBidi"/>
          <w:noProof/>
          <w:sz w:val="22"/>
          <w:szCs w:val="22"/>
        </w:rPr>
      </w:pPr>
      <w:hyperlink w:anchor="_Toc92431565" w:history="1">
        <w:r w:rsidRPr="00571DDB">
          <w:rPr>
            <w:rStyle w:val="Lienhypertexte"/>
            <w:noProof/>
          </w:rPr>
          <w:t>Processus : Sauvegarder quotidiennement les données</w:t>
        </w:r>
        <w:r>
          <w:rPr>
            <w:noProof/>
            <w:webHidden/>
          </w:rPr>
          <w:tab/>
        </w:r>
        <w:r>
          <w:rPr>
            <w:noProof/>
            <w:webHidden/>
          </w:rPr>
          <w:fldChar w:fldCharType="begin"/>
        </w:r>
        <w:r>
          <w:rPr>
            <w:noProof/>
            <w:webHidden/>
          </w:rPr>
          <w:instrText xml:space="preserve"> PAGEREF _Toc92431565 \h </w:instrText>
        </w:r>
        <w:r>
          <w:rPr>
            <w:noProof/>
            <w:webHidden/>
          </w:rPr>
        </w:r>
        <w:r>
          <w:rPr>
            <w:noProof/>
            <w:webHidden/>
          </w:rPr>
          <w:fldChar w:fldCharType="separate"/>
        </w:r>
        <w:r>
          <w:rPr>
            <w:noProof/>
            <w:webHidden/>
          </w:rPr>
          <w:t>16</w:t>
        </w:r>
        <w:r>
          <w:rPr>
            <w:noProof/>
            <w:webHidden/>
          </w:rPr>
          <w:fldChar w:fldCharType="end"/>
        </w:r>
      </w:hyperlink>
    </w:p>
    <w:p w14:paraId="4BB0EE20" w14:textId="4D2B1BC8" w:rsidR="00B84A50" w:rsidRDefault="00B84A50">
      <w:pPr>
        <w:pStyle w:val="TM3"/>
        <w:tabs>
          <w:tab w:val="right" w:leader="dot" w:pos="9350"/>
        </w:tabs>
        <w:rPr>
          <w:rFonts w:eastAsiaTheme="minorEastAsia" w:cstheme="minorBidi"/>
          <w:i w:val="0"/>
          <w:iCs w:val="0"/>
          <w:noProof/>
          <w:sz w:val="22"/>
          <w:szCs w:val="22"/>
        </w:rPr>
      </w:pPr>
      <w:hyperlink w:anchor="_Toc92431566" w:history="1">
        <w:r w:rsidRPr="00571DDB">
          <w:rPr>
            <w:rStyle w:val="Lienhypertexte"/>
            <w:noProof/>
          </w:rPr>
          <w:t>Évaluation des processus business</w:t>
        </w:r>
        <w:r>
          <w:rPr>
            <w:noProof/>
            <w:webHidden/>
          </w:rPr>
          <w:tab/>
        </w:r>
        <w:r>
          <w:rPr>
            <w:noProof/>
            <w:webHidden/>
          </w:rPr>
          <w:fldChar w:fldCharType="begin"/>
        </w:r>
        <w:r>
          <w:rPr>
            <w:noProof/>
            <w:webHidden/>
          </w:rPr>
          <w:instrText xml:space="preserve"> PAGEREF _Toc92431566 \h </w:instrText>
        </w:r>
        <w:r>
          <w:rPr>
            <w:noProof/>
            <w:webHidden/>
          </w:rPr>
        </w:r>
        <w:r>
          <w:rPr>
            <w:noProof/>
            <w:webHidden/>
          </w:rPr>
          <w:fldChar w:fldCharType="separate"/>
        </w:r>
        <w:r>
          <w:rPr>
            <w:noProof/>
            <w:webHidden/>
          </w:rPr>
          <w:t>17</w:t>
        </w:r>
        <w:r>
          <w:rPr>
            <w:noProof/>
            <w:webHidden/>
          </w:rPr>
          <w:fldChar w:fldCharType="end"/>
        </w:r>
      </w:hyperlink>
    </w:p>
    <w:p w14:paraId="5DAC2547" w14:textId="53924446" w:rsidR="00B84A50" w:rsidRDefault="00B84A50">
      <w:pPr>
        <w:pStyle w:val="TM2"/>
        <w:tabs>
          <w:tab w:val="right" w:leader="dot" w:pos="9350"/>
        </w:tabs>
        <w:rPr>
          <w:rFonts w:eastAsiaTheme="minorEastAsia" w:cstheme="minorBidi"/>
          <w:smallCaps w:val="0"/>
          <w:noProof/>
          <w:sz w:val="22"/>
          <w:szCs w:val="22"/>
        </w:rPr>
      </w:pPr>
      <w:hyperlink w:anchor="_Toc92431567" w:history="1">
        <w:r w:rsidRPr="00571DDB">
          <w:rPr>
            <w:rStyle w:val="Lienhypertexte"/>
            <w:noProof/>
          </w:rPr>
          <w:t>Architecture des données (data layer)</w:t>
        </w:r>
        <w:r>
          <w:rPr>
            <w:noProof/>
            <w:webHidden/>
          </w:rPr>
          <w:tab/>
        </w:r>
        <w:r>
          <w:rPr>
            <w:noProof/>
            <w:webHidden/>
          </w:rPr>
          <w:fldChar w:fldCharType="begin"/>
        </w:r>
        <w:r>
          <w:rPr>
            <w:noProof/>
            <w:webHidden/>
          </w:rPr>
          <w:instrText xml:space="preserve"> PAGEREF _Toc92431567 \h </w:instrText>
        </w:r>
        <w:r>
          <w:rPr>
            <w:noProof/>
            <w:webHidden/>
          </w:rPr>
        </w:r>
        <w:r>
          <w:rPr>
            <w:noProof/>
            <w:webHidden/>
          </w:rPr>
          <w:fldChar w:fldCharType="separate"/>
        </w:r>
        <w:r>
          <w:rPr>
            <w:noProof/>
            <w:webHidden/>
          </w:rPr>
          <w:t>18</w:t>
        </w:r>
        <w:r>
          <w:rPr>
            <w:noProof/>
            <w:webHidden/>
          </w:rPr>
          <w:fldChar w:fldCharType="end"/>
        </w:r>
      </w:hyperlink>
    </w:p>
    <w:p w14:paraId="301F04F6" w14:textId="450C75E3" w:rsidR="00B84A50" w:rsidRDefault="00B84A50">
      <w:pPr>
        <w:pStyle w:val="TM3"/>
        <w:tabs>
          <w:tab w:val="right" w:leader="dot" w:pos="9350"/>
        </w:tabs>
        <w:rPr>
          <w:rFonts w:eastAsiaTheme="minorEastAsia" w:cstheme="minorBidi"/>
          <w:i w:val="0"/>
          <w:iCs w:val="0"/>
          <w:noProof/>
          <w:sz w:val="22"/>
          <w:szCs w:val="22"/>
        </w:rPr>
      </w:pPr>
      <w:hyperlink w:anchor="_Toc92431568" w:history="1">
        <w:r w:rsidRPr="00571DDB">
          <w:rPr>
            <w:rStyle w:val="Lienhypertexte"/>
            <w:noProof/>
          </w:rPr>
          <w:t>Cartographie des données métiers et des accès</w:t>
        </w:r>
        <w:r>
          <w:rPr>
            <w:noProof/>
            <w:webHidden/>
          </w:rPr>
          <w:tab/>
        </w:r>
        <w:r>
          <w:rPr>
            <w:noProof/>
            <w:webHidden/>
          </w:rPr>
          <w:fldChar w:fldCharType="begin"/>
        </w:r>
        <w:r>
          <w:rPr>
            <w:noProof/>
            <w:webHidden/>
          </w:rPr>
          <w:instrText xml:space="preserve"> PAGEREF _Toc92431568 \h </w:instrText>
        </w:r>
        <w:r>
          <w:rPr>
            <w:noProof/>
            <w:webHidden/>
          </w:rPr>
        </w:r>
        <w:r>
          <w:rPr>
            <w:noProof/>
            <w:webHidden/>
          </w:rPr>
          <w:fldChar w:fldCharType="separate"/>
        </w:r>
        <w:r>
          <w:rPr>
            <w:noProof/>
            <w:webHidden/>
          </w:rPr>
          <w:t>18</w:t>
        </w:r>
        <w:r>
          <w:rPr>
            <w:noProof/>
            <w:webHidden/>
          </w:rPr>
          <w:fldChar w:fldCharType="end"/>
        </w:r>
      </w:hyperlink>
    </w:p>
    <w:p w14:paraId="310E27FC" w14:textId="2F30F8C7" w:rsidR="00B84A50" w:rsidRDefault="00B84A50">
      <w:pPr>
        <w:pStyle w:val="TM3"/>
        <w:tabs>
          <w:tab w:val="right" w:leader="dot" w:pos="9350"/>
        </w:tabs>
        <w:rPr>
          <w:rFonts w:eastAsiaTheme="minorEastAsia" w:cstheme="minorBidi"/>
          <w:i w:val="0"/>
          <w:iCs w:val="0"/>
          <w:noProof/>
          <w:sz w:val="22"/>
          <w:szCs w:val="22"/>
        </w:rPr>
      </w:pPr>
      <w:hyperlink w:anchor="_Toc92431569" w:history="1">
        <w:r w:rsidRPr="00571DDB">
          <w:rPr>
            <w:rStyle w:val="Lienhypertexte"/>
            <w:noProof/>
          </w:rPr>
          <w:t>Évaluation de l’architecture des données</w:t>
        </w:r>
        <w:r>
          <w:rPr>
            <w:noProof/>
            <w:webHidden/>
          </w:rPr>
          <w:tab/>
        </w:r>
        <w:r>
          <w:rPr>
            <w:noProof/>
            <w:webHidden/>
          </w:rPr>
          <w:fldChar w:fldCharType="begin"/>
        </w:r>
        <w:r>
          <w:rPr>
            <w:noProof/>
            <w:webHidden/>
          </w:rPr>
          <w:instrText xml:space="preserve"> PAGEREF _Toc92431569 \h </w:instrText>
        </w:r>
        <w:r>
          <w:rPr>
            <w:noProof/>
            <w:webHidden/>
          </w:rPr>
        </w:r>
        <w:r>
          <w:rPr>
            <w:noProof/>
            <w:webHidden/>
          </w:rPr>
          <w:fldChar w:fldCharType="separate"/>
        </w:r>
        <w:r>
          <w:rPr>
            <w:noProof/>
            <w:webHidden/>
          </w:rPr>
          <w:t>19</w:t>
        </w:r>
        <w:r>
          <w:rPr>
            <w:noProof/>
            <w:webHidden/>
          </w:rPr>
          <w:fldChar w:fldCharType="end"/>
        </w:r>
      </w:hyperlink>
    </w:p>
    <w:p w14:paraId="0720C77E" w14:textId="79422495" w:rsidR="00B84A50" w:rsidRDefault="00B84A50">
      <w:pPr>
        <w:pStyle w:val="TM4"/>
        <w:tabs>
          <w:tab w:val="right" w:leader="dot" w:pos="9350"/>
        </w:tabs>
        <w:rPr>
          <w:rFonts w:eastAsiaTheme="minorEastAsia" w:cstheme="minorBidi"/>
          <w:noProof/>
          <w:sz w:val="22"/>
          <w:szCs w:val="22"/>
        </w:rPr>
      </w:pPr>
      <w:hyperlink w:anchor="_Toc92431570" w:history="1">
        <w:r w:rsidRPr="00571DDB">
          <w:rPr>
            <w:rStyle w:val="Lienhypertexte"/>
            <w:noProof/>
          </w:rPr>
          <w:t>Accès et mises à jour des données</w:t>
        </w:r>
        <w:r>
          <w:rPr>
            <w:noProof/>
            <w:webHidden/>
          </w:rPr>
          <w:tab/>
        </w:r>
        <w:r>
          <w:rPr>
            <w:noProof/>
            <w:webHidden/>
          </w:rPr>
          <w:fldChar w:fldCharType="begin"/>
        </w:r>
        <w:r>
          <w:rPr>
            <w:noProof/>
            <w:webHidden/>
          </w:rPr>
          <w:instrText xml:space="preserve"> PAGEREF _Toc92431570 \h </w:instrText>
        </w:r>
        <w:r>
          <w:rPr>
            <w:noProof/>
            <w:webHidden/>
          </w:rPr>
        </w:r>
        <w:r>
          <w:rPr>
            <w:noProof/>
            <w:webHidden/>
          </w:rPr>
          <w:fldChar w:fldCharType="separate"/>
        </w:r>
        <w:r>
          <w:rPr>
            <w:noProof/>
            <w:webHidden/>
          </w:rPr>
          <w:t>19</w:t>
        </w:r>
        <w:r>
          <w:rPr>
            <w:noProof/>
            <w:webHidden/>
          </w:rPr>
          <w:fldChar w:fldCharType="end"/>
        </w:r>
      </w:hyperlink>
    </w:p>
    <w:p w14:paraId="0F91D131" w14:textId="22A77F53" w:rsidR="00B84A50" w:rsidRDefault="00B84A50">
      <w:pPr>
        <w:pStyle w:val="TM4"/>
        <w:tabs>
          <w:tab w:val="right" w:leader="dot" w:pos="9350"/>
        </w:tabs>
        <w:rPr>
          <w:rFonts w:eastAsiaTheme="minorEastAsia" w:cstheme="minorBidi"/>
          <w:noProof/>
          <w:sz w:val="22"/>
          <w:szCs w:val="22"/>
        </w:rPr>
      </w:pPr>
      <w:hyperlink w:anchor="_Toc92431571" w:history="1">
        <w:r w:rsidRPr="00571DDB">
          <w:rPr>
            <w:rStyle w:val="Lienhypertexte"/>
            <w:noProof/>
          </w:rPr>
          <w:t>Sécurité des données</w:t>
        </w:r>
        <w:r>
          <w:rPr>
            <w:noProof/>
            <w:webHidden/>
          </w:rPr>
          <w:tab/>
        </w:r>
        <w:r>
          <w:rPr>
            <w:noProof/>
            <w:webHidden/>
          </w:rPr>
          <w:fldChar w:fldCharType="begin"/>
        </w:r>
        <w:r>
          <w:rPr>
            <w:noProof/>
            <w:webHidden/>
          </w:rPr>
          <w:instrText xml:space="preserve"> PAGEREF _Toc92431571 \h </w:instrText>
        </w:r>
        <w:r>
          <w:rPr>
            <w:noProof/>
            <w:webHidden/>
          </w:rPr>
        </w:r>
        <w:r>
          <w:rPr>
            <w:noProof/>
            <w:webHidden/>
          </w:rPr>
          <w:fldChar w:fldCharType="separate"/>
        </w:r>
        <w:r>
          <w:rPr>
            <w:noProof/>
            <w:webHidden/>
          </w:rPr>
          <w:t>19</w:t>
        </w:r>
        <w:r>
          <w:rPr>
            <w:noProof/>
            <w:webHidden/>
          </w:rPr>
          <w:fldChar w:fldCharType="end"/>
        </w:r>
      </w:hyperlink>
    </w:p>
    <w:p w14:paraId="681302EA" w14:textId="6B7ECB99" w:rsidR="00B84A50" w:rsidRDefault="00B84A50">
      <w:pPr>
        <w:pStyle w:val="TM4"/>
        <w:tabs>
          <w:tab w:val="right" w:leader="dot" w:pos="9350"/>
        </w:tabs>
        <w:rPr>
          <w:rFonts w:eastAsiaTheme="minorEastAsia" w:cstheme="minorBidi"/>
          <w:noProof/>
          <w:sz w:val="22"/>
          <w:szCs w:val="22"/>
        </w:rPr>
      </w:pPr>
      <w:hyperlink w:anchor="_Toc92431572" w:history="1">
        <w:r w:rsidRPr="00571DDB">
          <w:rPr>
            <w:rStyle w:val="Lienhypertexte"/>
            <w:noProof/>
          </w:rPr>
          <w:t>Résilience des données</w:t>
        </w:r>
        <w:r>
          <w:rPr>
            <w:noProof/>
            <w:webHidden/>
          </w:rPr>
          <w:tab/>
        </w:r>
        <w:r>
          <w:rPr>
            <w:noProof/>
            <w:webHidden/>
          </w:rPr>
          <w:fldChar w:fldCharType="begin"/>
        </w:r>
        <w:r>
          <w:rPr>
            <w:noProof/>
            <w:webHidden/>
          </w:rPr>
          <w:instrText xml:space="preserve"> PAGEREF _Toc92431572 \h </w:instrText>
        </w:r>
        <w:r>
          <w:rPr>
            <w:noProof/>
            <w:webHidden/>
          </w:rPr>
        </w:r>
        <w:r>
          <w:rPr>
            <w:noProof/>
            <w:webHidden/>
          </w:rPr>
          <w:fldChar w:fldCharType="separate"/>
        </w:r>
        <w:r>
          <w:rPr>
            <w:noProof/>
            <w:webHidden/>
          </w:rPr>
          <w:t>19</w:t>
        </w:r>
        <w:r>
          <w:rPr>
            <w:noProof/>
            <w:webHidden/>
          </w:rPr>
          <w:fldChar w:fldCharType="end"/>
        </w:r>
      </w:hyperlink>
    </w:p>
    <w:p w14:paraId="3C63BB1A" w14:textId="28484056" w:rsidR="00B84A50" w:rsidRDefault="00B84A50">
      <w:pPr>
        <w:pStyle w:val="TM2"/>
        <w:tabs>
          <w:tab w:val="right" w:leader="dot" w:pos="9350"/>
        </w:tabs>
        <w:rPr>
          <w:rFonts w:eastAsiaTheme="minorEastAsia" w:cstheme="minorBidi"/>
          <w:smallCaps w:val="0"/>
          <w:noProof/>
          <w:sz w:val="22"/>
          <w:szCs w:val="22"/>
        </w:rPr>
      </w:pPr>
      <w:hyperlink w:anchor="_Toc92431573" w:history="1">
        <w:r w:rsidRPr="00571DDB">
          <w:rPr>
            <w:rStyle w:val="Lienhypertexte"/>
            <w:noProof/>
          </w:rPr>
          <w:t>Architecture applicative (application layer)</w:t>
        </w:r>
        <w:r>
          <w:rPr>
            <w:noProof/>
            <w:webHidden/>
          </w:rPr>
          <w:tab/>
        </w:r>
        <w:r>
          <w:rPr>
            <w:noProof/>
            <w:webHidden/>
          </w:rPr>
          <w:fldChar w:fldCharType="begin"/>
        </w:r>
        <w:r>
          <w:rPr>
            <w:noProof/>
            <w:webHidden/>
          </w:rPr>
          <w:instrText xml:space="preserve"> PAGEREF _Toc92431573 \h </w:instrText>
        </w:r>
        <w:r>
          <w:rPr>
            <w:noProof/>
            <w:webHidden/>
          </w:rPr>
        </w:r>
        <w:r>
          <w:rPr>
            <w:noProof/>
            <w:webHidden/>
          </w:rPr>
          <w:fldChar w:fldCharType="separate"/>
        </w:r>
        <w:r>
          <w:rPr>
            <w:noProof/>
            <w:webHidden/>
          </w:rPr>
          <w:t>20</w:t>
        </w:r>
        <w:r>
          <w:rPr>
            <w:noProof/>
            <w:webHidden/>
          </w:rPr>
          <w:fldChar w:fldCharType="end"/>
        </w:r>
      </w:hyperlink>
    </w:p>
    <w:p w14:paraId="590DA418" w14:textId="2DFBE66E" w:rsidR="00B84A50" w:rsidRDefault="00B84A50">
      <w:pPr>
        <w:pStyle w:val="TM3"/>
        <w:tabs>
          <w:tab w:val="right" w:leader="dot" w:pos="9350"/>
        </w:tabs>
        <w:rPr>
          <w:rFonts w:eastAsiaTheme="minorEastAsia" w:cstheme="minorBidi"/>
          <w:i w:val="0"/>
          <w:iCs w:val="0"/>
          <w:noProof/>
          <w:sz w:val="22"/>
          <w:szCs w:val="22"/>
        </w:rPr>
      </w:pPr>
      <w:hyperlink w:anchor="_Toc92431574" w:history="1">
        <w:r w:rsidRPr="00571DDB">
          <w:rPr>
            <w:rStyle w:val="Lienhypertexte"/>
            <w:noProof/>
          </w:rPr>
          <w:t>Cartographie des applicatifs de l’entreprise</w:t>
        </w:r>
        <w:r>
          <w:rPr>
            <w:noProof/>
            <w:webHidden/>
          </w:rPr>
          <w:tab/>
        </w:r>
        <w:r>
          <w:rPr>
            <w:noProof/>
            <w:webHidden/>
          </w:rPr>
          <w:fldChar w:fldCharType="begin"/>
        </w:r>
        <w:r>
          <w:rPr>
            <w:noProof/>
            <w:webHidden/>
          </w:rPr>
          <w:instrText xml:space="preserve"> PAGEREF _Toc92431574 \h </w:instrText>
        </w:r>
        <w:r>
          <w:rPr>
            <w:noProof/>
            <w:webHidden/>
          </w:rPr>
        </w:r>
        <w:r>
          <w:rPr>
            <w:noProof/>
            <w:webHidden/>
          </w:rPr>
          <w:fldChar w:fldCharType="separate"/>
        </w:r>
        <w:r>
          <w:rPr>
            <w:noProof/>
            <w:webHidden/>
          </w:rPr>
          <w:t>20</w:t>
        </w:r>
        <w:r>
          <w:rPr>
            <w:noProof/>
            <w:webHidden/>
          </w:rPr>
          <w:fldChar w:fldCharType="end"/>
        </w:r>
      </w:hyperlink>
    </w:p>
    <w:p w14:paraId="7B5D09C7" w14:textId="0FCF5131" w:rsidR="00B84A50" w:rsidRDefault="00B84A50">
      <w:pPr>
        <w:pStyle w:val="TM3"/>
        <w:tabs>
          <w:tab w:val="right" w:leader="dot" w:pos="9350"/>
        </w:tabs>
        <w:rPr>
          <w:rFonts w:eastAsiaTheme="minorEastAsia" w:cstheme="minorBidi"/>
          <w:i w:val="0"/>
          <w:iCs w:val="0"/>
          <w:noProof/>
          <w:sz w:val="22"/>
          <w:szCs w:val="22"/>
        </w:rPr>
      </w:pPr>
      <w:hyperlink w:anchor="_Toc92431575" w:history="1">
        <w:r w:rsidRPr="00571DDB">
          <w:rPr>
            <w:rStyle w:val="Lienhypertexte"/>
            <w:noProof/>
          </w:rPr>
          <w:t>Évaluation des applicatifs</w:t>
        </w:r>
        <w:r>
          <w:rPr>
            <w:noProof/>
            <w:webHidden/>
          </w:rPr>
          <w:tab/>
        </w:r>
        <w:r>
          <w:rPr>
            <w:noProof/>
            <w:webHidden/>
          </w:rPr>
          <w:fldChar w:fldCharType="begin"/>
        </w:r>
        <w:r>
          <w:rPr>
            <w:noProof/>
            <w:webHidden/>
          </w:rPr>
          <w:instrText xml:space="preserve"> PAGEREF _Toc92431575 \h </w:instrText>
        </w:r>
        <w:r>
          <w:rPr>
            <w:noProof/>
            <w:webHidden/>
          </w:rPr>
        </w:r>
        <w:r>
          <w:rPr>
            <w:noProof/>
            <w:webHidden/>
          </w:rPr>
          <w:fldChar w:fldCharType="separate"/>
        </w:r>
        <w:r>
          <w:rPr>
            <w:noProof/>
            <w:webHidden/>
          </w:rPr>
          <w:t>21</w:t>
        </w:r>
        <w:r>
          <w:rPr>
            <w:noProof/>
            <w:webHidden/>
          </w:rPr>
          <w:fldChar w:fldCharType="end"/>
        </w:r>
      </w:hyperlink>
    </w:p>
    <w:p w14:paraId="3B4D0810" w14:textId="5CD5B52C" w:rsidR="00B84A50" w:rsidRDefault="00B84A50">
      <w:pPr>
        <w:pStyle w:val="TM2"/>
        <w:tabs>
          <w:tab w:val="right" w:leader="dot" w:pos="9350"/>
        </w:tabs>
        <w:rPr>
          <w:rFonts w:eastAsiaTheme="minorEastAsia" w:cstheme="minorBidi"/>
          <w:smallCaps w:val="0"/>
          <w:noProof/>
          <w:sz w:val="22"/>
          <w:szCs w:val="22"/>
        </w:rPr>
      </w:pPr>
      <w:hyperlink w:anchor="_Toc92431576" w:history="1">
        <w:r w:rsidRPr="00571DDB">
          <w:rPr>
            <w:rStyle w:val="Lienhypertexte"/>
            <w:noProof/>
          </w:rPr>
          <w:t>Architecture technique (technical layer)</w:t>
        </w:r>
        <w:r>
          <w:rPr>
            <w:noProof/>
            <w:webHidden/>
          </w:rPr>
          <w:tab/>
        </w:r>
        <w:r>
          <w:rPr>
            <w:noProof/>
            <w:webHidden/>
          </w:rPr>
          <w:fldChar w:fldCharType="begin"/>
        </w:r>
        <w:r>
          <w:rPr>
            <w:noProof/>
            <w:webHidden/>
          </w:rPr>
          <w:instrText xml:space="preserve"> PAGEREF _Toc92431576 \h </w:instrText>
        </w:r>
        <w:r>
          <w:rPr>
            <w:noProof/>
            <w:webHidden/>
          </w:rPr>
        </w:r>
        <w:r>
          <w:rPr>
            <w:noProof/>
            <w:webHidden/>
          </w:rPr>
          <w:fldChar w:fldCharType="separate"/>
        </w:r>
        <w:r>
          <w:rPr>
            <w:noProof/>
            <w:webHidden/>
          </w:rPr>
          <w:t>22</w:t>
        </w:r>
        <w:r>
          <w:rPr>
            <w:noProof/>
            <w:webHidden/>
          </w:rPr>
          <w:fldChar w:fldCharType="end"/>
        </w:r>
      </w:hyperlink>
    </w:p>
    <w:p w14:paraId="153B0F87" w14:textId="28C04D40" w:rsidR="00B84A50" w:rsidRDefault="00B84A50">
      <w:pPr>
        <w:pStyle w:val="TM3"/>
        <w:tabs>
          <w:tab w:val="right" w:leader="dot" w:pos="9350"/>
        </w:tabs>
        <w:rPr>
          <w:rFonts w:eastAsiaTheme="minorEastAsia" w:cstheme="minorBidi"/>
          <w:i w:val="0"/>
          <w:iCs w:val="0"/>
          <w:noProof/>
          <w:sz w:val="22"/>
          <w:szCs w:val="22"/>
        </w:rPr>
      </w:pPr>
      <w:hyperlink w:anchor="_Toc92431577" w:history="1">
        <w:r w:rsidRPr="00571DDB">
          <w:rPr>
            <w:rStyle w:val="Lienhypertexte"/>
            <w:noProof/>
          </w:rPr>
          <w:t>Cartographie de la plateforme technique</w:t>
        </w:r>
        <w:r>
          <w:rPr>
            <w:noProof/>
            <w:webHidden/>
          </w:rPr>
          <w:tab/>
        </w:r>
        <w:r>
          <w:rPr>
            <w:noProof/>
            <w:webHidden/>
          </w:rPr>
          <w:fldChar w:fldCharType="begin"/>
        </w:r>
        <w:r>
          <w:rPr>
            <w:noProof/>
            <w:webHidden/>
          </w:rPr>
          <w:instrText xml:space="preserve"> PAGEREF _Toc92431577 \h </w:instrText>
        </w:r>
        <w:r>
          <w:rPr>
            <w:noProof/>
            <w:webHidden/>
          </w:rPr>
        </w:r>
        <w:r>
          <w:rPr>
            <w:noProof/>
            <w:webHidden/>
          </w:rPr>
          <w:fldChar w:fldCharType="separate"/>
        </w:r>
        <w:r>
          <w:rPr>
            <w:noProof/>
            <w:webHidden/>
          </w:rPr>
          <w:t>22</w:t>
        </w:r>
        <w:r>
          <w:rPr>
            <w:noProof/>
            <w:webHidden/>
          </w:rPr>
          <w:fldChar w:fldCharType="end"/>
        </w:r>
      </w:hyperlink>
    </w:p>
    <w:p w14:paraId="15CF6CFC" w14:textId="6C0B760C" w:rsidR="00B84A50" w:rsidRDefault="00B84A50">
      <w:pPr>
        <w:pStyle w:val="TM3"/>
        <w:tabs>
          <w:tab w:val="right" w:leader="dot" w:pos="9350"/>
        </w:tabs>
        <w:rPr>
          <w:rFonts w:eastAsiaTheme="minorEastAsia" w:cstheme="minorBidi"/>
          <w:i w:val="0"/>
          <w:iCs w:val="0"/>
          <w:noProof/>
          <w:sz w:val="22"/>
          <w:szCs w:val="22"/>
        </w:rPr>
      </w:pPr>
      <w:hyperlink w:anchor="_Toc92431578" w:history="1">
        <w:r w:rsidRPr="00571DDB">
          <w:rPr>
            <w:rStyle w:val="Lienhypertexte"/>
            <w:noProof/>
          </w:rPr>
          <w:t>Évaluation de la plateforme technique</w:t>
        </w:r>
        <w:r>
          <w:rPr>
            <w:noProof/>
            <w:webHidden/>
          </w:rPr>
          <w:tab/>
        </w:r>
        <w:r>
          <w:rPr>
            <w:noProof/>
            <w:webHidden/>
          </w:rPr>
          <w:fldChar w:fldCharType="begin"/>
        </w:r>
        <w:r>
          <w:rPr>
            <w:noProof/>
            <w:webHidden/>
          </w:rPr>
          <w:instrText xml:space="preserve"> PAGEREF _Toc92431578 \h </w:instrText>
        </w:r>
        <w:r>
          <w:rPr>
            <w:noProof/>
            <w:webHidden/>
          </w:rPr>
        </w:r>
        <w:r>
          <w:rPr>
            <w:noProof/>
            <w:webHidden/>
          </w:rPr>
          <w:fldChar w:fldCharType="separate"/>
        </w:r>
        <w:r>
          <w:rPr>
            <w:noProof/>
            <w:webHidden/>
          </w:rPr>
          <w:t>22</w:t>
        </w:r>
        <w:r>
          <w:rPr>
            <w:noProof/>
            <w:webHidden/>
          </w:rPr>
          <w:fldChar w:fldCharType="end"/>
        </w:r>
      </w:hyperlink>
    </w:p>
    <w:p w14:paraId="5194C933" w14:textId="15067CF2" w:rsidR="00B84A50" w:rsidRDefault="00B84A50">
      <w:pPr>
        <w:pStyle w:val="TM1"/>
        <w:tabs>
          <w:tab w:val="right" w:leader="dot" w:pos="9350"/>
        </w:tabs>
        <w:rPr>
          <w:rFonts w:eastAsiaTheme="minorEastAsia" w:cstheme="minorBidi"/>
          <w:b w:val="0"/>
          <w:bCs w:val="0"/>
          <w:caps w:val="0"/>
          <w:noProof/>
          <w:sz w:val="22"/>
          <w:szCs w:val="22"/>
        </w:rPr>
      </w:pPr>
      <w:hyperlink w:anchor="_Toc92431579" w:history="1">
        <w:r w:rsidRPr="00571DDB">
          <w:rPr>
            <w:rStyle w:val="Lienhypertexte"/>
            <w:noProof/>
          </w:rPr>
          <w:t>APPROCHE ARCHITECTURALE</w:t>
        </w:r>
        <w:r>
          <w:rPr>
            <w:noProof/>
            <w:webHidden/>
          </w:rPr>
          <w:tab/>
        </w:r>
        <w:r>
          <w:rPr>
            <w:noProof/>
            <w:webHidden/>
          </w:rPr>
          <w:fldChar w:fldCharType="begin"/>
        </w:r>
        <w:r>
          <w:rPr>
            <w:noProof/>
            <w:webHidden/>
          </w:rPr>
          <w:instrText xml:space="preserve"> PAGEREF _Toc92431579 \h </w:instrText>
        </w:r>
        <w:r>
          <w:rPr>
            <w:noProof/>
            <w:webHidden/>
          </w:rPr>
        </w:r>
        <w:r>
          <w:rPr>
            <w:noProof/>
            <w:webHidden/>
          </w:rPr>
          <w:fldChar w:fldCharType="separate"/>
        </w:r>
        <w:r>
          <w:rPr>
            <w:noProof/>
            <w:webHidden/>
          </w:rPr>
          <w:t>23</w:t>
        </w:r>
        <w:r>
          <w:rPr>
            <w:noProof/>
            <w:webHidden/>
          </w:rPr>
          <w:fldChar w:fldCharType="end"/>
        </w:r>
      </w:hyperlink>
    </w:p>
    <w:p w14:paraId="53F79892" w14:textId="76776405" w:rsidR="00B84A50" w:rsidRDefault="00B84A50">
      <w:pPr>
        <w:pStyle w:val="TM2"/>
        <w:tabs>
          <w:tab w:val="right" w:leader="dot" w:pos="9350"/>
        </w:tabs>
        <w:rPr>
          <w:rFonts w:eastAsiaTheme="minorEastAsia" w:cstheme="minorBidi"/>
          <w:smallCaps w:val="0"/>
          <w:noProof/>
          <w:sz w:val="22"/>
          <w:szCs w:val="22"/>
        </w:rPr>
      </w:pPr>
      <w:hyperlink w:anchor="_Toc92431580" w:history="1">
        <w:r w:rsidRPr="00571DDB">
          <w:rPr>
            <w:rStyle w:val="Lienhypertexte"/>
            <w:noProof/>
          </w:rPr>
          <w:t>Synthèse de l’évaluation de l’architecture de référence</w:t>
        </w:r>
        <w:r>
          <w:rPr>
            <w:noProof/>
            <w:webHidden/>
          </w:rPr>
          <w:tab/>
        </w:r>
        <w:r>
          <w:rPr>
            <w:noProof/>
            <w:webHidden/>
          </w:rPr>
          <w:fldChar w:fldCharType="begin"/>
        </w:r>
        <w:r>
          <w:rPr>
            <w:noProof/>
            <w:webHidden/>
          </w:rPr>
          <w:instrText xml:space="preserve"> PAGEREF _Toc92431580 \h </w:instrText>
        </w:r>
        <w:r>
          <w:rPr>
            <w:noProof/>
            <w:webHidden/>
          </w:rPr>
        </w:r>
        <w:r>
          <w:rPr>
            <w:noProof/>
            <w:webHidden/>
          </w:rPr>
          <w:fldChar w:fldCharType="separate"/>
        </w:r>
        <w:r>
          <w:rPr>
            <w:noProof/>
            <w:webHidden/>
          </w:rPr>
          <w:t>23</w:t>
        </w:r>
        <w:r>
          <w:rPr>
            <w:noProof/>
            <w:webHidden/>
          </w:rPr>
          <w:fldChar w:fldCharType="end"/>
        </w:r>
      </w:hyperlink>
    </w:p>
    <w:p w14:paraId="5CA4FA38" w14:textId="0A487132" w:rsidR="00B84A50" w:rsidRDefault="00B84A50">
      <w:pPr>
        <w:pStyle w:val="TM3"/>
        <w:tabs>
          <w:tab w:val="right" w:leader="dot" w:pos="9350"/>
        </w:tabs>
        <w:rPr>
          <w:rFonts w:eastAsiaTheme="minorEastAsia" w:cstheme="minorBidi"/>
          <w:i w:val="0"/>
          <w:iCs w:val="0"/>
          <w:noProof/>
          <w:sz w:val="22"/>
          <w:szCs w:val="22"/>
        </w:rPr>
      </w:pPr>
      <w:hyperlink w:anchor="_Toc92431581" w:history="1">
        <w:r w:rsidRPr="00571DDB">
          <w:rPr>
            <w:rStyle w:val="Lienhypertexte"/>
            <w:noProof/>
          </w:rPr>
          <w:t>Points fort de l’architecture de référence</w:t>
        </w:r>
        <w:r>
          <w:rPr>
            <w:noProof/>
            <w:webHidden/>
          </w:rPr>
          <w:tab/>
        </w:r>
        <w:r>
          <w:rPr>
            <w:noProof/>
            <w:webHidden/>
          </w:rPr>
          <w:fldChar w:fldCharType="begin"/>
        </w:r>
        <w:r>
          <w:rPr>
            <w:noProof/>
            <w:webHidden/>
          </w:rPr>
          <w:instrText xml:space="preserve"> PAGEREF _Toc92431581 \h </w:instrText>
        </w:r>
        <w:r>
          <w:rPr>
            <w:noProof/>
            <w:webHidden/>
          </w:rPr>
        </w:r>
        <w:r>
          <w:rPr>
            <w:noProof/>
            <w:webHidden/>
          </w:rPr>
          <w:fldChar w:fldCharType="separate"/>
        </w:r>
        <w:r>
          <w:rPr>
            <w:noProof/>
            <w:webHidden/>
          </w:rPr>
          <w:t>23</w:t>
        </w:r>
        <w:r>
          <w:rPr>
            <w:noProof/>
            <w:webHidden/>
          </w:rPr>
          <w:fldChar w:fldCharType="end"/>
        </w:r>
      </w:hyperlink>
    </w:p>
    <w:p w14:paraId="402026BD" w14:textId="02CF93BA" w:rsidR="00B84A50" w:rsidRDefault="00B84A50">
      <w:pPr>
        <w:pStyle w:val="TM3"/>
        <w:tabs>
          <w:tab w:val="right" w:leader="dot" w:pos="9350"/>
        </w:tabs>
        <w:rPr>
          <w:rFonts w:eastAsiaTheme="minorEastAsia" w:cstheme="minorBidi"/>
          <w:i w:val="0"/>
          <w:iCs w:val="0"/>
          <w:noProof/>
          <w:sz w:val="22"/>
          <w:szCs w:val="22"/>
        </w:rPr>
      </w:pPr>
      <w:hyperlink w:anchor="_Toc92431582" w:history="1">
        <w:r w:rsidRPr="00571DDB">
          <w:rPr>
            <w:rStyle w:val="Lienhypertexte"/>
            <w:noProof/>
          </w:rPr>
          <w:t>Points faibles de l’architecture de référence</w:t>
        </w:r>
        <w:r>
          <w:rPr>
            <w:noProof/>
            <w:webHidden/>
          </w:rPr>
          <w:tab/>
        </w:r>
        <w:r>
          <w:rPr>
            <w:noProof/>
            <w:webHidden/>
          </w:rPr>
          <w:fldChar w:fldCharType="begin"/>
        </w:r>
        <w:r>
          <w:rPr>
            <w:noProof/>
            <w:webHidden/>
          </w:rPr>
          <w:instrText xml:space="preserve"> PAGEREF _Toc92431582 \h </w:instrText>
        </w:r>
        <w:r>
          <w:rPr>
            <w:noProof/>
            <w:webHidden/>
          </w:rPr>
        </w:r>
        <w:r>
          <w:rPr>
            <w:noProof/>
            <w:webHidden/>
          </w:rPr>
          <w:fldChar w:fldCharType="separate"/>
        </w:r>
        <w:r>
          <w:rPr>
            <w:noProof/>
            <w:webHidden/>
          </w:rPr>
          <w:t>23</w:t>
        </w:r>
        <w:r>
          <w:rPr>
            <w:noProof/>
            <w:webHidden/>
          </w:rPr>
          <w:fldChar w:fldCharType="end"/>
        </w:r>
      </w:hyperlink>
    </w:p>
    <w:p w14:paraId="2C7AE5D2" w14:textId="428D4BCC" w:rsidR="00B84A50" w:rsidRDefault="00B84A50">
      <w:pPr>
        <w:pStyle w:val="TM2"/>
        <w:tabs>
          <w:tab w:val="right" w:leader="dot" w:pos="9350"/>
        </w:tabs>
        <w:rPr>
          <w:rFonts w:eastAsiaTheme="minorEastAsia" w:cstheme="minorBidi"/>
          <w:smallCaps w:val="0"/>
          <w:noProof/>
          <w:sz w:val="22"/>
          <w:szCs w:val="22"/>
        </w:rPr>
      </w:pPr>
      <w:hyperlink w:anchor="_Toc92431583" w:history="1">
        <w:r w:rsidRPr="00571DDB">
          <w:rPr>
            <w:rStyle w:val="Lienhypertexte"/>
            <w:noProof/>
          </w:rPr>
          <w:t>Approche architecturale retenue</w:t>
        </w:r>
        <w:r>
          <w:rPr>
            <w:noProof/>
            <w:webHidden/>
          </w:rPr>
          <w:tab/>
        </w:r>
        <w:r>
          <w:rPr>
            <w:noProof/>
            <w:webHidden/>
          </w:rPr>
          <w:fldChar w:fldCharType="begin"/>
        </w:r>
        <w:r>
          <w:rPr>
            <w:noProof/>
            <w:webHidden/>
          </w:rPr>
          <w:instrText xml:space="preserve"> PAGEREF _Toc92431583 \h </w:instrText>
        </w:r>
        <w:r>
          <w:rPr>
            <w:noProof/>
            <w:webHidden/>
          </w:rPr>
        </w:r>
        <w:r>
          <w:rPr>
            <w:noProof/>
            <w:webHidden/>
          </w:rPr>
          <w:fldChar w:fldCharType="separate"/>
        </w:r>
        <w:r>
          <w:rPr>
            <w:noProof/>
            <w:webHidden/>
          </w:rPr>
          <w:t>24</w:t>
        </w:r>
        <w:r>
          <w:rPr>
            <w:noProof/>
            <w:webHidden/>
          </w:rPr>
          <w:fldChar w:fldCharType="end"/>
        </w:r>
      </w:hyperlink>
    </w:p>
    <w:p w14:paraId="01CF75DF" w14:textId="084FC4C5" w:rsidR="00B84A50" w:rsidRDefault="00B84A50">
      <w:pPr>
        <w:pStyle w:val="TM3"/>
        <w:tabs>
          <w:tab w:val="right" w:leader="dot" w:pos="9350"/>
        </w:tabs>
        <w:rPr>
          <w:rFonts w:eastAsiaTheme="minorEastAsia" w:cstheme="minorBidi"/>
          <w:i w:val="0"/>
          <w:iCs w:val="0"/>
          <w:noProof/>
          <w:sz w:val="22"/>
          <w:szCs w:val="22"/>
        </w:rPr>
      </w:pPr>
      <w:hyperlink w:anchor="_Toc92431584" w:history="1">
        <w:r w:rsidRPr="00571DDB">
          <w:rPr>
            <w:rStyle w:val="Lienhypertexte"/>
            <w:noProof/>
          </w:rPr>
          <w:t>Prototype de l’architecture cible</w:t>
        </w:r>
        <w:r>
          <w:rPr>
            <w:noProof/>
            <w:webHidden/>
          </w:rPr>
          <w:tab/>
        </w:r>
        <w:r>
          <w:rPr>
            <w:noProof/>
            <w:webHidden/>
          </w:rPr>
          <w:fldChar w:fldCharType="begin"/>
        </w:r>
        <w:r>
          <w:rPr>
            <w:noProof/>
            <w:webHidden/>
          </w:rPr>
          <w:instrText xml:space="preserve"> PAGEREF _Toc92431584 \h </w:instrText>
        </w:r>
        <w:r>
          <w:rPr>
            <w:noProof/>
            <w:webHidden/>
          </w:rPr>
        </w:r>
        <w:r>
          <w:rPr>
            <w:noProof/>
            <w:webHidden/>
          </w:rPr>
          <w:fldChar w:fldCharType="separate"/>
        </w:r>
        <w:r>
          <w:rPr>
            <w:noProof/>
            <w:webHidden/>
          </w:rPr>
          <w:t>24</w:t>
        </w:r>
        <w:r>
          <w:rPr>
            <w:noProof/>
            <w:webHidden/>
          </w:rPr>
          <w:fldChar w:fldCharType="end"/>
        </w:r>
      </w:hyperlink>
    </w:p>
    <w:p w14:paraId="0EE9918E" w14:textId="703C208A" w:rsidR="00B84A50" w:rsidRDefault="00B84A50">
      <w:pPr>
        <w:pStyle w:val="TM3"/>
        <w:tabs>
          <w:tab w:val="right" w:leader="dot" w:pos="9350"/>
        </w:tabs>
        <w:rPr>
          <w:rFonts w:eastAsiaTheme="minorEastAsia" w:cstheme="minorBidi"/>
          <w:i w:val="0"/>
          <w:iCs w:val="0"/>
          <w:noProof/>
          <w:sz w:val="22"/>
          <w:szCs w:val="22"/>
        </w:rPr>
      </w:pPr>
      <w:hyperlink w:anchor="_Toc92431585" w:history="1">
        <w:r w:rsidRPr="00571DDB">
          <w:rPr>
            <w:rStyle w:val="Lienhypertexte"/>
            <w:noProof/>
          </w:rPr>
          <w:t>Justification de l’approche architecturale</w:t>
        </w:r>
        <w:r>
          <w:rPr>
            <w:noProof/>
            <w:webHidden/>
          </w:rPr>
          <w:tab/>
        </w:r>
        <w:r>
          <w:rPr>
            <w:noProof/>
            <w:webHidden/>
          </w:rPr>
          <w:fldChar w:fldCharType="begin"/>
        </w:r>
        <w:r>
          <w:rPr>
            <w:noProof/>
            <w:webHidden/>
          </w:rPr>
          <w:instrText xml:space="preserve"> PAGEREF _Toc92431585 \h </w:instrText>
        </w:r>
        <w:r>
          <w:rPr>
            <w:noProof/>
            <w:webHidden/>
          </w:rPr>
        </w:r>
        <w:r>
          <w:rPr>
            <w:noProof/>
            <w:webHidden/>
          </w:rPr>
          <w:fldChar w:fldCharType="separate"/>
        </w:r>
        <w:r>
          <w:rPr>
            <w:noProof/>
            <w:webHidden/>
          </w:rPr>
          <w:t>25</w:t>
        </w:r>
        <w:r>
          <w:rPr>
            <w:noProof/>
            <w:webHidden/>
          </w:rPr>
          <w:fldChar w:fldCharType="end"/>
        </w:r>
      </w:hyperlink>
    </w:p>
    <w:p w14:paraId="3181A824" w14:textId="56D6F517" w:rsidR="00B84A50" w:rsidRDefault="00B84A50">
      <w:pPr>
        <w:pStyle w:val="TM4"/>
        <w:tabs>
          <w:tab w:val="right" w:leader="dot" w:pos="9350"/>
        </w:tabs>
        <w:rPr>
          <w:rFonts w:eastAsiaTheme="minorEastAsia" w:cstheme="minorBidi"/>
          <w:noProof/>
          <w:sz w:val="22"/>
          <w:szCs w:val="22"/>
        </w:rPr>
      </w:pPr>
      <w:hyperlink w:anchor="_Toc92431586" w:history="1">
        <w:r w:rsidRPr="00571DDB">
          <w:rPr>
            <w:rStyle w:val="Lienhypertexte"/>
            <w:noProof/>
          </w:rPr>
          <w:t>Choix des technologies (PHP/Symfony – Vue.JS)</w:t>
        </w:r>
        <w:r>
          <w:rPr>
            <w:noProof/>
            <w:webHidden/>
          </w:rPr>
          <w:tab/>
        </w:r>
        <w:r>
          <w:rPr>
            <w:noProof/>
            <w:webHidden/>
          </w:rPr>
          <w:fldChar w:fldCharType="begin"/>
        </w:r>
        <w:r>
          <w:rPr>
            <w:noProof/>
            <w:webHidden/>
          </w:rPr>
          <w:instrText xml:space="preserve"> PAGEREF _Toc92431586 \h </w:instrText>
        </w:r>
        <w:r>
          <w:rPr>
            <w:noProof/>
            <w:webHidden/>
          </w:rPr>
        </w:r>
        <w:r>
          <w:rPr>
            <w:noProof/>
            <w:webHidden/>
          </w:rPr>
          <w:fldChar w:fldCharType="separate"/>
        </w:r>
        <w:r>
          <w:rPr>
            <w:noProof/>
            <w:webHidden/>
          </w:rPr>
          <w:t>25</w:t>
        </w:r>
        <w:r>
          <w:rPr>
            <w:noProof/>
            <w:webHidden/>
          </w:rPr>
          <w:fldChar w:fldCharType="end"/>
        </w:r>
      </w:hyperlink>
    </w:p>
    <w:p w14:paraId="561C365B" w14:textId="4784E86C" w:rsidR="00B84A50" w:rsidRDefault="00B84A50">
      <w:pPr>
        <w:pStyle w:val="TM4"/>
        <w:tabs>
          <w:tab w:val="right" w:leader="dot" w:pos="9350"/>
        </w:tabs>
        <w:rPr>
          <w:rFonts w:eastAsiaTheme="minorEastAsia" w:cstheme="minorBidi"/>
          <w:noProof/>
          <w:sz w:val="22"/>
          <w:szCs w:val="22"/>
        </w:rPr>
      </w:pPr>
      <w:hyperlink w:anchor="_Toc92431587" w:history="1">
        <w:r w:rsidRPr="00571DDB">
          <w:rPr>
            <w:rStyle w:val="Lienhypertexte"/>
            <w:noProof/>
          </w:rPr>
          <w:t>Logiciels accessibles sous forme de Web-App (SaaS)</w:t>
        </w:r>
        <w:r>
          <w:rPr>
            <w:noProof/>
            <w:webHidden/>
          </w:rPr>
          <w:tab/>
        </w:r>
        <w:r>
          <w:rPr>
            <w:noProof/>
            <w:webHidden/>
          </w:rPr>
          <w:fldChar w:fldCharType="begin"/>
        </w:r>
        <w:r>
          <w:rPr>
            <w:noProof/>
            <w:webHidden/>
          </w:rPr>
          <w:instrText xml:space="preserve"> PAGEREF _Toc92431587 \h </w:instrText>
        </w:r>
        <w:r>
          <w:rPr>
            <w:noProof/>
            <w:webHidden/>
          </w:rPr>
        </w:r>
        <w:r>
          <w:rPr>
            <w:noProof/>
            <w:webHidden/>
          </w:rPr>
          <w:fldChar w:fldCharType="separate"/>
        </w:r>
        <w:r>
          <w:rPr>
            <w:noProof/>
            <w:webHidden/>
          </w:rPr>
          <w:t>25</w:t>
        </w:r>
        <w:r>
          <w:rPr>
            <w:noProof/>
            <w:webHidden/>
          </w:rPr>
          <w:fldChar w:fldCharType="end"/>
        </w:r>
      </w:hyperlink>
    </w:p>
    <w:p w14:paraId="135E33A1" w14:textId="050E5512" w:rsidR="00B84A50" w:rsidRDefault="00B84A50">
      <w:pPr>
        <w:pStyle w:val="TM4"/>
        <w:tabs>
          <w:tab w:val="right" w:leader="dot" w:pos="9350"/>
        </w:tabs>
        <w:rPr>
          <w:rFonts w:eastAsiaTheme="minorEastAsia" w:cstheme="minorBidi"/>
          <w:noProof/>
          <w:sz w:val="22"/>
          <w:szCs w:val="22"/>
        </w:rPr>
      </w:pPr>
      <w:hyperlink w:anchor="_Toc92431588" w:history="1">
        <w:r w:rsidRPr="00571DDB">
          <w:rPr>
            <w:rStyle w:val="Lienhypertexte"/>
            <w:noProof/>
          </w:rPr>
          <w:t>Sécurité des flux avec OAuth / OIDC</w:t>
        </w:r>
        <w:r>
          <w:rPr>
            <w:noProof/>
            <w:webHidden/>
          </w:rPr>
          <w:tab/>
        </w:r>
        <w:r>
          <w:rPr>
            <w:noProof/>
            <w:webHidden/>
          </w:rPr>
          <w:fldChar w:fldCharType="begin"/>
        </w:r>
        <w:r>
          <w:rPr>
            <w:noProof/>
            <w:webHidden/>
          </w:rPr>
          <w:instrText xml:space="preserve"> PAGEREF _Toc92431588 \h </w:instrText>
        </w:r>
        <w:r>
          <w:rPr>
            <w:noProof/>
            <w:webHidden/>
          </w:rPr>
        </w:r>
        <w:r>
          <w:rPr>
            <w:noProof/>
            <w:webHidden/>
          </w:rPr>
          <w:fldChar w:fldCharType="separate"/>
        </w:r>
        <w:r>
          <w:rPr>
            <w:noProof/>
            <w:webHidden/>
          </w:rPr>
          <w:t>25</w:t>
        </w:r>
        <w:r>
          <w:rPr>
            <w:noProof/>
            <w:webHidden/>
          </w:rPr>
          <w:fldChar w:fldCharType="end"/>
        </w:r>
      </w:hyperlink>
    </w:p>
    <w:p w14:paraId="1FEF508D" w14:textId="30165E70" w:rsidR="00B84A50" w:rsidRDefault="00B84A50">
      <w:pPr>
        <w:pStyle w:val="TM4"/>
        <w:tabs>
          <w:tab w:val="right" w:leader="dot" w:pos="9350"/>
        </w:tabs>
        <w:rPr>
          <w:rFonts w:eastAsiaTheme="minorEastAsia" w:cstheme="minorBidi"/>
          <w:noProof/>
          <w:sz w:val="22"/>
          <w:szCs w:val="22"/>
        </w:rPr>
      </w:pPr>
      <w:hyperlink w:anchor="_Toc92431589" w:history="1">
        <w:r w:rsidRPr="00571DDB">
          <w:rPr>
            <w:rStyle w:val="Lienhypertexte"/>
            <w:noProof/>
          </w:rPr>
          <w:t>Fédération des API autours d’une API Gateway</w:t>
        </w:r>
        <w:r>
          <w:rPr>
            <w:noProof/>
            <w:webHidden/>
          </w:rPr>
          <w:tab/>
        </w:r>
        <w:r>
          <w:rPr>
            <w:noProof/>
            <w:webHidden/>
          </w:rPr>
          <w:fldChar w:fldCharType="begin"/>
        </w:r>
        <w:r>
          <w:rPr>
            <w:noProof/>
            <w:webHidden/>
          </w:rPr>
          <w:instrText xml:space="preserve"> PAGEREF _Toc92431589 \h </w:instrText>
        </w:r>
        <w:r>
          <w:rPr>
            <w:noProof/>
            <w:webHidden/>
          </w:rPr>
        </w:r>
        <w:r>
          <w:rPr>
            <w:noProof/>
            <w:webHidden/>
          </w:rPr>
          <w:fldChar w:fldCharType="separate"/>
        </w:r>
        <w:r>
          <w:rPr>
            <w:noProof/>
            <w:webHidden/>
          </w:rPr>
          <w:t>26</w:t>
        </w:r>
        <w:r>
          <w:rPr>
            <w:noProof/>
            <w:webHidden/>
          </w:rPr>
          <w:fldChar w:fldCharType="end"/>
        </w:r>
      </w:hyperlink>
    </w:p>
    <w:p w14:paraId="3AF1F961" w14:textId="2E959B49" w:rsidR="00B84A50" w:rsidRDefault="00B84A50">
      <w:pPr>
        <w:pStyle w:val="TM2"/>
        <w:tabs>
          <w:tab w:val="right" w:leader="dot" w:pos="9350"/>
        </w:tabs>
        <w:rPr>
          <w:rFonts w:eastAsiaTheme="minorEastAsia" w:cstheme="minorBidi"/>
          <w:smallCaps w:val="0"/>
          <w:noProof/>
          <w:sz w:val="22"/>
          <w:szCs w:val="22"/>
        </w:rPr>
      </w:pPr>
      <w:hyperlink w:anchor="_Toc92431590" w:history="1">
        <w:r w:rsidRPr="00571DDB">
          <w:rPr>
            <w:rStyle w:val="Lienhypertexte"/>
            <w:noProof/>
          </w:rPr>
          <w:t>Outil de ticketing externe</w:t>
        </w:r>
        <w:r>
          <w:rPr>
            <w:noProof/>
            <w:webHidden/>
          </w:rPr>
          <w:tab/>
        </w:r>
        <w:r>
          <w:rPr>
            <w:noProof/>
            <w:webHidden/>
          </w:rPr>
          <w:fldChar w:fldCharType="begin"/>
        </w:r>
        <w:r>
          <w:rPr>
            <w:noProof/>
            <w:webHidden/>
          </w:rPr>
          <w:instrText xml:space="preserve"> PAGEREF _Toc92431590 \h </w:instrText>
        </w:r>
        <w:r>
          <w:rPr>
            <w:noProof/>
            <w:webHidden/>
          </w:rPr>
        </w:r>
        <w:r>
          <w:rPr>
            <w:noProof/>
            <w:webHidden/>
          </w:rPr>
          <w:fldChar w:fldCharType="separate"/>
        </w:r>
        <w:r>
          <w:rPr>
            <w:noProof/>
            <w:webHidden/>
          </w:rPr>
          <w:t>26</w:t>
        </w:r>
        <w:r>
          <w:rPr>
            <w:noProof/>
            <w:webHidden/>
          </w:rPr>
          <w:fldChar w:fldCharType="end"/>
        </w:r>
      </w:hyperlink>
    </w:p>
    <w:p w14:paraId="6FF8D501" w14:textId="352997A6" w:rsidR="00B84A50" w:rsidRDefault="00B84A50">
      <w:pPr>
        <w:pStyle w:val="TM2"/>
        <w:tabs>
          <w:tab w:val="right" w:leader="dot" w:pos="9350"/>
        </w:tabs>
        <w:rPr>
          <w:rFonts w:eastAsiaTheme="minorEastAsia" w:cstheme="minorBidi"/>
          <w:smallCaps w:val="0"/>
          <w:noProof/>
          <w:sz w:val="22"/>
          <w:szCs w:val="22"/>
        </w:rPr>
      </w:pPr>
      <w:hyperlink w:anchor="_Toc92431591" w:history="1">
        <w:r w:rsidRPr="00571DDB">
          <w:rPr>
            <w:rStyle w:val="Lienhypertexte"/>
            <w:noProof/>
          </w:rPr>
          <w:t>Exigences de l’architecture cible</w:t>
        </w:r>
        <w:r>
          <w:rPr>
            <w:noProof/>
            <w:webHidden/>
          </w:rPr>
          <w:tab/>
        </w:r>
        <w:r>
          <w:rPr>
            <w:noProof/>
            <w:webHidden/>
          </w:rPr>
          <w:fldChar w:fldCharType="begin"/>
        </w:r>
        <w:r>
          <w:rPr>
            <w:noProof/>
            <w:webHidden/>
          </w:rPr>
          <w:instrText xml:space="preserve"> PAGEREF _Toc92431591 \h </w:instrText>
        </w:r>
        <w:r>
          <w:rPr>
            <w:noProof/>
            <w:webHidden/>
          </w:rPr>
        </w:r>
        <w:r>
          <w:rPr>
            <w:noProof/>
            <w:webHidden/>
          </w:rPr>
          <w:fldChar w:fldCharType="separate"/>
        </w:r>
        <w:r>
          <w:rPr>
            <w:noProof/>
            <w:webHidden/>
          </w:rPr>
          <w:t>27</w:t>
        </w:r>
        <w:r>
          <w:rPr>
            <w:noProof/>
            <w:webHidden/>
          </w:rPr>
          <w:fldChar w:fldCharType="end"/>
        </w:r>
      </w:hyperlink>
    </w:p>
    <w:p w14:paraId="38106E3E" w14:textId="71829B2B" w:rsidR="00B84A50" w:rsidRDefault="00B84A50">
      <w:pPr>
        <w:pStyle w:val="TM1"/>
        <w:tabs>
          <w:tab w:val="right" w:leader="dot" w:pos="9350"/>
        </w:tabs>
        <w:rPr>
          <w:rFonts w:eastAsiaTheme="minorEastAsia" w:cstheme="minorBidi"/>
          <w:b w:val="0"/>
          <w:bCs w:val="0"/>
          <w:caps w:val="0"/>
          <w:noProof/>
          <w:sz w:val="22"/>
          <w:szCs w:val="22"/>
        </w:rPr>
      </w:pPr>
      <w:hyperlink w:anchor="_Toc92431592" w:history="1">
        <w:r w:rsidRPr="00571DDB">
          <w:rPr>
            <w:rStyle w:val="Lienhypertexte"/>
            <w:noProof/>
          </w:rPr>
          <w:t>ARCHITECTURE CIBLE</w:t>
        </w:r>
        <w:r>
          <w:rPr>
            <w:noProof/>
            <w:webHidden/>
          </w:rPr>
          <w:tab/>
        </w:r>
        <w:r>
          <w:rPr>
            <w:noProof/>
            <w:webHidden/>
          </w:rPr>
          <w:fldChar w:fldCharType="begin"/>
        </w:r>
        <w:r>
          <w:rPr>
            <w:noProof/>
            <w:webHidden/>
          </w:rPr>
          <w:instrText xml:space="preserve"> PAGEREF _Toc92431592 \h </w:instrText>
        </w:r>
        <w:r>
          <w:rPr>
            <w:noProof/>
            <w:webHidden/>
          </w:rPr>
        </w:r>
        <w:r>
          <w:rPr>
            <w:noProof/>
            <w:webHidden/>
          </w:rPr>
          <w:fldChar w:fldCharType="separate"/>
        </w:r>
        <w:r>
          <w:rPr>
            <w:noProof/>
            <w:webHidden/>
          </w:rPr>
          <w:t>29</w:t>
        </w:r>
        <w:r>
          <w:rPr>
            <w:noProof/>
            <w:webHidden/>
          </w:rPr>
          <w:fldChar w:fldCharType="end"/>
        </w:r>
      </w:hyperlink>
    </w:p>
    <w:p w14:paraId="69620322" w14:textId="12F46EDC" w:rsidR="00B84A50" w:rsidRDefault="00B84A50">
      <w:pPr>
        <w:pStyle w:val="TM2"/>
        <w:tabs>
          <w:tab w:val="right" w:leader="dot" w:pos="9350"/>
        </w:tabs>
        <w:rPr>
          <w:rFonts w:eastAsiaTheme="minorEastAsia" w:cstheme="minorBidi"/>
          <w:smallCaps w:val="0"/>
          <w:noProof/>
          <w:sz w:val="22"/>
          <w:szCs w:val="22"/>
        </w:rPr>
      </w:pPr>
      <w:hyperlink w:anchor="_Toc92431593" w:history="1">
        <w:r w:rsidRPr="00571DDB">
          <w:rPr>
            <w:rStyle w:val="Lienhypertexte"/>
            <w:noProof/>
          </w:rPr>
          <w:t>Architecture métier (business layer)</w:t>
        </w:r>
        <w:r>
          <w:rPr>
            <w:noProof/>
            <w:webHidden/>
          </w:rPr>
          <w:tab/>
        </w:r>
        <w:r>
          <w:rPr>
            <w:noProof/>
            <w:webHidden/>
          </w:rPr>
          <w:fldChar w:fldCharType="begin"/>
        </w:r>
        <w:r>
          <w:rPr>
            <w:noProof/>
            <w:webHidden/>
          </w:rPr>
          <w:instrText xml:space="preserve"> PAGEREF _Toc92431593 \h </w:instrText>
        </w:r>
        <w:r>
          <w:rPr>
            <w:noProof/>
            <w:webHidden/>
          </w:rPr>
        </w:r>
        <w:r>
          <w:rPr>
            <w:noProof/>
            <w:webHidden/>
          </w:rPr>
          <w:fldChar w:fldCharType="separate"/>
        </w:r>
        <w:r>
          <w:rPr>
            <w:noProof/>
            <w:webHidden/>
          </w:rPr>
          <w:t>29</w:t>
        </w:r>
        <w:r>
          <w:rPr>
            <w:noProof/>
            <w:webHidden/>
          </w:rPr>
          <w:fldChar w:fldCharType="end"/>
        </w:r>
      </w:hyperlink>
    </w:p>
    <w:p w14:paraId="701F1B8C" w14:textId="0F834659" w:rsidR="00B84A50" w:rsidRDefault="00B84A50">
      <w:pPr>
        <w:pStyle w:val="TM3"/>
        <w:tabs>
          <w:tab w:val="right" w:leader="dot" w:pos="9350"/>
        </w:tabs>
        <w:rPr>
          <w:rFonts w:eastAsiaTheme="minorEastAsia" w:cstheme="minorBidi"/>
          <w:i w:val="0"/>
          <w:iCs w:val="0"/>
          <w:noProof/>
          <w:sz w:val="22"/>
          <w:szCs w:val="22"/>
        </w:rPr>
      </w:pPr>
      <w:hyperlink w:anchor="_Toc92431594" w:history="1">
        <w:r w:rsidRPr="00571DDB">
          <w:rPr>
            <w:rStyle w:val="Lienhypertexte"/>
            <w:noProof/>
          </w:rPr>
          <w:t>Département service client</w:t>
        </w:r>
        <w:r>
          <w:rPr>
            <w:noProof/>
            <w:webHidden/>
          </w:rPr>
          <w:tab/>
        </w:r>
        <w:r>
          <w:rPr>
            <w:noProof/>
            <w:webHidden/>
          </w:rPr>
          <w:fldChar w:fldCharType="begin"/>
        </w:r>
        <w:r>
          <w:rPr>
            <w:noProof/>
            <w:webHidden/>
          </w:rPr>
          <w:instrText xml:space="preserve"> PAGEREF _Toc92431594 \h </w:instrText>
        </w:r>
        <w:r>
          <w:rPr>
            <w:noProof/>
            <w:webHidden/>
          </w:rPr>
        </w:r>
        <w:r>
          <w:rPr>
            <w:noProof/>
            <w:webHidden/>
          </w:rPr>
          <w:fldChar w:fldCharType="separate"/>
        </w:r>
        <w:r>
          <w:rPr>
            <w:noProof/>
            <w:webHidden/>
          </w:rPr>
          <w:t>29</w:t>
        </w:r>
        <w:r>
          <w:rPr>
            <w:noProof/>
            <w:webHidden/>
          </w:rPr>
          <w:fldChar w:fldCharType="end"/>
        </w:r>
      </w:hyperlink>
    </w:p>
    <w:p w14:paraId="7470AEC9" w14:textId="2126DCDC" w:rsidR="00B84A50" w:rsidRDefault="00B84A50">
      <w:pPr>
        <w:pStyle w:val="TM4"/>
        <w:tabs>
          <w:tab w:val="right" w:leader="dot" w:pos="9350"/>
        </w:tabs>
        <w:rPr>
          <w:rFonts w:eastAsiaTheme="minorEastAsia" w:cstheme="minorBidi"/>
          <w:noProof/>
          <w:sz w:val="22"/>
          <w:szCs w:val="22"/>
        </w:rPr>
      </w:pPr>
      <w:hyperlink w:anchor="_Toc92431595" w:history="1">
        <w:r w:rsidRPr="00571DDB">
          <w:rPr>
            <w:rStyle w:val="Lienhypertexte"/>
            <w:noProof/>
          </w:rPr>
          <w:t>Processus :  Répondre à un client</w:t>
        </w:r>
        <w:r>
          <w:rPr>
            <w:noProof/>
            <w:webHidden/>
          </w:rPr>
          <w:tab/>
        </w:r>
        <w:r>
          <w:rPr>
            <w:noProof/>
            <w:webHidden/>
          </w:rPr>
          <w:fldChar w:fldCharType="begin"/>
        </w:r>
        <w:r>
          <w:rPr>
            <w:noProof/>
            <w:webHidden/>
          </w:rPr>
          <w:instrText xml:space="preserve"> PAGEREF _Toc92431595 \h </w:instrText>
        </w:r>
        <w:r>
          <w:rPr>
            <w:noProof/>
            <w:webHidden/>
          </w:rPr>
        </w:r>
        <w:r>
          <w:rPr>
            <w:noProof/>
            <w:webHidden/>
          </w:rPr>
          <w:fldChar w:fldCharType="separate"/>
        </w:r>
        <w:r>
          <w:rPr>
            <w:noProof/>
            <w:webHidden/>
          </w:rPr>
          <w:t>29</w:t>
        </w:r>
        <w:r>
          <w:rPr>
            <w:noProof/>
            <w:webHidden/>
          </w:rPr>
          <w:fldChar w:fldCharType="end"/>
        </w:r>
      </w:hyperlink>
    </w:p>
    <w:p w14:paraId="21EE48A3" w14:textId="745C1105" w:rsidR="00B84A50" w:rsidRDefault="00B84A50">
      <w:pPr>
        <w:pStyle w:val="TM3"/>
        <w:tabs>
          <w:tab w:val="right" w:leader="dot" w:pos="9350"/>
        </w:tabs>
        <w:rPr>
          <w:rFonts w:eastAsiaTheme="minorEastAsia" w:cstheme="minorBidi"/>
          <w:i w:val="0"/>
          <w:iCs w:val="0"/>
          <w:noProof/>
          <w:sz w:val="22"/>
          <w:szCs w:val="22"/>
        </w:rPr>
      </w:pPr>
      <w:hyperlink w:anchor="_Toc92431596" w:history="1">
        <w:r w:rsidRPr="00571DDB">
          <w:rPr>
            <w:rStyle w:val="Lienhypertexte"/>
            <w:noProof/>
          </w:rPr>
          <w:t>Service Informatique</w:t>
        </w:r>
        <w:r>
          <w:rPr>
            <w:noProof/>
            <w:webHidden/>
          </w:rPr>
          <w:tab/>
        </w:r>
        <w:r>
          <w:rPr>
            <w:noProof/>
            <w:webHidden/>
          </w:rPr>
          <w:fldChar w:fldCharType="begin"/>
        </w:r>
        <w:r>
          <w:rPr>
            <w:noProof/>
            <w:webHidden/>
          </w:rPr>
          <w:instrText xml:space="preserve"> PAGEREF _Toc92431596 \h </w:instrText>
        </w:r>
        <w:r>
          <w:rPr>
            <w:noProof/>
            <w:webHidden/>
          </w:rPr>
        </w:r>
        <w:r>
          <w:rPr>
            <w:noProof/>
            <w:webHidden/>
          </w:rPr>
          <w:fldChar w:fldCharType="separate"/>
        </w:r>
        <w:r>
          <w:rPr>
            <w:noProof/>
            <w:webHidden/>
          </w:rPr>
          <w:t>30</w:t>
        </w:r>
        <w:r>
          <w:rPr>
            <w:noProof/>
            <w:webHidden/>
          </w:rPr>
          <w:fldChar w:fldCharType="end"/>
        </w:r>
      </w:hyperlink>
    </w:p>
    <w:p w14:paraId="4D65532E" w14:textId="32117271" w:rsidR="00B84A50" w:rsidRDefault="00B84A50">
      <w:pPr>
        <w:pStyle w:val="TM4"/>
        <w:tabs>
          <w:tab w:val="right" w:leader="dot" w:pos="9350"/>
        </w:tabs>
        <w:rPr>
          <w:rFonts w:eastAsiaTheme="minorEastAsia" w:cstheme="minorBidi"/>
          <w:noProof/>
          <w:sz w:val="22"/>
          <w:szCs w:val="22"/>
        </w:rPr>
      </w:pPr>
      <w:hyperlink w:anchor="_Toc92431597" w:history="1">
        <w:r w:rsidRPr="00571DDB">
          <w:rPr>
            <w:rStyle w:val="Lienhypertexte"/>
            <w:noProof/>
          </w:rPr>
          <w:t>Processus : Contrôler trimestriellement la sauvegarde des données et tester la restauration</w:t>
        </w:r>
        <w:r>
          <w:rPr>
            <w:noProof/>
            <w:webHidden/>
          </w:rPr>
          <w:tab/>
        </w:r>
        <w:r>
          <w:rPr>
            <w:noProof/>
            <w:webHidden/>
          </w:rPr>
          <w:fldChar w:fldCharType="begin"/>
        </w:r>
        <w:r>
          <w:rPr>
            <w:noProof/>
            <w:webHidden/>
          </w:rPr>
          <w:instrText xml:space="preserve"> PAGEREF _Toc92431597 \h </w:instrText>
        </w:r>
        <w:r>
          <w:rPr>
            <w:noProof/>
            <w:webHidden/>
          </w:rPr>
        </w:r>
        <w:r>
          <w:rPr>
            <w:noProof/>
            <w:webHidden/>
          </w:rPr>
          <w:fldChar w:fldCharType="separate"/>
        </w:r>
        <w:r>
          <w:rPr>
            <w:noProof/>
            <w:webHidden/>
          </w:rPr>
          <w:t>30</w:t>
        </w:r>
        <w:r>
          <w:rPr>
            <w:noProof/>
            <w:webHidden/>
          </w:rPr>
          <w:fldChar w:fldCharType="end"/>
        </w:r>
      </w:hyperlink>
    </w:p>
    <w:p w14:paraId="4334EDDE" w14:textId="50C20707" w:rsidR="00B84A50" w:rsidRDefault="00B84A50">
      <w:pPr>
        <w:pStyle w:val="TM2"/>
        <w:tabs>
          <w:tab w:val="right" w:leader="dot" w:pos="9350"/>
        </w:tabs>
        <w:rPr>
          <w:rFonts w:eastAsiaTheme="minorEastAsia" w:cstheme="minorBidi"/>
          <w:smallCaps w:val="0"/>
          <w:noProof/>
          <w:sz w:val="22"/>
          <w:szCs w:val="22"/>
        </w:rPr>
      </w:pPr>
      <w:hyperlink w:anchor="_Toc92431598" w:history="1">
        <w:r w:rsidRPr="00571DDB">
          <w:rPr>
            <w:rStyle w:val="Lienhypertexte"/>
            <w:noProof/>
          </w:rPr>
          <w:t>Architecture des données (data layer)</w:t>
        </w:r>
        <w:r>
          <w:rPr>
            <w:noProof/>
            <w:webHidden/>
          </w:rPr>
          <w:tab/>
        </w:r>
        <w:r>
          <w:rPr>
            <w:noProof/>
            <w:webHidden/>
          </w:rPr>
          <w:fldChar w:fldCharType="begin"/>
        </w:r>
        <w:r>
          <w:rPr>
            <w:noProof/>
            <w:webHidden/>
          </w:rPr>
          <w:instrText xml:space="preserve"> PAGEREF _Toc92431598 \h </w:instrText>
        </w:r>
        <w:r>
          <w:rPr>
            <w:noProof/>
            <w:webHidden/>
          </w:rPr>
        </w:r>
        <w:r>
          <w:rPr>
            <w:noProof/>
            <w:webHidden/>
          </w:rPr>
          <w:fldChar w:fldCharType="separate"/>
        </w:r>
        <w:r>
          <w:rPr>
            <w:noProof/>
            <w:webHidden/>
          </w:rPr>
          <w:t>31</w:t>
        </w:r>
        <w:r>
          <w:rPr>
            <w:noProof/>
            <w:webHidden/>
          </w:rPr>
          <w:fldChar w:fldCharType="end"/>
        </w:r>
      </w:hyperlink>
    </w:p>
    <w:p w14:paraId="6096358A" w14:textId="158444FD" w:rsidR="00B84A50" w:rsidRDefault="00B84A50">
      <w:pPr>
        <w:pStyle w:val="TM3"/>
        <w:tabs>
          <w:tab w:val="right" w:leader="dot" w:pos="9350"/>
        </w:tabs>
        <w:rPr>
          <w:rFonts w:eastAsiaTheme="minorEastAsia" w:cstheme="minorBidi"/>
          <w:i w:val="0"/>
          <w:iCs w:val="0"/>
          <w:noProof/>
          <w:sz w:val="22"/>
          <w:szCs w:val="22"/>
        </w:rPr>
      </w:pPr>
      <w:hyperlink w:anchor="_Toc92431599" w:history="1">
        <w:r w:rsidRPr="00571DDB">
          <w:rPr>
            <w:rStyle w:val="Lienhypertexte"/>
            <w:noProof/>
          </w:rPr>
          <w:t>Cartographie des données métiers dans l’entreprise</w:t>
        </w:r>
        <w:r>
          <w:rPr>
            <w:noProof/>
            <w:webHidden/>
          </w:rPr>
          <w:tab/>
        </w:r>
        <w:r>
          <w:rPr>
            <w:noProof/>
            <w:webHidden/>
          </w:rPr>
          <w:fldChar w:fldCharType="begin"/>
        </w:r>
        <w:r>
          <w:rPr>
            <w:noProof/>
            <w:webHidden/>
          </w:rPr>
          <w:instrText xml:space="preserve"> PAGEREF _Toc92431599 \h </w:instrText>
        </w:r>
        <w:r>
          <w:rPr>
            <w:noProof/>
            <w:webHidden/>
          </w:rPr>
        </w:r>
        <w:r>
          <w:rPr>
            <w:noProof/>
            <w:webHidden/>
          </w:rPr>
          <w:fldChar w:fldCharType="separate"/>
        </w:r>
        <w:r>
          <w:rPr>
            <w:noProof/>
            <w:webHidden/>
          </w:rPr>
          <w:t>31</w:t>
        </w:r>
        <w:r>
          <w:rPr>
            <w:noProof/>
            <w:webHidden/>
          </w:rPr>
          <w:fldChar w:fldCharType="end"/>
        </w:r>
      </w:hyperlink>
    </w:p>
    <w:p w14:paraId="7D90CB71" w14:textId="73FC45BD" w:rsidR="00B84A50" w:rsidRDefault="00B84A50">
      <w:pPr>
        <w:pStyle w:val="TM3"/>
        <w:tabs>
          <w:tab w:val="right" w:leader="dot" w:pos="9350"/>
        </w:tabs>
        <w:rPr>
          <w:rFonts w:eastAsiaTheme="minorEastAsia" w:cstheme="minorBidi"/>
          <w:i w:val="0"/>
          <w:iCs w:val="0"/>
          <w:noProof/>
          <w:sz w:val="22"/>
          <w:szCs w:val="22"/>
        </w:rPr>
      </w:pPr>
      <w:hyperlink w:anchor="_Toc92431600" w:history="1">
        <w:r w:rsidRPr="00571DDB">
          <w:rPr>
            <w:rStyle w:val="Lienhypertexte"/>
            <w:noProof/>
          </w:rPr>
          <w:t>Sécurité des données et contrôle d’accès</w:t>
        </w:r>
        <w:r>
          <w:rPr>
            <w:noProof/>
            <w:webHidden/>
          </w:rPr>
          <w:tab/>
        </w:r>
        <w:r>
          <w:rPr>
            <w:noProof/>
            <w:webHidden/>
          </w:rPr>
          <w:fldChar w:fldCharType="begin"/>
        </w:r>
        <w:r>
          <w:rPr>
            <w:noProof/>
            <w:webHidden/>
          </w:rPr>
          <w:instrText xml:space="preserve"> PAGEREF _Toc92431600 \h </w:instrText>
        </w:r>
        <w:r>
          <w:rPr>
            <w:noProof/>
            <w:webHidden/>
          </w:rPr>
        </w:r>
        <w:r>
          <w:rPr>
            <w:noProof/>
            <w:webHidden/>
          </w:rPr>
          <w:fldChar w:fldCharType="separate"/>
        </w:r>
        <w:r>
          <w:rPr>
            <w:noProof/>
            <w:webHidden/>
          </w:rPr>
          <w:t>32</w:t>
        </w:r>
        <w:r>
          <w:rPr>
            <w:noProof/>
            <w:webHidden/>
          </w:rPr>
          <w:fldChar w:fldCharType="end"/>
        </w:r>
      </w:hyperlink>
    </w:p>
    <w:p w14:paraId="36D9A5DD" w14:textId="5FC5863E" w:rsidR="00B84A50" w:rsidRDefault="00B84A50">
      <w:pPr>
        <w:pStyle w:val="TM2"/>
        <w:tabs>
          <w:tab w:val="right" w:leader="dot" w:pos="9350"/>
        </w:tabs>
        <w:rPr>
          <w:rFonts w:eastAsiaTheme="minorEastAsia" w:cstheme="minorBidi"/>
          <w:smallCaps w:val="0"/>
          <w:noProof/>
          <w:sz w:val="22"/>
          <w:szCs w:val="22"/>
        </w:rPr>
      </w:pPr>
      <w:hyperlink w:anchor="_Toc92431601" w:history="1">
        <w:r w:rsidRPr="00571DDB">
          <w:rPr>
            <w:rStyle w:val="Lienhypertexte"/>
            <w:noProof/>
          </w:rPr>
          <w:t>Architecture applicative (application layer)</w:t>
        </w:r>
        <w:r>
          <w:rPr>
            <w:noProof/>
            <w:webHidden/>
          </w:rPr>
          <w:tab/>
        </w:r>
        <w:r>
          <w:rPr>
            <w:noProof/>
            <w:webHidden/>
          </w:rPr>
          <w:fldChar w:fldCharType="begin"/>
        </w:r>
        <w:r>
          <w:rPr>
            <w:noProof/>
            <w:webHidden/>
          </w:rPr>
          <w:instrText xml:space="preserve"> PAGEREF _Toc92431601 \h </w:instrText>
        </w:r>
        <w:r>
          <w:rPr>
            <w:noProof/>
            <w:webHidden/>
          </w:rPr>
        </w:r>
        <w:r>
          <w:rPr>
            <w:noProof/>
            <w:webHidden/>
          </w:rPr>
          <w:fldChar w:fldCharType="separate"/>
        </w:r>
        <w:r>
          <w:rPr>
            <w:noProof/>
            <w:webHidden/>
          </w:rPr>
          <w:t>33</w:t>
        </w:r>
        <w:r>
          <w:rPr>
            <w:noProof/>
            <w:webHidden/>
          </w:rPr>
          <w:fldChar w:fldCharType="end"/>
        </w:r>
      </w:hyperlink>
    </w:p>
    <w:p w14:paraId="56BCD3D8" w14:textId="6E71B52F" w:rsidR="00B84A50" w:rsidRDefault="00B84A50">
      <w:pPr>
        <w:pStyle w:val="TM3"/>
        <w:tabs>
          <w:tab w:val="right" w:leader="dot" w:pos="9350"/>
        </w:tabs>
        <w:rPr>
          <w:rFonts w:eastAsiaTheme="minorEastAsia" w:cstheme="minorBidi"/>
          <w:i w:val="0"/>
          <w:iCs w:val="0"/>
          <w:noProof/>
          <w:sz w:val="22"/>
          <w:szCs w:val="22"/>
        </w:rPr>
      </w:pPr>
      <w:hyperlink w:anchor="_Toc92431602" w:history="1">
        <w:r w:rsidRPr="00571DDB">
          <w:rPr>
            <w:rStyle w:val="Lienhypertexte"/>
            <w:noProof/>
          </w:rPr>
          <w:t>Cartographie des applicatifs</w:t>
        </w:r>
        <w:r>
          <w:rPr>
            <w:noProof/>
            <w:webHidden/>
          </w:rPr>
          <w:tab/>
        </w:r>
        <w:r>
          <w:rPr>
            <w:noProof/>
            <w:webHidden/>
          </w:rPr>
          <w:fldChar w:fldCharType="begin"/>
        </w:r>
        <w:r>
          <w:rPr>
            <w:noProof/>
            <w:webHidden/>
          </w:rPr>
          <w:instrText xml:space="preserve"> PAGEREF _Toc92431602 \h </w:instrText>
        </w:r>
        <w:r>
          <w:rPr>
            <w:noProof/>
            <w:webHidden/>
          </w:rPr>
        </w:r>
        <w:r>
          <w:rPr>
            <w:noProof/>
            <w:webHidden/>
          </w:rPr>
          <w:fldChar w:fldCharType="separate"/>
        </w:r>
        <w:r>
          <w:rPr>
            <w:noProof/>
            <w:webHidden/>
          </w:rPr>
          <w:t>33</w:t>
        </w:r>
        <w:r>
          <w:rPr>
            <w:noProof/>
            <w:webHidden/>
          </w:rPr>
          <w:fldChar w:fldCharType="end"/>
        </w:r>
      </w:hyperlink>
    </w:p>
    <w:p w14:paraId="2517E707" w14:textId="4F037EA8" w:rsidR="00B84A50" w:rsidRDefault="00B84A50">
      <w:pPr>
        <w:pStyle w:val="TM3"/>
        <w:tabs>
          <w:tab w:val="right" w:leader="dot" w:pos="9350"/>
        </w:tabs>
        <w:rPr>
          <w:rFonts w:eastAsiaTheme="minorEastAsia" w:cstheme="minorBidi"/>
          <w:i w:val="0"/>
          <w:iCs w:val="0"/>
          <w:noProof/>
          <w:sz w:val="22"/>
          <w:szCs w:val="22"/>
        </w:rPr>
      </w:pPr>
      <w:hyperlink w:anchor="_Toc92431603" w:history="1">
        <w:r w:rsidRPr="00571DDB">
          <w:rPr>
            <w:rStyle w:val="Lienhypertexte"/>
            <w:noProof/>
          </w:rPr>
          <w:t>Catalogue des composants applicatifs</w:t>
        </w:r>
        <w:r>
          <w:rPr>
            <w:noProof/>
            <w:webHidden/>
          </w:rPr>
          <w:tab/>
        </w:r>
        <w:r>
          <w:rPr>
            <w:noProof/>
            <w:webHidden/>
          </w:rPr>
          <w:fldChar w:fldCharType="begin"/>
        </w:r>
        <w:r>
          <w:rPr>
            <w:noProof/>
            <w:webHidden/>
          </w:rPr>
          <w:instrText xml:space="preserve"> PAGEREF _Toc92431603 \h </w:instrText>
        </w:r>
        <w:r>
          <w:rPr>
            <w:noProof/>
            <w:webHidden/>
          </w:rPr>
        </w:r>
        <w:r>
          <w:rPr>
            <w:noProof/>
            <w:webHidden/>
          </w:rPr>
          <w:fldChar w:fldCharType="separate"/>
        </w:r>
        <w:r>
          <w:rPr>
            <w:noProof/>
            <w:webHidden/>
          </w:rPr>
          <w:t>35</w:t>
        </w:r>
        <w:r>
          <w:rPr>
            <w:noProof/>
            <w:webHidden/>
          </w:rPr>
          <w:fldChar w:fldCharType="end"/>
        </w:r>
      </w:hyperlink>
    </w:p>
    <w:p w14:paraId="2106BE0D" w14:textId="28F68656" w:rsidR="00B84A50" w:rsidRDefault="00B84A50">
      <w:pPr>
        <w:pStyle w:val="TM2"/>
        <w:tabs>
          <w:tab w:val="right" w:leader="dot" w:pos="9350"/>
        </w:tabs>
        <w:rPr>
          <w:rFonts w:eastAsiaTheme="minorEastAsia" w:cstheme="minorBidi"/>
          <w:smallCaps w:val="0"/>
          <w:noProof/>
          <w:sz w:val="22"/>
          <w:szCs w:val="22"/>
        </w:rPr>
      </w:pPr>
      <w:hyperlink w:anchor="_Toc92431604" w:history="1">
        <w:r w:rsidRPr="00571DDB">
          <w:rPr>
            <w:rStyle w:val="Lienhypertexte"/>
            <w:noProof/>
          </w:rPr>
          <w:t>Architecture technique (technical layer)</w:t>
        </w:r>
        <w:r>
          <w:rPr>
            <w:noProof/>
            <w:webHidden/>
          </w:rPr>
          <w:tab/>
        </w:r>
        <w:r>
          <w:rPr>
            <w:noProof/>
            <w:webHidden/>
          </w:rPr>
          <w:fldChar w:fldCharType="begin"/>
        </w:r>
        <w:r>
          <w:rPr>
            <w:noProof/>
            <w:webHidden/>
          </w:rPr>
          <w:instrText xml:space="preserve"> PAGEREF _Toc92431604 \h </w:instrText>
        </w:r>
        <w:r>
          <w:rPr>
            <w:noProof/>
            <w:webHidden/>
          </w:rPr>
        </w:r>
        <w:r>
          <w:rPr>
            <w:noProof/>
            <w:webHidden/>
          </w:rPr>
          <w:fldChar w:fldCharType="separate"/>
        </w:r>
        <w:r>
          <w:rPr>
            <w:noProof/>
            <w:webHidden/>
          </w:rPr>
          <w:t>36</w:t>
        </w:r>
        <w:r>
          <w:rPr>
            <w:noProof/>
            <w:webHidden/>
          </w:rPr>
          <w:fldChar w:fldCharType="end"/>
        </w:r>
      </w:hyperlink>
    </w:p>
    <w:p w14:paraId="1AB5CFA4" w14:textId="343517ED" w:rsidR="00B84A50" w:rsidRDefault="00B84A50">
      <w:pPr>
        <w:pStyle w:val="TM3"/>
        <w:tabs>
          <w:tab w:val="right" w:leader="dot" w:pos="9350"/>
        </w:tabs>
        <w:rPr>
          <w:rFonts w:eastAsiaTheme="minorEastAsia" w:cstheme="minorBidi"/>
          <w:i w:val="0"/>
          <w:iCs w:val="0"/>
          <w:noProof/>
          <w:sz w:val="22"/>
          <w:szCs w:val="22"/>
        </w:rPr>
      </w:pPr>
      <w:hyperlink w:anchor="_Toc92431605" w:history="1">
        <w:r w:rsidRPr="00571DDB">
          <w:rPr>
            <w:rStyle w:val="Lienhypertexte"/>
            <w:noProof/>
          </w:rPr>
          <w:t>Cartographie de la plateforme technique</w:t>
        </w:r>
        <w:r>
          <w:rPr>
            <w:noProof/>
            <w:webHidden/>
          </w:rPr>
          <w:tab/>
        </w:r>
        <w:r>
          <w:rPr>
            <w:noProof/>
            <w:webHidden/>
          </w:rPr>
          <w:fldChar w:fldCharType="begin"/>
        </w:r>
        <w:r>
          <w:rPr>
            <w:noProof/>
            <w:webHidden/>
          </w:rPr>
          <w:instrText xml:space="preserve"> PAGEREF _Toc92431605 \h </w:instrText>
        </w:r>
        <w:r>
          <w:rPr>
            <w:noProof/>
            <w:webHidden/>
          </w:rPr>
        </w:r>
        <w:r>
          <w:rPr>
            <w:noProof/>
            <w:webHidden/>
          </w:rPr>
          <w:fldChar w:fldCharType="separate"/>
        </w:r>
        <w:r>
          <w:rPr>
            <w:noProof/>
            <w:webHidden/>
          </w:rPr>
          <w:t>36</w:t>
        </w:r>
        <w:r>
          <w:rPr>
            <w:noProof/>
            <w:webHidden/>
          </w:rPr>
          <w:fldChar w:fldCharType="end"/>
        </w:r>
      </w:hyperlink>
    </w:p>
    <w:p w14:paraId="4BEB9507" w14:textId="62C3475B" w:rsidR="00B84A50" w:rsidRDefault="00B84A50">
      <w:pPr>
        <w:pStyle w:val="TM3"/>
        <w:tabs>
          <w:tab w:val="right" w:leader="dot" w:pos="9350"/>
        </w:tabs>
        <w:rPr>
          <w:rFonts w:eastAsiaTheme="minorEastAsia" w:cstheme="minorBidi"/>
          <w:i w:val="0"/>
          <w:iCs w:val="0"/>
          <w:noProof/>
          <w:sz w:val="22"/>
          <w:szCs w:val="22"/>
        </w:rPr>
      </w:pPr>
      <w:hyperlink w:anchor="_Toc92431606" w:history="1">
        <w:r w:rsidRPr="00571DDB">
          <w:rPr>
            <w:rStyle w:val="Lienhypertexte"/>
            <w:noProof/>
          </w:rPr>
          <w:t>Coût d’exploitation de la plateforme technique</w:t>
        </w:r>
        <w:r>
          <w:rPr>
            <w:noProof/>
            <w:webHidden/>
          </w:rPr>
          <w:tab/>
        </w:r>
        <w:r>
          <w:rPr>
            <w:noProof/>
            <w:webHidden/>
          </w:rPr>
          <w:fldChar w:fldCharType="begin"/>
        </w:r>
        <w:r>
          <w:rPr>
            <w:noProof/>
            <w:webHidden/>
          </w:rPr>
          <w:instrText xml:space="preserve"> PAGEREF _Toc92431606 \h </w:instrText>
        </w:r>
        <w:r>
          <w:rPr>
            <w:noProof/>
            <w:webHidden/>
          </w:rPr>
        </w:r>
        <w:r>
          <w:rPr>
            <w:noProof/>
            <w:webHidden/>
          </w:rPr>
          <w:fldChar w:fldCharType="separate"/>
        </w:r>
        <w:r>
          <w:rPr>
            <w:noProof/>
            <w:webHidden/>
          </w:rPr>
          <w:t>37</w:t>
        </w:r>
        <w:r>
          <w:rPr>
            <w:noProof/>
            <w:webHidden/>
          </w:rPr>
          <w:fldChar w:fldCharType="end"/>
        </w:r>
      </w:hyperlink>
    </w:p>
    <w:p w14:paraId="27C10E34" w14:textId="050153C7" w:rsidR="00B84A50" w:rsidRDefault="00B84A50">
      <w:pPr>
        <w:pStyle w:val="TM1"/>
        <w:tabs>
          <w:tab w:val="right" w:leader="dot" w:pos="9350"/>
        </w:tabs>
        <w:rPr>
          <w:rFonts w:eastAsiaTheme="minorEastAsia" w:cstheme="minorBidi"/>
          <w:b w:val="0"/>
          <w:bCs w:val="0"/>
          <w:caps w:val="0"/>
          <w:noProof/>
          <w:sz w:val="22"/>
          <w:szCs w:val="22"/>
        </w:rPr>
      </w:pPr>
      <w:hyperlink w:anchor="_Toc92431607" w:history="1">
        <w:r w:rsidRPr="00571DDB">
          <w:rPr>
            <w:rStyle w:val="Lienhypertexte"/>
            <w:noProof/>
          </w:rPr>
          <w:t>ANALYSE DES ÉCARTS</w:t>
        </w:r>
        <w:r>
          <w:rPr>
            <w:noProof/>
            <w:webHidden/>
          </w:rPr>
          <w:tab/>
        </w:r>
        <w:r>
          <w:rPr>
            <w:noProof/>
            <w:webHidden/>
          </w:rPr>
          <w:fldChar w:fldCharType="begin"/>
        </w:r>
        <w:r>
          <w:rPr>
            <w:noProof/>
            <w:webHidden/>
          </w:rPr>
          <w:instrText xml:space="preserve"> PAGEREF _Toc92431607 \h </w:instrText>
        </w:r>
        <w:r>
          <w:rPr>
            <w:noProof/>
            <w:webHidden/>
          </w:rPr>
        </w:r>
        <w:r>
          <w:rPr>
            <w:noProof/>
            <w:webHidden/>
          </w:rPr>
          <w:fldChar w:fldCharType="separate"/>
        </w:r>
        <w:r>
          <w:rPr>
            <w:noProof/>
            <w:webHidden/>
          </w:rPr>
          <w:t>38</w:t>
        </w:r>
        <w:r>
          <w:rPr>
            <w:noProof/>
            <w:webHidden/>
          </w:rPr>
          <w:fldChar w:fldCharType="end"/>
        </w:r>
      </w:hyperlink>
    </w:p>
    <w:p w14:paraId="344AA081" w14:textId="3E43FC41" w:rsidR="00B84A50" w:rsidRDefault="00B84A50">
      <w:pPr>
        <w:pStyle w:val="TM3"/>
        <w:tabs>
          <w:tab w:val="right" w:leader="dot" w:pos="9350"/>
        </w:tabs>
        <w:rPr>
          <w:rFonts w:eastAsiaTheme="minorEastAsia" w:cstheme="minorBidi"/>
          <w:i w:val="0"/>
          <w:iCs w:val="0"/>
          <w:noProof/>
          <w:sz w:val="22"/>
          <w:szCs w:val="22"/>
        </w:rPr>
      </w:pPr>
      <w:hyperlink w:anchor="_Toc92431608" w:history="1">
        <w:r w:rsidRPr="00571DDB">
          <w:rPr>
            <w:rStyle w:val="Lienhypertexte"/>
            <w:noProof/>
          </w:rPr>
          <w:t>Écarts d’architecture</w:t>
        </w:r>
        <w:r>
          <w:rPr>
            <w:noProof/>
            <w:webHidden/>
          </w:rPr>
          <w:tab/>
        </w:r>
        <w:r>
          <w:rPr>
            <w:noProof/>
            <w:webHidden/>
          </w:rPr>
          <w:fldChar w:fldCharType="begin"/>
        </w:r>
        <w:r>
          <w:rPr>
            <w:noProof/>
            <w:webHidden/>
          </w:rPr>
          <w:instrText xml:space="preserve"> PAGEREF _Toc92431608 \h </w:instrText>
        </w:r>
        <w:r>
          <w:rPr>
            <w:noProof/>
            <w:webHidden/>
          </w:rPr>
        </w:r>
        <w:r>
          <w:rPr>
            <w:noProof/>
            <w:webHidden/>
          </w:rPr>
          <w:fldChar w:fldCharType="separate"/>
        </w:r>
        <w:r>
          <w:rPr>
            <w:noProof/>
            <w:webHidden/>
          </w:rPr>
          <w:t>38</w:t>
        </w:r>
        <w:r>
          <w:rPr>
            <w:noProof/>
            <w:webHidden/>
          </w:rPr>
          <w:fldChar w:fldCharType="end"/>
        </w:r>
      </w:hyperlink>
    </w:p>
    <w:p w14:paraId="2DFC56DF" w14:textId="28A1DB76" w:rsidR="00B84A50" w:rsidRDefault="00B84A50">
      <w:pPr>
        <w:pStyle w:val="TM4"/>
        <w:tabs>
          <w:tab w:val="right" w:leader="dot" w:pos="9350"/>
        </w:tabs>
        <w:rPr>
          <w:rFonts w:eastAsiaTheme="minorEastAsia" w:cstheme="minorBidi"/>
          <w:noProof/>
          <w:sz w:val="22"/>
          <w:szCs w:val="22"/>
        </w:rPr>
      </w:pPr>
      <w:hyperlink w:anchor="_Toc92431609" w:history="1">
        <w:r w:rsidRPr="00571DDB">
          <w:rPr>
            <w:rStyle w:val="Lienhypertexte"/>
            <w:noProof/>
          </w:rPr>
          <w:t>Business</w:t>
        </w:r>
        <w:r>
          <w:rPr>
            <w:noProof/>
            <w:webHidden/>
          </w:rPr>
          <w:tab/>
        </w:r>
        <w:r>
          <w:rPr>
            <w:noProof/>
            <w:webHidden/>
          </w:rPr>
          <w:fldChar w:fldCharType="begin"/>
        </w:r>
        <w:r>
          <w:rPr>
            <w:noProof/>
            <w:webHidden/>
          </w:rPr>
          <w:instrText xml:space="preserve"> PAGEREF _Toc92431609 \h </w:instrText>
        </w:r>
        <w:r>
          <w:rPr>
            <w:noProof/>
            <w:webHidden/>
          </w:rPr>
        </w:r>
        <w:r>
          <w:rPr>
            <w:noProof/>
            <w:webHidden/>
          </w:rPr>
          <w:fldChar w:fldCharType="separate"/>
        </w:r>
        <w:r>
          <w:rPr>
            <w:noProof/>
            <w:webHidden/>
          </w:rPr>
          <w:t>38</w:t>
        </w:r>
        <w:r>
          <w:rPr>
            <w:noProof/>
            <w:webHidden/>
          </w:rPr>
          <w:fldChar w:fldCharType="end"/>
        </w:r>
      </w:hyperlink>
    </w:p>
    <w:p w14:paraId="449D72F7" w14:textId="4A08F0A5" w:rsidR="00B84A50" w:rsidRDefault="00B84A50">
      <w:pPr>
        <w:pStyle w:val="TM4"/>
        <w:tabs>
          <w:tab w:val="right" w:leader="dot" w:pos="9350"/>
        </w:tabs>
        <w:rPr>
          <w:rFonts w:eastAsiaTheme="minorEastAsia" w:cstheme="minorBidi"/>
          <w:noProof/>
          <w:sz w:val="22"/>
          <w:szCs w:val="22"/>
        </w:rPr>
      </w:pPr>
      <w:hyperlink w:anchor="_Toc92431610" w:history="1">
        <w:r w:rsidRPr="00571DDB">
          <w:rPr>
            <w:rStyle w:val="Lienhypertexte"/>
            <w:noProof/>
          </w:rPr>
          <w:t>Data</w:t>
        </w:r>
        <w:r>
          <w:rPr>
            <w:noProof/>
            <w:webHidden/>
          </w:rPr>
          <w:tab/>
        </w:r>
        <w:r>
          <w:rPr>
            <w:noProof/>
            <w:webHidden/>
          </w:rPr>
          <w:fldChar w:fldCharType="begin"/>
        </w:r>
        <w:r>
          <w:rPr>
            <w:noProof/>
            <w:webHidden/>
          </w:rPr>
          <w:instrText xml:space="preserve"> PAGEREF _Toc92431610 \h </w:instrText>
        </w:r>
        <w:r>
          <w:rPr>
            <w:noProof/>
            <w:webHidden/>
          </w:rPr>
        </w:r>
        <w:r>
          <w:rPr>
            <w:noProof/>
            <w:webHidden/>
          </w:rPr>
          <w:fldChar w:fldCharType="separate"/>
        </w:r>
        <w:r>
          <w:rPr>
            <w:noProof/>
            <w:webHidden/>
          </w:rPr>
          <w:t>38</w:t>
        </w:r>
        <w:r>
          <w:rPr>
            <w:noProof/>
            <w:webHidden/>
          </w:rPr>
          <w:fldChar w:fldCharType="end"/>
        </w:r>
      </w:hyperlink>
    </w:p>
    <w:p w14:paraId="67505248" w14:textId="0F16EA29" w:rsidR="00B84A50" w:rsidRDefault="00B84A50">
      <w:pPr>
        <w:pStyle w:val="TM4"/>
        <w:tabs>
          <w:tab w:val="right" w:leader="dot" w:pos="9350"/>
        </w:tabs>
        <w:rPr>
          <w:rFonts w:eastAsiaTheme="minorEastAsia" w:cstheme="minorBidi"/>
          <w:noProof/>
          <w:sz w:val="22"/>
          <w:szCs w:val="22"/>
        </w:rPr>
      </w:pPr>
      <w:hyperlink w:anchor="_Toc92431611" w:history="1">
        <w:r w:rsidRPr="00571DDB">
          <w:rPr>
            <w:rStyle w:val="Lienhypertexte"/>
            <w:noProof/>
          </w:rPr>
          <w:t>Application</w:t>
        </w:r>
        <w:r>
          <w:rPr>
            <w:noProof/>
            <w:webHidden/>
          </w:rPr>
          <w:tab/>
        </w:r>
        <w:r>
          <w:rPr>
            <w:noProof/>
            <w:webHidden/>
          </w:rPr>
          <w:fldChar w:fldCharType="begin"/>
        </w:r>
        <w:r>
          <w:rPr>
            <w:noProof/>
            <w:webHidden/>
          </w:rPr>
          <w:instrText xml:space="preserve"> PAGEREF _Toc92431611 \h </w:instrText>
        </w:r>
        <w:r>
          <w:rPr>
            <w:noProof/>
            <w:webHidden/>
          </w:rPr>
        </w:r>
        <w:r>
          <w:rPr>
            <w:noProof/>
            <w:webHidden/>
          </w:rPr>
          <w:fldChar w:fldCharType="separate"/>
        </w:r>
        <w:r>
          <w:rPr>
            <w:noProof/>
            <w:webHidden/>
          </w:rPr>
          <w:t>38</w:t>
        </w:r>
        <w:r>
          <w:rPr>
            <w:noProof/>
            <w:webHidden/>
          </w:rPr>
          <w:fldChar w:fldCharType="end"/>
        </w:r>
      </w:hyperlink>
    </w:p>
    <w:p w14:paraId="0F718B38" w14:textId="5DDCDF2A" w:rsidR="00B84A50" w:rsidRDefault="00B84A50">
      <w:pPr>
        <w:pStyle w:val="TM4"/>
        <w:tabs>
          <w:tab w:val="right" w:leader="dot" w:pos="9350"/>
        </w:tabs>
        <w:rPr>
          <w:rFonts w:eastAsiaTheme="minorEastAsia" w:cstheme="minorBidi"/>
          <w:noProof/>
          <w:sz w:val="22"/>
          <w:szCs w:val="22"/>
        </w:rPr>
      </w:pPr>
      <w:hyperlink w:anchor="_Toc92431612" w:history="1">
        <w:r w:rsidRPr="00571DDB">
          <w:rPr>
            <w:rStyle w:val="Lienhypertexte"/>
            <w:noProof/>
          </w:rPr>
          <w:t>Technique</w:t>
        </w:r>
        <w:r>
          <w:rPr>
            <w:noProof/>
            <w:webHidden/>
          </w:rPr>
          <w:tab/>
        </w:r>
        <w:r>
          <w:rPr>
            <w:noProof/>
            <w:webHidden/>
          </w:rPr>
          <w:fldChar w:fldCharType="begin"/>
        </w:r>
        <w:r>
          <w:rPr>
            <w:noProof/>
            <w:webHidden/>
          </w:rPr>
          <w:instrText xml:space="preserve"> PAGEREF _Toc92431612 \h </w:instrText>
        </w:r>
        <w:r>
          <w:rPr>
            <w:noProof/>
            <w:webHidden/>
          </w:rPr>
        </w:r>
        <w:r>
          <w:rPr>
            <w:noProof/>
            <w:webHidden/>
          </w:rPr>
          <w:fldChar w:fldCharType="separate"/>
        </w:r>
        <w:r>
          <w:rPr>
            <w:noProof/>
            <w:webHidden/>
          </w:rPr>
          <w:t>38</w:t>
        </w:r>
        <w:r>
          <w:rPr>
            <w:noProof/>
            <w:webHidden/>
          </w:rPr>
          <w:fldChar w:fldCharType="end"/>
        </w:r>
      </w:hyperlink>
    </w:p>
    <w:p w14:paraId="11F6AEE0" w14:textId="0C0E50EA" w:rsidR="00B84A50" w:rsidRDefault="00B84A50">
      <w:pPr>
        <w:pStyle w:val="TM3"/>
        <w:tabs>
          <w:tab w:val="right" w:leader="dot" w:pos="9350"/>
        </w:tabs>
        <w:rPr>
          <w:rFonts w:eastAsiaTheme="minorEastAsia" w:cstheme="minorBidi"/>
          <w:i w:val="0"/>
          <w:iCs w:val="0"/>
          <w:noProof/>
          <w:sz w:val="22"/>
          <w:szCs w:val="22"/>
        </w:rPr>
      </w:pPr>
      <w:hyperlink w:anchor="_Toc92431613" w:history="1">
        <w:r w:rsidRPr="00571DDB">
          <w:rPr>
            <w:rStyle w:val="Lienhypertexte"/>
            <w:noProof/>
          </w:rPr>
          <w:t>Risques de l’architecture</w:t>
        </w:r>
        <w:r>
          <w:rPr>
            <w:noProof/>
            <w:webHidden/>
          </w:rPr>
          <w:tab/>
        </w:r>
        <w:r>
          <w:rPr>
            <w:noProof/>
            <w:webHidden/>
          </w:rPr>
          <w:fldChar w:fldCharType="begin"/>
        </w:r>
        <w:r>
          <w:rPr>
            <w:noProof/>
            <w:webHidden/>
          </w:rPr>
          <w:instrText xml:space="preserve"> PAGEREF _Toc92431613 \h </w:instrText>
        </w:r>
        <w:r>
          <w:rPr>
            <w:noProof/>
            <w:webHidden/>
          </w:rPr>
        </w:r>
        <w:r>
          <w:rPr>
            <w:noProof/>
            <w:webHidden/>
          </w:rPr>
          <w:fldChar w:fldCharType="separate"/>
        </w:r>
        <w:r>
          <w:rPr>
            <w:noProof/>
            <w:webHidden/>
          </w:rPr>
          <w:t>39</w:t>
        </w:r>
        <w:r>
          <w:rPr>
            <w:noProof/>
            <w:webHidden/>
          </w:rPr>
          <w:fldChar w:fldCharType="end"/>
        </w:r>
      </w:hyperlink>
    </w:p>
    <w:p w14:paraId="3F9F7E73" w14:textId="30A856EE" w:rsidR="00B84A50" w:rsidRDefault="00B84A50">
      <w:pPr>
        <w:pStyle w:val="TM1"/>
        <w:tabs>
          <w:tab w:val="right" w:leader="dot" w:pos="9350"/>
        </w:tabs>
        <w:rPr>
          <w:rFonts w:eastAsiaTheme="minorEastAsia" w:cstheme="minorBidi"/>
          <w:b w:val="0"/>
          <w:bCs w:val="0"/>
          <w:caps w:val="0"/>
          <w:noProof/>
          <w:sz w:val="22"/>
          <w:szCs w:val="22"/>
        </w:rPr>
      </w:pPr>
      <w:hyperlink w:anchor="_Toc92431614" w:history="1">
        <w:r w:rsidRPr="00571DDB">
          <w:rPr>
            <w:rStyle w:val="Lienhypertexte"/>
            <w:noProof/>
          </w:rPr>
          <w:t>ARCHITECTURE DE TRANSITION</w:t>
        </w:r>
        <w:r>
          <w:rPr>
            <w:noProof/>
            <w:webHidden/>
          </w:rPr>
          <w:tab/>
        </w:r>
        <w:r>
          <w:rPr>
            <w:noProof/>
            <w:webHidden/>
          </w:rPr>
          <w:fldChar w:fldCharType="begin"/>
        </w:r>
        <w:r>
          <w:rPr>
            <w:noProof/>
            <w:webHidden/>
          </w:rPr>
          <w:instrText xml:space="preserve"> PAGEREF _Toc92431614 \h </w:instrText>
        </w:r>
        <w:r>
          <w:rPr>
            <w:noProof/>
            <w:webHidden/>
          </w:rPr>
        </w:r>
        <w:r>
          <w:rPr>
            <w:noProof/>
            <w:webHidden/>
          </w:rPr>
          <w:fldChar w:fldCharType="separate"/>
        </w:r>
        <w:r>
          <w:rPr>
            <w:noProof/>
            <w:webHidden/>
          </w:rPr>
          <w:t>40</w:t>
        </w:r>
        <w:r>
          <w:rPr>
            <w:noProof/>
            <w:webHidden/>
          </w:rPr>
          <w:fldChar w:fldCharType="end"/>
        </w:r>
      </w:hyperlink>
    </w:p>
    <w:p w14:paraId="64C2C8A8" w14:textId="37F1253F" w:rsidR="00B84A50" w:rsidRDefault="00B84A50">
      <w:pPr>
        <w:pStyle w:val="TM1"/>
        <w:tabs>
          <w:tab w:val="right" w:leader="dot" w:pos="9350"/>
        </w:tabs>
        <w:rPr>
          <w:rFonts w:eastAsiaTheme="minorEastAsia" w:cstheme="minorBidi"/>
          <w:b w:val="0"/>
          <w:bCs w:val="0"/>
          <w:caps w:val="0"/>
          <w:noProof/>
          <w:sz w:val="22"/>
          <w:szCs w:val="22"/>
        </w:rPr>
      </w:pPr>
      <w:hyperlink w:anchor="_Toc92431615" w:history="1">
        <w:r w:rsidRPr="00571DDB">
          <w:rPr>
            <w:rStyle w:val="Lienhypertexte"/>
            <w:noProof/>
          </w:rPr>
          <w:t>ANNEXES</w:t>
        </w:r>
        <w:r>
          <w:rPr>
            <w:noProof/>
            <w:webHidden/>
          </w:rPr>
          <w:tab/>
        </w:r>
        <w:r>
          <w:rPr>
            <w:noProof/>
            <w:webHidden/>
          </w:rPr>
          <w:fldChar w:fldCharType="begin"/>
        </w:r>
        <w:r>
          <w:rPr>
            <w:noProof/>
            <w:webHidden/>
          </w:rPr>
          <w:instrText xml:space="preserve"> PAGEREF _Toc92431615 \h </w:instrText>
        </w:r>
        <w:r>
          <w:rPr>
            <w:noProof/>
            <w:webHidden/>
          </w:rPr>
        </w:r>
        <w:r>
          <w:rPr>
            <w:noProof/>
            <w:webHidden/>
          </w:rPr>
          <w:fldChar w:fldCharType="separate"/>
        </w:r>
        <w:r>
          <w:rPr>
            <w:noProof/>
            <w:webHidden/>
          </w:rPr>
          <w:t>41</w:t>
        </w:r>
        <w:r>
          <w:rPr>
            <w:noProof/>
            <w:webHidden/>
          </w:rPr>
          <w:fldChar w:fldCharType="end"/>
        </w:r>
      </w:hyperlink>
    </w:p>
    <w:p w14:paraId="1F98CECB" w14:textId="74912D3B" w:rsidR="00B84A50" w:rsidRDefault="00B84A50">
      <w:pPr>
        <w:pStyle w:val="TM2"/>
        <w:tabs>
          <w:tab w:val="right" w:leader="dot" w:pos="9350"/>
        </w:tabs>
        <w:rPr>
          <w:rFonts w:eastAsiaTheme="minorEastAsia" w:cstheme="minorBidi"/>
          <w:smallCaps w:val="0"/>
          <w:noProof/>
          <w:sz w:val="22"/>
          <w:szCs w:val="22"/>
        </w:rPr>
      </w:pPr>
      <w:hyperlink w:anchor="_Toc92431616" w:history="1">
        <w:r w:rsidRPr="00571DDB">
          <w:rPr>
            <w:rStyle w:val="Lienhypertexte"/>
            <w:noProof/>
          </w:rPr>
          <w:t>Modèle de classification des risques</w:t>
        </w:r>
        <w:r>
          <w:rPr>
            <w:noProof/>
            <w:webHidden/>
          </w:rPr>
          <w:tab/>
        </w:r>
        <w:r>
          <w:rPr>
            <w:noProof/>
            <w:webHidden/>
          </w:rPr>
          <w:fldChar w:fldCharType="begin"/>
        </w:r>
        <w:r>
          <w:rPr>
            <w:noProof/>
            <w:webHidden/>
          </w:rPr>
          <w:instrText xml:space="preserve"> PAGEREF _Toc92431616 \h </w:instrText>
        </w:r>
        <w:r>
          <w:rPr>
            <w:noProof/>
            <w:webHidden/>
          </w:rPr>
        </w:r>
        <w:r>
          <w:rPr>
            <w:noProof/>
            <w:webHidden/>
          </w:rPr>
          <w:fldChar w:fldCharType="separate"/>
        </w:r>
        <w:r>
          <w:rPr>
            <w:noProof/>
            <w:webHidden/>
          </w:rPr>
          <w:t>41</w:t>
        </w:r>
        <w:r>
          <w:rPr>
            <w:noProof/>
            <w:webHidden/>
          </w:rPr>
          <w:fldChar w:fldCharType="end"/>
        </w:r>
      </w:hyperlink>
    </w:p>
    <w:p w14:paraId="4441FB97" w14:textId="2BB0FDF0" w:rsidR="00B84A50" w:rsidRDefault="00B84A50">
      <w:pPr>
        <w:pStyle w:val="TM1"/>
        <w:tabs>
          <w:tab w:val="right" w:leader="dot" w:pos="9350"/>
        </w:tabs>
        <w:rPr>
          <w:rFonts w:eastAsiaTheme="minorEastAsia" w:cstheme="minorBidi"/>
          <w:b w:val="0"/>
          <w:bCs w:val="0"/>
          <w:caps w:val="0"/>
          <w:noProof/>
          <w:sz w:val="22"/>
          <w:szCs w:val="22"/>
        </w:rPr>
      </w:pPr>
      <w:hyperlink w:anchor="_Toc92431617" w:history="1">
        <w:r w:rsidRPr="00571DDB">
          <w:rPr>
            <w:rStyle w:val="Lienhypertexte"/>
            <w:noProof/>
          </w:rPr>
          <w:t>APPROBATIONS</w:t>
        </w:r>
        <w:r>
          <w:rPr>
            <w:noProof/>
            <w:webHidden/>
          </w:rPr>
          <w:tab/>
        </w:r>
        <w:r>
          <w:rPr>
            <w:noProof/>
            <w:webHidden/>
          </w:rPr>
          <w:fldChar w:fldCharType="begin"/>
        </w:r>
        <w:r>
          <w:rPr>
            <w:noProof/>
            <w:webHidden/>
          </w:rPr>
          <w:instrText xml:space="preserve"> PAGEREF _Toc92431617 \h </w:instrText>
        </w:r>
        <w:r>
          <w:rPr>
            <w:noProof/>
            <w:webHidden/>
          </w:rPr>
        </w:r>
        <w:r>
          <w:rPr>
            <w:noProof/>
            <w:webHidden/>
          </w:rPr>
          <w:fldChar w:fldCharType="separate"/>
        </w:r>
        <w:r>
          <w:rPr>
            <w:noProof/>
            <w:webHidden/>
          </w:rPr>
          <w:t>42</w:t>
        </w:r>
        <w:r>
          <w:rPr>
            <w:noProof/>
            <w:webHidden/>
          </w:rPr>
          <w:fldChar w:fldCharType="end"/>
        </w:r>
      </w:hyperlink>
    </w:p>
    <w:p w14:paraId="325DB263" w14:textId="3AF2072D" w:rsidR="00B84A50" w:rsidRDefault="00B84A50">
      <w:pPr>
        <w:pStyle w:val="TM1"/>
        <w:tabs>
          <w:tab w:val="right" w:leader="dot" w:pos="9350"/>
        </w:tabs>
        <w:rPr>
          <w:rFonts w:eastAsiaTheme="minorEastAsia" w:cstheme="minorBidi"/>
          <w:b w:val="0"/>
          <w:bCs w:val="0"/>
          <w:caps w:val="0"/>
          <w:noProof/>
          <w:sz w:val="22"/>
          <w:szCs w:val="22"/>
        </w:rPr>
      </w:pPr>
      <w:hyperlink w:anchor="_Toc92431618" w:history="1">
        <w:r w:rsidRPr="00571DDB">
          <w:rPr>
            <w:rStyle w:val="Lienhypertexte"/>
            <w:noProof/>
          </w:rPr>
          <w:t>TABLES DES RÉFÉRENCES</w:t>
        </w:r>
        <w:r>
          <w:rPr>
            <w:noProof/>
            <w:webHidden/>
          </w:rPr>
          <w:tab/>
        </w:r>
        <w:r>
          <w:rPr>
            <w:noProof/>
            <w:webHidden/>
          </w:rPr>
          <w:fldChar w:fldCharType="begin"/>
        </w:r>
        <w:r>
          <w:rPr>
            <w:noProof/>
            <w:webHidden/>
          </w:rPr>
          <w:instrText xml:space="preserve"> PAGEREF _Toc92431618 \h </w:instrText>
        </w:r>
        <w:r>
          <w:rPr>
            <w:noProof/>
            <w:webHidden/>
          </w:rPr>
        </w:r>
        <w:r>
          <w:rPr>
            <w:noProof/>
            <w:webHidden/>
          </w:rPr>
          <w:fldChar w:fldCharType="separate"/>
        </w:r>
        <w:r>
          <w:rPr>
            <w:noProof/>
            <w:webHidden/>
          </w:rPr>
          <w:t>43</w:t>
        </w:r>
        <w:r>
          <w:rPr>
            <w:noProof/>
            <w:webHidden/>
          </w:rPr>
          <w:fldChar w:fldCharType="end"/>
        </w:r>
      </w:hyperlink>
    </w:p>
    <w:p w14:paraId="4F915455" w14:textId="424F4FEC" w:rsidR="00B84A50" w:rsidRDefault="00B84A50">
      <w:pPr>
        <w:pStyle w:val="TM2"/>
        <w:tabs>
          <w:tab w:val="right" w:leader="dot" w:pos="9350"/>
        </w:tabs>
        <w:rPr>
          <w:rFonts w:eastAsiaTheme="minorEastAsia" w:cstheme="minorBidi"/>
          <w:smallCaps w:val="0"/>
          <w:noProof/>
          <w:sz w:val="22"/>
          <w:szCs w:val="22"/>
        </w:rPr>
      </w:pPr>
      <w:hyperlink w:anchor="_Toc92431619" w:history="1">
        <w:r w:rsidRPr="00571DDB">
          <w:rPr>
            <w:rStyle w:val="Lienhypertexte"/>
            <w:noProof/>
          </w:rPr>
          <w:t>Figures</w:t>
        </w:r>
        <w:r>
          <w:rPr>
            <w:noProof/>
            <w:webHidden/>
          </w:rPr>
          <w:tab/>
        </w:r>
        <w:r>
          <w:rPr>
            <w:noProof/>
            <w:webHidden/>
          </w:rPr>
          <w:fldChar w:fldCharType="begin"/>
        </w:r>
        <w:r>
          <w:rPr>
            <w:noProof/>
            <w:webHidden/>
          </w:rPr>
          <w:instrText xml:space="preserve"> PAGEREF _Toc92431619 \h </w:instrText>
        </w:r>
        <w:r>
          <w:rPr>
            <w:noProof/>
            <w:webHidden/>
          </w:rPr>
        </w:r>
        <w:r>
          <w:rPr>
            <w:noProof/>
            <w:webHidden/>
          </w:rPr>
          <w:fldChar w:fldCharType="separate"/>
        </w:r>
        <w:r>
          <w:rPr>
            <w:noProof/>
            <w:webHidden/>
          </w:rPr>
          <w:t>43</w:t>
        </w:r>
        <w:r>
          <w:rPr>
            <w:noProof/>
            <w:webHidden/>
          </w:rPr>
          <w:fldChar w:fldCharType="end"/>
        </w:r>
      </w:hyperlink>
    </w:p>
    <w:p w14:paraId="155D2EF4" w14:textId="05E9ECC0" w:rsidR="00B84A50" w:rsidRDefault="00B84A50">
      <w:pPr>
        <w:pStyle w:val="TM2"/>
        <w:tabs>
          <w:tab w:val="right" w:leader="dot" w:pos="9350"/>
        </w:tabs>
        <w:rPr>
          <w:rFonts w:eastAsiaTheme="minorEastAsia" w:cstheme="minorBidi"/>
          <w:smallCaps w:val="0"/>
          <w:noProof/>
          <w:sz w:val="22"/>
          <w:szCs w:val="22"/>
        </w:rPr>
      </w:pPr>
      <w:hyperlink w:anchor="_Toc92431620" w:history="1">
        <w:r w:rsidRPr="00571DDB">
          <w:rPr>
            <w:rStyle w:val="Lienhypertexte"/>
            <w:noProof/>
          </w:rPr>
          <w:t>Tableaux</w:t>
        </w:r>
        <w:r>
          <w:rPr>
            <w:noProof/>
            <w:webHidden/>
          </w:rPr>
          <w:tab/>
        </w:r>
        <w:r>
          <w:rPr>
            <w:noProof/>
            <w:webHidden/>
          </w:rPr>
          <w:fldChar w:fldCharType="begin"/>
        </w:r>
        <w:r>
          <w:rPr>
            <w:noProof/>
            <w:webHidden/>
          </w:rPr>
          <w:instrText xml:space="preserve"> PAGEREF _Toc92431620 \h </w:instrText>
        </w:r>
        <w:r>
          <w:rPr>
            <w:noProof/>
            <w:webHidden/>
          </w:rPr>
        </w:r>
        <w:r>
          <w:rPr>
            <w:noProof/>
            <w:webHidden/>
          </w:rPr>
          <w:fldChar w:fldCharType="separate"/>
        </w:r>
        <w:r>
          <w:rPr>
            <w:noProof/>
            <w:webHidden/>
          </w:rPr>
          <w:t>43</w:t>
        </w:r>
        <w:r>
          <w:rPr>
            <w:noProof/>
            <w:webHidden/>
          </w:rPr>
          <w:fldChar w:fldCharType="end"/>
        </w:r>
      </w:hyperlink>
    </w:p>
    <w:p w14:paraId="646AA271" w14:textId="32DEF399" w:rsidR="00CB638B" w:rsidRPr="00CB638B" w:rsidRDefault="00E42952" w:rsidP="00CB638B">
      <w:pPr>
        <w:pStyle w:val="TM2"/>
        <w:tabs>
          <w:tab w:val="right" w:leader="dot" w:pos="9350"/>
        </w:tabs>
        <w:rPr>
          <w:rFonts w:eastAsiaTheme="minorEastAsia" w:cstheme="minorBidi"/>
          <w:smallCaps w:val="0"/>
          <w:noProof/>
          <w:sz w:val="22"/>
          <w:szCs w:val="22"/>
        </w:rPr>
      </w:pPr>
      <w:r>
        <w:rPr>
          <w:smallCaps w:val="0"/>
        </w:rPr>
        <w:fldChar w:fldCharType="end"/>
      </w:r>
      <w:r w:rsidR="00CB638B">
        <w:br w:type="page"/>
      </w:r>
    </w:p>
    <w:p w14:paraId="2C24AB04" w14:textId="4428798A" w:rsidR="00CB638B" w:rsidRPr="00A535AE" w:rsidRDefault="00C7418F" w:rsidP="00CB638B">
      <w:pPr>
        <w:pStyle w:val="Titre1"/>
      </w:pPr>
      <w:bookmarkStart w:id="10" w:name="_Toc92431542"/>
      <w:r w:rsidRPr="00A535AE">
        <w:lastRenderedPageBreak/>
        <w:t>CONTEXTE &amp; PORTÉE</w:t>
      </w:r>
      <w:bookmarkEnd w:id="10"/>
    </w:p>
    <w:p w14:paraId="5675C28E" w14:textId="08E320D3" w:rsidR="00391649" w:rsidRDefault="00391649" w:rsidP="00391649">
      <w:pPr>
        <w:pStyle w:val="Titre2"/>
      </w:pPr>
      <w:bookmarkStart w:id="11" w:name="_Toc92431543"/>
      <w:r>
        <w:t>L’entreprise</w:t>
      </w:r>
      <w:bookmarkEnd w:id="11"/>
    </w:p>
    <w:p w14:paraId="319FA03A" w14:textId="5DA9CEF7" w:rsidR="00A535AE" w:rsidRDefault="00A535AE" w:rsidP="00A535AE">
      <w:pPr>
        <w:spacing w:line="240" w:lineRule="auto"/>
        <w:jc w:val="both"/>
      </w:pPr>
      <w:r>
        <w:t>LAE (Les Assureurs Engagés) est une entreprise d’assurance spécialisée dans les assurances-vie. Depuis 30 ans, la réputation de l’entreprise s’est bâtie grâce à son engagement auprès des clients.</w:t>
      </w:r>
    </w:p>
    <w:p w14:paraId="3AD7E40E" w14:textId="0B9514DF" w:rsidR="00A535AE" w:rsidRDefault="00A535AE" w:rsidP="00A535AE">
      <w:pPr>
        <w:spacing w:line="240" w:lineRule="auto"/>
        <w:jc w:val="both"/>
      </w:pPr>
      <w:r>
        <w:t xml:space="preserve">L’entreprise se décompose en quatre services que sont : </w:t>
      </w:r>
    </w:p>
    <w:p w14:paraId="35E99682" w14:textId="62A32331"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client</w:t>
      </w:r>
      <w:r>
        <w:t>, qui est en charge de réceptionner les appels, modifier ou accéder aux informations client et rediriger des appels vers les autres services.</w:t>
      </w:r>
    </w:p>
    <w:p w14:paraId="19529743" w14:textId="5C40708D"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vente</w:t>
      </w:r>
      <w:r>
        <w:t>, qui définit les plans d’action commerciale (définition de cibles, de produits et d'événements publicitaires). Ce service réalise aussi l’envoi de devis adaptés aux besoins des clients et aux risques pris par LAE.</w:t>
      </w:r>
    </w:p>
    <w:p w14:paraId="32B56F89" w14:textId="31FD7B73"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contrat</w:t>
      </w:r>
      <w:r>
        <w:t xml:space="preserve">, qui établit des contrats pour les besoins du service vente, et enquête sur les comportements des futurs clients. </w:t>
      </w:r>
    </w:p>
    <w:p w14:paraId="39A01609" w14:textId="2414B39D" w:rsidR="00391649" w:rsidRDefault="00A535AE" w:rsidP="00391649">
      <w:pPr>
        <w:pStyle w:val="Paragraphedeliste"/>
        <w:numPr>
          <w:ilvl w:val="0"/>
          <w:numId w:val="37"/>
        </w:numPr>
        <w:spacing w:before="120" w:line="240" w:lineRule="auto"/>
        <w:ind w:left="714" w:hanging="357"/>
        <w:contextualSpacing w:val="0"/>
        <w:jc w:val="both"/>
      </w:pPr>
      <w:r w:rsidRPr="00A535AE">
        <w:rPr>
          <w:b/>
          <w:bCs/>
        </w:rPr>
        <w:t>Le service facturation</w:t>
      </w:r>
      <w:r>
        <w:t>, qui établit une facture après la signature d’un contrat.</w:t>
      </w:r>
    </w:p>
    <w:p w14:paraId="325CDADE" w14:textId="7FC6485E" w:rsidR="004B5862" w:rsidRDefault="00391649" w:rsidP="00391649">
      <w:pPr>
        <w:spacing w:before="120" w:line="240" w:lineRule="auto"/>
        <w:jc w:val="both"/>
      </w:pPr>
      <w:r>
        <w:t>L’entreprise dispose aussi d’un responsable informatique chargé des opérations de maintenance et de sauvegarde</w:t>
      </w:r>
      <w:r w:rsidR="00B71A61">
        <w:t>. Le CEO, placé au centre de l’organigramme est responsable de la définition de la stratégie de l’entreprise en s’appuyant sur le reporting régulier réalisé par les « leaders » (chef</w:t>
      </w:r>
      <w:r w:rsidR="00D64C58">
        <w:t>s</w:t>
      </w:r>
      <w:r w:rsidR="00B71A61">
        <w:t>) de chaque service.</w:t>
      </w:r>
    </w:p>
    <w:p w14:paraId="09003018" w14:textId="77777777" w:rsidR="004B5862" w:rsidRDefault="004B5862" w:rsidP="00391649">
      <w:pPr>
        <w:spacing w:before="120" w:line="240" w:lineRule="auto"/>
        <w:jc w:val="both"/>
      </w:pPr>
    </w:p>
    <w:p w14:paraId="42489A3C" w14:textId="7E19B151" w:rsidR="009B7F61" w:rsidRDefault="009B7F61" w:rsidP="009B7F61">
      <w:pPr>
        <w:pStyle w:val="Titre2"/>
      </w:pPr>
      <w:bookmarkStart w:id="12" w:name="_Toc92431544"/>
      <w:r>
        <w:t>C</w:t>
      </w:r>
      <w:r w:rsidR="00391649">
        <w:t>on</w:t>
      </w:r>
      <w:r>
        <w:t>texte d</w:t>
      </w:r>
      <w:r w:rsidR="008606C6">
        <w:t xml:space="preserve">u changement </w:t>
      </w:r>
      <w:r>
        <w:t>d’architecture</w:t>
      </w:r>
      <w:bookmarkEnd w:id="12"/>
    </w:p>
    <w:p w14:paraId="768308F9" w14:textId="7ABA38E1" w:rsidR="001C7889" w:rsidRDefault="00764A01" w:rsidP="001C7889">
      <w:pPr>
        <w:jc w:val="both"/>
      </w:pPr>
      <w:r>
        <w:t xml:space="preserve">L’entreprise a bâti son SI en faisant </w:t>
      </w:r>
      <w:r w:rsidR="00E8661D">
        <w:t>face aux besoins immédiats</w:t>
      </w:r>
      <w:r>
        <w:t xml:space="preserve"> et sans s’appuyer sur des normes ou une gouvernance d’architecture commune. </w:t>
      </w:r>
    </w:p>
    <w:p w14:paraId="39D30976" w14:textId="38D23BAC" w:rsidR="00764A01" w:rsidRDefault="00764A01" w:rsidP="001C7889">
      <w:pPr>
        <w:jc w:val="both"/>
      </w:pPr>
      <w:r w:rsidRPr="00764A01">
        <w:t>Ceci a conduit à l’élaboration d’un</w:t>
      </w:r>
      <w:r>
        <w:rPr>
          <w:b/>
        </w:rPr>
        <w:t xml:space="preserve"> </w:t>
      </w:r>
      <w:r w:rsidRPr="00764A01">
        <w:t>système en patchwork dans lequel cohabitent des technologies anciennes (par</w:t>
      </w:r>
      <w:r>
        <w:rPr>
          <w:b/>
        </w:rPr>
        <w:t xml:space="preserve"> </w:t>
      </w:r>
      <w:r w:rsidRPr="00764A01">
        <w:t>exemple COBOL) et modernes (PHP, javascript). Aujourd’hui, chaque service</w:t>
      </w:r>
      <w:r>
        <w:rPr>
          <w:b/>
        </w:rPr>
        <w:t xml:space="preserve"> </w:t>
      </w:r>
      <w:r w:rsidRPr="00764A01">
        <w:t>dispose de son propre SI avec une interface et une base de données dédiées,</w:t>
      </w:r>
      <w:r>
        <w:rPr>
          <w:b/>
        </w:rPr>
        <w:t xml:space="preserve"> </w:t>
      </w:r>
      <w:r w:rsidRPr="00764A01">
        <w:t>implémentées dans des langages et avec des technologies différentes.</w:t>
      </w:r>
    </w:p>
    <w:p w14:paraId="1FAF5CDF" w14:textId="6FFF6545" w:rsidR="001C7889" w:rsidRDefault="001C7889" w:rsidP="001C7889">
      <w:pPr>
        <w:jc w:val="both"/>
      </w:pPr>
      <w:r>
        <w:t xml:space="preserve">Les utilisateurs et le responsable informatique remontent de nombreuses considérations parmi : </w:t>
      </w:r>
    </w:p>
    <w:p w14:paraId="0A834553" w14:textId="6A978DA5" w:rsidR="001C7889" w:rsidRDefault="001C7889" w:rsidP="00AD74E1">
      <w:pPr>
        <w:pStyle w:val="Paragraphedeliste"/>
        <w:numPr>
          <w:ilvl w:val="0"/>
          <w:numId w:val="37"/>
        </w:numPr>
        <w:jc w:val="both"/>
      </w:pPr>
      <w:r>
        <w:t xml:space="preserve">Des difficultés à assurer une cohérence des données entre plusieurs service, </w:t>
      </w:r>
    </w:p>
    <w:p w14:paraId="24E1015B" w14:textId="5D12BD56" w:rsidR="001C7889" w:rsidRDefault="001C7889" w:rsidP="00AD74E1">
      <w:pPr>
        <w:pStyle w:val="Paragraphedeliste"/>
        <w:numPr>
          <w:ilvl w:val="0"/>
          <w:numId w:val="37"/>
        </w:numPr>
        <w:jc w:val="both"/>
      </w:pPr>
      <w:r>
        <w:t xml:space="preserve">Une absence de SI centralisé entrainant des opérations laborieuses pour la transmission d’information entre service, </w:t>
      </w:r>
    </w:p>
    <w:p w14:paraId="0B459296" w14:textId="746B05ED" w:rsidR="001C7889" w:rsidRDefault="001C7889" w:rsidP="00AD74E1">
      <w:pPr>
        <w:pStyle w:val="Paragraphedeliste"/>
        <w:numPr>
          <w:ilvl w:val="0"/>
          <w:numId w:val="37"/>
        </w:numPr>
        <w:jc w:val="both"/>
      </w:pPr>
      <w:r>
        <w:t xml:space="preserve">Un manque de robustesse du système, </w:t>
      </w:r>
    </w:p>
    <w:p w14:paraId="64BFC0B9" w14:textId="77777777" w:rsidR="001C7889" w:rsidRDefault="001C7889" w:rsidP="00AD74E1">
      <w:pPr>
        <w:pStyle w:val="Paragraphedeliste"/>
        <w:numPr>
          <w:ilvl w:val="0"/>
          <w:numId w:val="37"/>
        </w:numPr>
        <w:jc w:val="both"/>
      </w:pPr>
      <w:r>
        <w:t>Des vulnérabilités identifiées dû à l’utilisation de technologie obsolètes.</w:t>
      </w:r>
    </w:p>
    <w:p w14:paraId="48CF554D" w14:textId="214E491E" w:rsidR="001C7889" w:rsidRDefault="001C7889" w:rsidP="00AD74E1">
      <w:pPr>
        <w:pStyle w:val="Paragraphedeliste"/>
        <w:numPr>
          <w:ilvl w:val="0"/>
          <w:numId w:val="37"/>
        </w:numPr>
        <w:jc w:val="both"/>
      </w:pPr>
      <w:r>
        <w:t xml:space="preserve">Une maintenance rendu difficile par la fragmentation technologique. </w:t>
      </w:r>
    </w:p>
    <w:p w14:paraId="5357C59C" w14:textId="0BC57FB7" w:rsidR="001C7889" w:rsidRDefault="001C7889" w:rsidP="00AD74E1">
      <w:pPr>
        <w:pStyle w:val="Paragraphedeliste"/>
        <w:numPr>
          <w:ilvl w:val="0"/>
          <w:numId w:val="37"/>
        </w:numPr>
        <w:jc w:val="both"/>
      </w:pPr>
      <w:r>
        <w:t xml:space="preserve">Une absence de contrôle d’accès et de capacités </w:t>
      </w:r>
      <w:r w:rsidR="00F61BAA">
        <w:t xml:space="preserve">des utilisateurs </w:t>
      </w:r>
      <w:r>
        <w:t>pouvant conduire à des pertes de données.</w:t>
      </w:r>
    </w:p>
    <w:p w14:paraId="32C13F23" w14:textId="5E05DAE4" w:rsidR="00C362CC" w:rsidRDefault="00C362CC" w:rsidP="00C362CC">
      <w:pPr>
        <w:jc w:val="both"/>
      </w:pPr>
    </w:p>
    <w:p w14:paraId="22D7C0BE" w14:textId="7754F7DB" w:rsidR="00897D30" w:rsidRDefault="00C362CC" w:rsidP="001C7889">
      <w:pPr>
        <w:jc w:val="both"/>
      </w:pPr>
      <w:r>
        <w:t>Ces constats ont conduit l’entreprise à souhaiter un changement en profondeur dans l’architecture du système d’information afin de permettre de retrouver de la fiabilité, de la rapidité, de la robustesse et de la sécurité dans son SI tout en diminuant la complexité de la maintenance.</w:t>
      </w:r>
    </w:p>
    <w:p w14:paraId="11B58413" w14:textId="77777777" w:rsidR="00F9479E" w:rsidRPr="001C7889" w:rsidRDefault="00F9479E" w:rsidP="001C7889">
      <w:pPr>
        <w:jc w:val="both"/>
      </w:pPr>
    </w:p>
    <w:p w14:paraId="307FFA66" w14:textId="051907E0" w:rsidR="001648C9" w:rsidRDefault="00946F49" w:rsidP="001648C9">
      <w:pPr>
        <w:pStyle w:val="Titre2"/>
      </w:pPr>
      <w:bookmarkStart w:id="13" w:name="_Toc92431545"/>
      <w:r>
        <w:t>Cadre et p</w:t>
      </w:r>
      <w:r w:rsidR="009B7F61">
        <w:t>ortée de</w:t>
      </w:r>
      <w:r w:rsidR="001648C9">
        <w:t>s modifications</w:t>
      </w:r>
      <w:bookmarkEnd w:id="13"/>
    </w:p>
    <w:p w14:paraId="35D83020" w14:textId="7EEB0388" w:rsidR="00946F49" w:rsidRDefault="00946F49" w:rsidP="005E4A02">
      <w:pPr>
        <w:jc w:val="both"/>
      </w:pPr>
      <w:r>
        <w:t>Le cadre des modifications n’inclut pas l’analyse et la représentation des processus associés à la stratégie de l’entreprise (ex : Reporting des leads de service au CEO).</w:t>
      </w:r>
    </w:p>
    <w:p w14:paraId="6D9BC66B" w14:textId="6EB54FAD" w:rsidR="001648C9" w:rsidRDefault="001648C9" w:rsidP="005E4A02">
      <w:pPr>
        <w:jc w:val="both"/>
      </w:pPr>
      <w:r>
        <w:t>La portée des modifications intègre l’ensemble des couches du système d’information (applicatif, données, technologies et plateforme technique).</w:t>
      </w:r>
    </w:p>
    <w:p w14:paraId="11535FE5" w14:textId="775321C3" w:rsidR="005E4A02" w:rsidRDefault="005E4A02" w:rsidP="005E4A02">
      <w:pPr>
        <w:jc w:val="both"/>
      </w:pPr>
      <w:r>
        <w:t xml:space="preserve">Les processus associés au responsable informatique seront modifiés pour s’adapter aux capacités offertes par la nouvelle </w:t>
      </w:r>
      <w:r w:rsidR="00BF758E">
        <w:t>architecture</w:t>
      </w:r>
      <w:r>
        <w:t>.</w:t>
      </w:r>
    </w:p>
    <w:p w14:paraId="2831CDE9" w14:textId="18A697CF" w:rsidR="00F821D9" w:rsidRPr="00F821D9" w:rsidRDefault="001648C9" w:rsidP="00F821D9">
      <w:pPr>
        <w:jc w:val="both"/>
      </w:pPr>
      <w:r>
        <w:t>Le service rendu n’étant pas remis en cause dans les constats réalisés, les actions des utilisateurs dans les processus métiers opérationnels ne seront pas</w:t>
      </w:r>
      <w:r w:rsidR="002705DC">
        <w:t xml:space="preserve"> ou peu</w:t>
      </w:r>
      <w:r>
        <w:t xml:space="preserve"> modifiés. (Les interfaces logicielles seront </w:t>
      </w:r>
      <w:r w:rsidR="005E4A02">
        <w:t>modifiées</w:t>
      </w:r>
      <w:r>
        <w:t xml:space="preserve"> mais ne </w:t>
      </w:r>
      <w:r w:rsidR="005E4A02">
        <w:t>remettront</w:t>
      </w:r>
      <w:r>
        <w:t xml:space="preserve"> pas en cause </w:t>
      </w:r>
      <w:r w:rsidR="00946F49">
        <w:t>l’organisation de l’entreprise</w:t>
      </w:r>
      <w:r w:rsidR="005E4A02">
        <w:t>).</w:t>
      </w:r>
      <w:r w:rsidR="00F821D9">
        <w:br w:type="page"/>
      </w:r>
    </w:p>
    <w:p w14:paraId="0416848B" w14:textId="1CD811DB" w:rsidR="00C7418F" w:rsidRPr="00921190" w:rsidRDefault="00C7418F" w:rsidP="00C7418F">
      <w:pPr>
        <w:pStyle w:val="Titre1"/>
      </w:pPr>
      <w:bookmarkStart w:id="14" w:name="_Toc92431546"/>
      <w:r w:rsidRPr="00921190">
        <w:lastRenderedPageBreak/>
        <w:t>OBJECTIFS</w:t>
      </w:r>
      <w:r w:rsidR="00B71A61">
        <w:t xml:space="preserve"> </w:t>
      </w:r>
      <w:r w:rsidRPr="00921190">
        <w:t>&amp; CONTRAINTES</w:t>
      </w:r>
      <w:bookmarkEnd w:id="14"/>
    </w:p>
    <w:p w14:paraId="291E0573" w14:textId="3E7B7A51" w:rsidR="00C7418F" w:rsidRDefault="00C7418F" w:rsidP="00C7418F">
      <w:pPr>
        <w:pStyle w:val="Titre2"/>
      </w:pPr>
      <w:bookmarkStart w:id="15" w:name="_Toc92431547"/>
      <w:r w:rsidRPr="00921190">
        <w:t>Objectifs</w:t>
      </w:r>
      <w:bookmarkEnd w:id="15"/>
    </w:p>
    <w:p w14:paraId="22103B43" w14:textId="08DB868B" w:rsidR="00921190" w:rsidRDefault="00A40775" w:rsidP="00921190">
      <w:r>
        <w:t>Les objectifs formalisés à atteindre sont listés dans le catalogue ci-après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493C79BE" w14:textId="77777777" w:rsidTr="003E2DBA">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4C4BF4C2"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18F996FD" w14:textId="5124E96E" w:rsidR="00511399" w:rsidRDefault="00C27B11"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Objectif</w:t>
            </w:r>
          </w:p>
        </w:tc>
        <w:tc>
          <w:tcPr>
            <w:tcW w:w="8646" w:type="dxa"/>
            <w:tcBorders>
              <w:top w:val="single" w:sz="4" w:space="0" w:color="auto"/>
              <w:left w:val="nil"/>
              <w:bottom w:val="single" w:sz="8" w:space="0" w:color="auto"/>
              <w:right w:val="single" w:sz="4" w:space="0" w:color="auto"/>
            </w:tcBorders>
            <w:shd w:val="clear" w:color="000000" w:fill="8EA9DB"/>
            <w:vAlign w:val="center"/>
            <w:hideMark/>
          </w:tcPr>
          <w:p w14:paraId="3A221997" w14:textId="66C8F5F1" w:rsidR="00511399" w:rsidRPr="00A73E23" w:rsidRDefault="00C17EED"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31BFBDE7"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3017373B" w14:textId="79E5F30F" w:rsidR="00511399" w:rsidRPr="00C22DA1" w:rsidRDefault="00C27B11" w:rsidP="00DD6385">
            <w:pPr>
              <w:spacing w:after="0" w:line="240" w:lineRule="auto"/>
              <w:jc w:val="center"/>
              <w:rPr>
                <w:b/>
                <w:bCs/>
              </w:rPr>
            </w:pPr>
            <w:r>
              <w:rPr>
                <w:b/>
                <w:bCs/>
              </w:rPr>
              <w:t>O1</w:t>
            </w:r>
          </w:p>
        </w:tc>
        <w:tc>
          <w:tcPr>
            <w:tcW w:w="1702" w:type="dxa"/>
            <w:tcBorders>
              <w:top w:val="single" w:sz="8" w:space="0" w:color="auto"/>
              <w:left w:val="nil"/>
              <w:bottom w:val="single" w:sz="8" w:space="0" w:color="auto"/>
              <w:right w:val="nil"/>
            </w:tcBorders>
            <w:vAlign w:val="center"/>
          </w:tcPr>
          <w:p w14:paraId="05AE97AC" w14:textId="7474417E" w:rsidR="00511399" w:rsidRPr="00C22DA1" w:rsidRDefault="00C27B11" w:rsidP="00DD6385">
            <w:pPr>
              <w:spacing w:after="0" w:line="240" w:lineRule="auto"/>
            </w:pPr>
            <w:r>
              <w:t>Vélocité</w:t>
            </w:r>
          </w:p>
        </w:tc>
        <w:tc>
          <w:tcPr>
            <w:tcW w:w="8646" w:type="dxa"/>
            <w:tcBorders>
              <w:top w:val="single" w:sz="8" w:space="0" w:color="auto"/>
              <w:left w:val="nil"/>
              <w:bottom w:val="single" w:sz="8" w:space="0" w:color="auto"/>
              <w:right w:val="single" w:sz="4" w:space="0" w:color="auto"/>
            </w:tcBorders>
            <w:shd w:val="clear" w:color="auto" w:fill="auto"/>
            <w:vAlign w:val="center"/>
          </w:tcPr>
          <w:p w14:paraId="15FD4EAB" w14:textId="5A115D1F" w:rsidR="00511399" w:rsidRPr="00C22DA1" w:rsidRDefault="00C27B11" w:rsidP="00DD6385">
            <w:pPr>
              <w:spacing w:after="0" w:line="240" w:lineRule="auto"/>
              <w:jc w:val="both"/>
            </w:pPr>
            <w:r>
              <w:t>Diminuer les temps de traitement des opérations (de collaboration ou technique).</w:t>
            </w:r>
          </w:p>
        </w:tc>
      </w:tr>
      <w:tr w:rsidR="00511399" w:rsidRPr="00C22DA1" w14:paraId="36EE509B"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23E52135" w14:textId="280E53A7" w:rsidR="00511399" w:rsidRPr="00C22DA1" w:rsidRDefault="00C27B11" w:rsidP="00DD6385">
            <w:pPr>
              <w:spacing w:after="0" w:line="240" w:lineRule="auto"/>
              <w:jc w:val="center"/>
              <w:rPr>
                <w:b/>
                <w:bCs/>
              </w:rPr>
            </w:pPr>
            <w:r>
              <w:rPr>
                <w:b/>
                <w:bCs/>
              </w:rPr>
              <w:t>O2</w:t>
            </w:r>
          </w:p>
        </w:tc>
        <w:tc>
          <w:tcPr>
            <w:tcW w:w="1702" w:type="dxa"/>
            <w:tcBorders>
              <w:top w:val="single" w:sz="8" w:space="0" w:color="auto"/>
              <w:left w:val="nil"/>
              <w:bottom w:val="single" w:sz="8" w:space="0" w:color="auto"/>
              <w:right w:val="nil"/>
            </w:tcBorders>
            <w:vAlign w:val="center"/>
          </w:tcPr>
          <w:p w14:paraId="2837C360" w14:textId="23D81B04" w:rsidR="00511399" w:rsidRPr="00C22DA1" w:rsidRDefault="00C27B11" w:rsidP="00DD6385">
            <w:pPr>
              <w:spacing w:after="0" w:line="240" w:lineRule="auto"/>
            </w:pPr>
            <w:r>
              <w:t>Fiabilité des données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7E4EFA89" w14:textId="61959618" w:rsidR="00511399" w:rsidRPr="00C22DA1" w:rsidRDefault="00C27B11" w:rsidP="00DD6385">
            <w:pPr>
              <w:spacing w:after="0" w:line="240" w:lineRule="auto"/>
              <w:jc w:val="both"/>
            </w:pPr>
            <w:r>
              <w:t xml:space="preserve">Améliorer la fiabilité des données et le partage dans l’entreprise. </w:t>
            </w:r>
            <w:r w:rsidR="006C18D5">
              <w:t>Une donnée modifiée</w:t>
            </w:r>
            <w:r>
              <w:t xml:space="preserve"> à un instant T doit être </w:t>
            </w:r>
            <w:r w:rsidR="008B1BB6">
              <w:t>disponible</w:t>
            </w:r>
            <w:r>
              <w:t xml:space="preserve"> pour l’intégralité des opérateurs immédiatement.</w:t>
            </w:r>
          </w:p>
        </w:tc>
      </w:tr>
      <w:tr w:rsidR="00511399" w:rsidRPr="00C22DA1" w14:paraId="3CD42902"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6F972771" w14:textId="4D60622A" w:rsidR="00511399" w:rsidRPr="00C22DA1" w:rsidRDefault="00C27B11" w:rsidP="00DD6385">
            <w:pPr>
              <w:spacing w:after="0" w:line="240" w:lineRule="auto"/>
              <w:jc w:val="center"/>
              <w:rPr>
                <w:b/>
                <w:bCs/>
              </w:rPr>
            </w:pPr>
            <w:r>
              <w:rPr>
                <w:b/>
                <w:bCs/>
              </w:rPr>
              <w:t>O3</w:t>
            </w:r>
          </w:p>
        </w:tc>
        <w:tc>
          <w:tcPr>
            <w:tcW w:w="1702" w:type="dxa"/>
            <w:tcBorders>
              <w:top w:val="single" w:sz="8" w:space="0" w:color="auto"/>
              <w:left w:val="nil"/>
              <w:bottom w:val="single" w:sz="8" w:space="0" w:color="auto"/>
              <w:right w:val="nil"/>
            </w:tcBorders>
            <w:vAlign w:val="center"/>
          </w:tcPr>
          <w:p w14:paraId="14D111CA" w14:textId="2DB66FCA" w:rsidR="00511399" w:rsidRPr="00C22DA1" w:rsidRDefault="00C27B11" w:rsidP="00DD6385">
            <w:pPr>
              <w:spacing w:after="0" w:line="240" w:lineRule="auto"/>
            </w:pPr>
            <w:r>
              <w:t>Robustesse du système</w:t>
            </w:r>
          </w:p>
        </w:tc>
        <w:tc>
          <w:tcPr>
            <w:tcW w:w="8646" w:type="dxa"/>
            <w:tcBorders>
              <w:top w:val="single" w:sz="8" w:space="0" w:color="auto"/>
              <w:left w:val="nil"/>
              <w:bottom w:val="single" w:sz="8" w:space="0" w:color="auto"/>
              <w:right w:val="single" w:sz="4" w:space="0" w:color="auto"/>
            </w:tcBorders>
            <w:shd w:val="clear" w:color="auto" w:fill="auto"/>
            <w:vAlign w:val="center"/>
          </w:tcPr>
          <w:p w14:paraId="33A4300D" w14:textId="1E0A9E02" w:rsidR="00511399" w:rsidRPr="00C22DA1" w:rsidRDefault="009518AE" w:rsidP="00DD6385">
            <w:pPr>
              <w:spacing w:after="0" w:line="240" w:lineRule="auto"/>
              <w:jc w:val="both"/>
            </w:pPr>
            <w:r>
              <w:t>Le système doit être robuste et les opérations de sauvegarde / restauration doit être réalisable rapidement et avec le minimum d’intervention humaine.</w:t>
            </w:r>
          </w:p>
        </w:tc>
      </w:tr>
      <w:tr w:rsidR="00511399" w:rsidRPr="00C22DA1" w14:paraId="45FC1CF4" w14:textId="77777777" w:rsidTr="00FE1000">
        <w:trPr>
          <w:trHeight w:val="510"/>
        </w:trPr>
        <w:tc>
          <w:tcPr>
            <w:tcW w:w="709" w:type="dxa"/>
            <w:tcBorders>
              <w:top w:val="nil"/>
              <w:left w:val="single" w:sz="4" w:space="0" w:color="auto"/>
              <w:bottom w:val="single" w:sz="4" w:space="0" w:color="auto"/>
              <w:right w:val="nil"/>
            </w:tcBorders>
            <w:shd w:val="clear" w:color="auto" w:fill="auto"/>
            <w:vAlign w:val="center"/>
          </w:tcPr>
          <w:p w14:paraId="3235F3BD" w14:textId="7BFA08E9" w:rsidR="00511399" w:rsidRPr="00C22DA1" w:rsidRDefault="00C27B11" w:rsidP="00DD6385">
            <w:pPr>
              <w:spacing w:after="0" w:line="240" w:lineRule="auto"/>
              <w:jc w:val="center"/>
              <w:rPr>
                <w:b/>
                <w:bCs/>
              </w:rPr>
            </w:pPr>
            <w:r>
              <w:rPr>
                <w:b/>
                <w:bCs/>
              </w:rPr>
              <w:t>O4</w:t>
            </w:r>
          </w:p>
        </w:tc>
        <w:tc>
          <w:tcPr>
            <w:tcW w:w="1702" w:type="dxa"/>
            <w:tcBorders>
              <w:top w:val="single" w:sz="8" w:space="0" w:color="auto"/>
              <w:left w:val="nil"/>
              <w:bottom w:val="single" w:sz="4" w:space="0" w:color="auto"/>
              <w:right w:val="nil"/>
            </w:tcBorders>
            <w:vAlign w:val="center"/>
          </w:tcPr>
          <w:p w14:paraId="5AD47479" w14:textId="692DC9F5" w:rsidR="00511399" w:rsidRDefault="008623D7" w:rsidP="00DD6385">
            <w:pPr>
              <w:spacing w:after="0" w:line="240" w:lineRule="auto"/>
            </w:pPr>
            <w:r>
              <w:t>Sécurité</w:t>
            </w:r>
            <w:r w:rsidR="004919EF">
              <w:t xml:space="preserve"> </w:t>
            </w:r>
          </w:p>
        </w:tc>
        <w:tc>
          <w:tcPr>
            <w:tcW w:w="8646" w:type="dxa"/>
            <w:tcBorders>
              <w:top w:val="single" w:sz="8" w:space="0" w:color="auto"/>
              <w:left w:val="nil"/>
              <w:bottom w:val="single" w:sz="4" w:space="0" w:color="auto"/>
              <w:right w:val="single" w:sz="4" w:space="0" w:color="auto"/>
            </w:tcBorders>
            <w:shd w:val="clear" w:color="auto" w:fill="auto"/>
            <w:vAlign w:val="center"/>
          </w:tcPr>
          <w:p w14:paraId="2385257E" w14:textId="183F1FAE" w:rsidR="00511399" w:rsidRPr="00C22DA1" w:rsidRDefault="008623D7" w:rsidP="00DD6385">
            <w:pPr>
              <w:spacing w:after="0" w:line="240" w:lineRule="auto"/>
              <w:jc w:val="both"/>
            </w:pPr>
            <w:r>
              <w:t>Aucune faille de sécurité ne doit être présente dans le système. Le système doit intégrer des mécanismes de contrôle d’identification et d’autorisation.</w:t>
            </w:r>
          </w:p>
        </w:tc>
      </w:tr>
      <w:tr w:rsidR="00511399" w:rsidRPr="00C22DA1" w14:paraId="69F811C0" w14:textId="77777777" w:rsidTr="00FE1000">
        <w:trPr>
          <w:trHeight w:val="510"/>
        </w:trPr>
        <w:tc>
          <w:tcPr>
            <w:tcW w:w="709" w:type="dxa"/>
            <w:tcBorders>
              <w:top w:val="single" w:sz="4" w:space="0" w:color="auto"/>
              <w:left w:val="single" w:sz="4" w:space="0" w:color="auto"/>
              <w:bottom w:val="single" w:sz="4" w:space="0" w:color="auto"/>
            </w:tcBorders>
            <w:shd w:val="clear" w:color="auto" w:fill="auto"/>
            <w:vAlign w:val="center"/>
          </w:tcPr>
          <w:p w14:paraId="73EF8FBC" w14:textId="790980C6" w:rsidR="00511399" w:rsidRPr="00C22DA1" w:rsidRDefault="00C27B11" w:rsidP="00DD6385">
            <w:pPr>
              <w:spacing w:after="0" w:line="240" w:lineRule="auto"/>
              <w:jc w:val="center"/>
              <w:rPr>
                <w:b/>
                <w:bCs/>
              </w:rPr>
            </w:pPr>
            <w:r>
              <w:rPr>
                <w:b/>
                <w:bCs/>
              </w:rPr>
              <w:t>O5</w:t>
            </w:r>
          </w:p>
        </w:tc>
        <w:tc>
          <w:tcPr>
            <w:tcW w:w="1702" w:type="dxa"/>
            <w:tcBorders>
              <w:top w:val="single" w:sz="4" w:space="0" w:color="auto"/>
              <w:bottom w:val="single" w:sz="4" w:space="0" w:color="auto"/>
            </w:tcBorders>
            <w:vAlign w:val="center"/>
          </w:tcPr>
          <w:p w14:paraId="486A09FF" w14:textId="1A91AD3D" w:rsidR="00511399" w:rsidRPr="00C22DA1" w:rsidRDefault="00DA77E1" w:rsidP="00DD6385">
            <w:pPr>
              <w:spacing w:after="0" w:line="240" w:lineRule="auto"/>
            </w:pPr>
            <w:r>
              <w:t>Maintenance</w:t>
            </w:r>
            <w:r w:rsidR="004919EF">
              <w:t xml:space="preserve"> simplifiée</w:t>
            </w:r>
          </w:p>
        </w:tc>
        <w:tc>
          <w:tcPr>
            <w:tcW w:w="8646" w:type="dxa"/>
            <w:tcBorders>
              <w:top w:val="single" w:sz="4" w:space="0" w:color="auto"/>
              <w:bottom w:val="single" w:sz="4" w:space="0" w:color="auto"/>
              <w:right w:val="single" w:sz="4" w:space="0" w:color="auto"/>
            </w:tcBorders>
            <w:shd w:val="clear" w:color="auto" w:fill="auto"/>
            <w:vAlign w:val="center"/>
          </w:tcPr>
          <w:p w14:paraId="270E484A" w14:textId="00C82CA2" w:rsidR="00511399" w:rsidRPr="00C22DA1" w:rsidRDefault="00F010F3" w:rsidP="0002091D">
            <w:pPr>
              <w:keepNext/>
              <w:spacing w:after="0" w:line="240" w:lineRule="auto"/>
              <w:jc w:val="both"/>
            </w:pPr>
            <w:r>
              <w:t>La maintenance du SI doit être simple. La diversité des technologies employées doit être limités aux seuls besoins</w:t>
            </w:r>
            <w:r w:rsidR="00D31DA9">
              <w:t xml:space="preserve"> réels.</w:t>
            </w:r>
          </w:p>
        </w:tc>
      </w:tr>
    </w:tbl>
    <w:p w14:paraId="68C527A9" w14:textId="4C4B1FE2" w:rsidR="006C1E86" w:rsidRPr="00921190" w:rsidRDefault="0002091D" w:rsidP="0002091D">
      <w:pPr>
        <w:pStyle w:val="Lgende"/>
      </w:pPr>
      <w:bookmarkStart w:id="16" w:name="_Toc92133568"/>
      <w:r>
        <w:t xml:space="preserve">Tableau </w:t>
      </w:r>
      <w:r w:rsidR="000155D2">
        <w:fldChar w:fldCharType="begin"/>
      </w:r>
      <w:r w:rsidR="000155D2">
        <w:instrText xml:space="preserve"> SEQ Tableau \* ARABIC </w:instrText>
      </w:r>
      <w:r w:rsidR="000155D2">
        <w:fldChar w:fldCharType="separate"/>
      </w:r>
      <w:r w:rsidR="00642E53">
        <w:rPr>
          <w:noProof/>
        </w:rPr>
        <w:t>2</w:t>
      </w:r>
      <w:r w:rsidR="000155D2">
        <w:rPr>
          <w:noProof/>
        </w:rPr>
        <w:fldChar w:fldCharType="end"/>
      </w:r>
      <w:del w:id="17" w:author="David EVAN" w:date="2022-01-03T20:18:00Z">
        <w:r w:rsidDel="002D1B8B">
          <w:delText xml:space="preserve"> </w:delText>
        </w:r>
      </w:del>
      <w:ins w:id="18" w:author="David EVAN" w:date="2022-01-03T20:18:00Z">
        <w:r w:rsidR="002D1B8B">
          <w:t> </w:t>
        </w:r>
      </w:ins>
      <w:del w:id="19" w:author="David EVAN" w:date="2022-01-03T20:18:00Z">
        <w:r w:rsidDel="002D1B8B">
          <w:delText>-</w:delText>
        </w:r>
      </w:del>
      <w:ins w:id="20" w:author="David EVAN" w:date="2022-01-03T20:18:00Z">
        <w:r w:rsidR="002D1B8B">
          <w:t>:</w:t>
        </w:r>
      </w:ins>
      <w:r>
        <w:t xml:space="preserve"> Catalogue des objectifs </w:t>
      </w:r>
      <w:r w:rsidRPr="00CF00CB">
        <w:t>du chantier d’architecture</w:t>
      </w:r>
      <w:bookmarkEnd w:id="16"/>
    </w:p>
    <w:p w14:paraId="7AC24520" w14:textId="77777777" w:rsidR="00C7418F" w:rsidRPr="00921190" w:rsidRDefault="00C7418F" w:rsidP="00C7418F">
      <w:pPr>
        <w:pStyle w:val="Titre2"/>
      </w:pPr>
      <w:bookmarkStart w:id="21" w:name="_Toc92431548"/>
      <w:r w:rsidRPr="00921190">
        <w:t>Contraintes</w:t>
      </w:r>
      <w:bookmarkEnd w:id="21"/>
    </w:p>
    <w:p w14:paraId="3D5F226B" w14:textId="38CE6368" w:rsidR="00A40775" w:rsidRDefault="00A40775">
      <w:r>
        <w:t xml:space="preserve">Les contraintes associées à ce chantier d’architecture sont listées dans le catalogue ci-après :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250364A3" w14:textId="77777777" w:rsidTr="007C5694">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0096701B"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26577AFA" w14:textId="22EB24AE" w:rsidR="00511399" w:rsidRDefault="00511399"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Catégorie</w:t>
            </w:r>
          </w:p>
        </w:tc>
        <w:tc>
          <w:tcPr>
            <w:tcW w:w="8646" w:type="dxa"/>
            <w:tcBorders>
              <w:top w:val="single" w:sz="4" w:space="0" w:color="auto"/>
              <w:left w:val="nil"/>
              <w:bottom w:val="single" w:sz="8" w:space="0" w:color="auto"/>
              <w:right w:val="single" w:sz="4" w:space="0" w:color="auto"/>
            </w:tcBorders>
            <w:shd w:val="clear" w:color="auto" w:fill="8EA9DB"/>
            <w:vAlign w:val="center"/>
            <w:hideMark/>
          </w:tcPr>
          <w:p w14:paraId="05158106" w14:textId="22546C35" w:rsidR="00511399" w:rsidRPr="00A73E23" w:rsidRDefault="00511399"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6BCB719C"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0E388BCF" w14:textId="6EBB43F0" w:rsidR="00511399" w:rsidRPr="00C22DA1" w:rsidRDefault="00511399" w:rsidP="00DD6385">
            <w:pPr>
              <w:spacing w:after="0" w:line="240" w:lineRule="auto"/>
              <w:jc w:val="center"/>
              <w:rPr>
                <w:b/>
                <w:bCs/>
              </w:rPr>
            </w:pPr>
            <w:r>
              <w:rPr>
                <w:b/>
                <w:bCs/>
              </w:rPr>
              <w:t>C</w:t>
            </w:r>
            <w:r w:rsidR="00813618">
              <w:rPr>
                <w:b/>
                <w:bCs/>
              </w:rPr>
              <w:t>P</w:t>
            </w:r>
            <w:r>
              <w:rPr>
                <w:b/>
                <w:bCs/>
              </w:rPr>
              <w:t>1</w:t>
            </w:r>
          </w:p>
        </w:tc>
        <w:tc>
          <w:tcPr>
            <w:tcW w:w="1702" w:type="dxa"/>
            <w:tcBorders>
              <w:top w:val="single" w:sz="8" w:space="0" w:color="auto"/>
              <w:left w:val="nil"/>
              <w:bottom w:val="single" w:sz="8" w:space="0" w:color="auto"/>
              <w:right w:val="nil"/>
            </w:tcBorders>
            <w:vAlign w:val="center"/>
          </w:tcPr>
          <w:p w14:paraId="2A584414" w14:textId="6393317C" w:rsidR="00511399" w:rsidRPr="00C22DA1" w:rsidRDefault="00511399" w:rsidP="00DD6385">
            <w:pPr>
              <w:spacing w:after="0" w:line="240" w:lineRule="auto"/>
            </w:pPr>
            <w:r>
              <w:t>Technique</w:t>
            </w:r>
          </w:p>
        </w:tc>
        <w:tc>
          <w:tcPr>
            <w:tcW w:w="8646" w:type="dxa"/>
            <w:tcBorders>
              <w:top w:val="single" w:sz="8" w:space="0" w:color="auto"/>
              <w:left w:val="nil"/>
              <w:bottom w:val="single" w:sz="8" w:space="0" w:color="auto"/>
              <w:right w:val="single" w:sz="4" w:space="0" w:color="auto"/>
            </w:tcBorders>
            <w:shd w:val="clear" w:color="auto" w:fill="auto"/>
            <w:vAlign w:val="center"/>
          </w:tcPr>
          <w:p w14:paraId="1738741E" w14:textId="59CA31EA" w:rsidR="00511399" w:rsidRPr="00C22DA1" w:rsidRDefault="00916C67" w:rsidP="00DD6385">
            <w:pPr>
              <w:spacing w:after="0" w:line="240" w:lineRule="auto"/>
              <w:jc w:val="both"/>
            </w:pPr>
            <w:r w:rsidRPr="00916C67">
              <w:t>Le service client impose l’utilisation d’un outil de ticketing externe</w:t>
            </w:r>
            <w:r>
              <w:t xml:space="preserve">. Le choix est laissé libre sous réserve qu’il soit justifié d’un point de vue coût et dette technique. </w:t>
            </w:r>
          </w:p>
        </w:tc>
      </w:tr>
      <w:tr w:rsidR="00511399" w:rsidRPr="00C22DA1" w14:paraId="0D9E5699"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76D25389" w14:textId="5C30DE30" w:rsidR="00511399" w:rsidRPr="00C22DA1" w:rsidRDefault="00511399" w:rsidP="00DD6385">
            <w:pPr>
              <w:spacing w:after="0" w:line="240" w:lineRule="auto"/>
              <w:jc w:val="center"/>
              <w:rPr>
                <w:b/>
                <w:bCs/>
              </w:rPr>
            </w:pPr>
            <w:r>
              <w:rPr>
                <w:b/>
                <w:bCs/>
              </w:rPr>
              <w:t>C</w:t>
            </w:r>
            <w:r w:rsidR="00813618">
              <w:rPr>
                <w:b/>
                <w:bCs/>
              </w:rPr>
              <w:t>P</w:t>
            </w:r>
            <w:r>
              <w:rPr>
                <w:b/>
                <w:bCs/>
              </w:rPr>
              <w:t>2</w:t>
            </w:r>
          </w:p>
        </w:tc>
        <w:tc>
          <w:tcPr>
            <w:tcW w:w="1702" w:type="dxa"/>
            <w:tcBorders>
              <w:top w:val="single" w:sz="8" w:space="0" w:color="auto"/>
              <w:left w:val="nil"/>
              <w:bottom w:val="single" w:sz="8" w:space="0" w:color="auto"/>
              <w:right w:val="nil"/>
            </w:tcBorders>
            <w:vAlign w:val="center"/>
          </w:tcPr>
          <w:p w14:paraId="7DDB998A" w14:textId="3C8578F2" w:rsidR="00511399" w:rsidRPr="00C22DA1" w:rsidRDefault="00511399" w:rsidP="00DD6385">
            <w:pPr>
              <w:spacing w:after="0" w:line="240" w:lineRule="auto"/>
            </w:pPr>
            <w:r>
              <w:t>Ressources humaines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C9E3D30" w14:textId="539FBBB1" w:rsidR="00511399" w:rsidRPr="00C22DA1" w:rsidRDefault="00916C67" w:rsidP="00DD6385">
            <w:pPr>
              <w:spacing w:after="0" w:line="240" w:lineRule="auto"/>
              <w:jc w:val="both"/>
            </w:pPr>
            <w:r w:rsidRPr="00916C67">
              <w:t>LAE met à disposition un ingénieur généraliste en informatique à temps plein (38,5 h/semaine). Toute ressource humaine supplémentaire</w:t>
            </w:r>
            <w:r>
              <w:t xml:space="preserve"> </w:t>
            </w:r>
            <w:r w:rsidRPr="00916C67">
              <w:t>devra être compris dans la limite du budget</w:t>
            </w:r>
            <w:r>
              <w:t>.</w:t>
            </w:r>
          </w:p>
        </w:tc>
      </w:tr>
      <w:tr w:rsidR="00511399" w:rsidRPr="00C22DA1" w14:paraId="18F32CDF" w14:textId="77777777" w:rsidTr="00FE1000">
        <w:trPr>
          <w:trHeight w:val="624"/>
        </w:trPr>
        <w:tc>
          <w:tcPr>
            <w:tcW w:w="709" w:type="dxa"/>
            <w:tcBorders>
              <w:top w:val="nil"/>
              <w:left w:val="single" w:sz="4" w:space="0" w:color="auto"/>
              <w:bottom w:val="single" w:sz="4" w:space="0" w:color="auto"/>
              <w:right w:val="nil"/>
            </w:tcBorders>
            <w:shd w:val="clear" w:color="auto" w:fill="auto"/>
            <w:vAlign w:val="center"/>
          </w:tcPr>
          <w:p w14:paraId="0E6CDE50" w14:textId="6FC39233" w:rsidR="00511399" w:rsidRPr="00C22DA1" w:rsidRDefault="00511399" w:rsidP="00DD6385">
            <w:pPr>
              <w:spacing w:after="0" w:line="240" w:lineRule="auto"/>
              <w:jc w:val="center"/>
              <w:rPr>
                <w:b/>
                <w:bCs/>
              </w:rPr>
            </w:pPr>
            <w:r>
              <w:rPr>
                <w:b/>
                <w:bCs/>
              </w:rPr>
              <w:t>C</w:t>
            </w:r>
            <w:r w:rsidR="00813618">
              <w:rPr>
                <w:b/>
                <w:bCs/>
              </w:rPr>
              <w:t>P</w:t>
            </w:r>
            <w:r>
              <w:rPr>
                <w:b/>
                <w:bCs/>
              </w:rPr>
              <w:t>3</w:t>
            </w:r>
          </w:p>
        </w:tc>
        <w:tc>
          <w:tcPr>
            <w:tcW w:w="1702" w:type="dxa"/>
            <w:tcBorders>
              <w:top w:val="single" w:sz="8" w:space="0" w:color="auto"/>
              <w:left w:val="nil"/>
              <w:bottom w:val="single" w:sz="8" w:space="0" w:color="auto"/>
              <w:right w:val="nil"/>
            </w:tcBorders>
            <w:vAlign w:val="center"/>
          </w:tcPr>
          <w:p w14:paraId="0199556B" w14:textId="6EEAC1C4" w:rsidR="00511399" w:rsidRPr="00C22DA1" w:rsidRDefault="00511399" w:rsidP="00DD6385">
            <w:pPr>
              <w:spacing w:after="0" w:line="240" w:lineRule="auto"/>
            </w:pPr>
            <w:r>
              <w:t>Budget</w:t>
            </w:r>
          </w:p>
        </w:tc>
        <w:tc>
          <w:tcPr>
            <w:tcW w:w="8646" w:type="dxa"/>
            <w:tcBorders>
              <w:top w:val="single" w:sz="8" w:space="0" w:color="auto"/>
              <w:left w:val="nil"/>
              <w:bottom w:val="single" w:sz="8" w:space="0" w:color="auto"/>
              <w:right w:val="single" w:sz="4" w:space="0" w:color="auto"/>
            </w:tcBorders>
            <w:shd w:val="clear" w:color="auto" w:fill="auto"/>
            <w:vAlign w:val="center"/>
          </w:tcPr>
          <w:p w14:paraId="726E9FBE" w14:textId="39E71F7F" w:rsidR="00511399" w:rsidRPr="00C22DA1" w:rsidRDefault="00916C67" w:rsidP="00DD6385">
            <w:pPr>
              <w:spacing w:after="0" w:line="240" w:lineRule="auto"/>
              <w:jc w:val="both"/>
            </w:pPr>
            <w:r w:rsidRPr="00916C67">
              <w:t>200 000 euros ont été alloués à la mise en œuvre de ce projet. Ce budget doit couvrir l’établissement des spécifications logicielles et matérielles détaillées, le développement, les tests, l’intégration, l’achat de nouveaux matériels et/ou logiciels, ainsi que les besoins en formation.</w:t>
            </w:r>
          </w:p>
        </w:tc>
      </w:tr>
      <w:tr w:rsidR="00511399" w:rsidRPr="00C22DA1" w14:paraId="1D7F98A2"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440D14CB" w14:textId="0AB29942" w:rsidR="00511399" w:rsidRPr="00C22DA1" w:rsidRDefault="00511399" w:rsidP="00DD6385">
            <w:pPr>
              <w:spacing w:after="0" w:line="240" w:lineRule="auto"/>
              <w:jc w:val="center"/>
              <w:rPr>
                <w:b/>
                <w:bCs/>
              </w:rPr>
            </w:pPr>
            <w:r>
              <w:rPr>
                <w:b/>
                <w:bCs/>
              </w:rPr>
              <w:t>C</w:t>
            </w:r>
            <w:r w:rsidR="00813618">
              <w:rPr>
                <w:b/>
                <w:bCs/>
              </w:rPr>
              <w:t>P</w:t>
            </w:r>
            <w:r>
              <w:rPr>
                <w:b/>
                <w:bCs/>
              </w:rPr>
              <w:t>4</w:t>
            </w:r>
          </w:p>
        </w:tc>
        <w:tc>
          <w:tcPr>
            <w:tcW w:w="1702" w:type="dxa"/>
            <w:tcBorders>
              <w:top w:val="single" w:sz="8" w:space="0" w:color="auto"/>
              <w:left w:val="nil"/>
              <w:bottom w:val="single" w:sz="8" w:space="0" w:color="auto"/>
              <w:right w:val="nil"/>
            </w:tcBorders>
            <w:vAlign w:val="center"/>
          </w:tcPr>
          <w:p w14:paraId="44E388E9" w14:textId="47F512C1" w:rsidR="00511399" w:rsidRDefault="00511399" w:rsidP="00DD6385">
            <w:pPr>
              <w:spacing w:after="0" w:line="240" w:lineRule="auto"/>
            </w:pPr>
            <w:r>
              <w:t>Délais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8083253" w14:textId="51966BE0" w:rsidR="00511399" w:rsidRPr="00C22DA1" w:rsidRDefault="00511399" w:rsidP="00DD6385">
            <w:pPr>
              <w:spacing w:after="0" w:line="240" w:lineRule="auto"/>
              <w:jc w:val="both"/>
            </w:pPr>
            <w:r w:rsidRPr="00511399">
              <w:t xml:space="preserve">Le système devra être opérationnel d’ici sept mois à compter de la validation de </w:t>
            </w:r>
            <w:r>
              <w:t xml:space="preserve">la </w:t>
            </w:r>
            <w:r w:rsidRPr="00511399">
              <w:t xml:space="preserve">solution. </w:t>
            </w:r>
            <w:r>
              <w:t xml:space="preserve">Le non-respect des délais </w:t>
            </w:r>
            <w:r w:rsidRPr="00511399">
              <w:t>entraînera des indemnités compensatrices.</w:t>
            </w:r>
          </w:p>
        </w:tc>
      </w:tr>
      <w:tr w:rsidR="00511399" w:rsidRPr="00C22DA1" w14:paraId="0F3F6FEA"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6003F71F" w14:textId="69B62428" w:rsidR="00511399" w:rsidRDefault="00916C67" w:rsidP="00DD6385">
            <w:pPr>
              <w:spacing w:after="0" w:line="240" w:lineRule="auto"/>
              <w:jc w:val="center"/>
              <w:rPr>
                <w:b/>
                <w:bCs/>
              </w:rPr>
            </w:pPr>
            <w:r>
              <w:rPr>
                <w:b/>
                <w:bCs/>
              </w:rPr>
              <w:t>C</w:t>
            </w:r>
            <w:r w:rsidR="00813618">
              <w:rPr>
                <w:b/>
                <w:bCs/>
              </w:rPr>
              <w:t>P</w:t>
            </w:r>
            <w:r>
              <w:rPr>
                <w:b/>
                <w:bCs/>
              </w:rPr>
              <w:t>5</w:t>
            </w:r>
          </w:p>
        </w:tc>
        <w:tc>
          <w:tcPr>
            <w:tcW w:w="1702" w:type="dxa"/>
            <w:tcBorders>
              <w:top w:val="single" w:sz="8" w:space="0" w:color="auto"/>
              <w:left w:val="nil"/>
              <w:bottom w:val="single" w:sz="4" w:space="0" w:color="auto"/>
              <w:right w:val="nil"/>
            </w:tcBorders>
            <w:vAlign w:val="center"/>
          </w:tcPr>
          <w:p w14:paraId="132C384E" w14:textId="4ED9D1D1" w:rsidR="00511399" w:rsidRDefault="00511399" w:rsidP="00DD6385">
            <w:pPr>
              <w:spacing w:after="0" w:line="240" w:lineRule="auto"/>
            </w:pPr>
            <w:r>
              <w:t>Impacts sur les services</w:t>
            </w:r>
          </w:p>
        </w:tc>
        <w:tc>
          <w:tcPr>
            <w:tcW w:w="8646" w:type="dxa"/>
            <w:tcBorders>
              <w:top w:val="single" w:sz="8" w:space="0" w:color="auto"/>
              <w:left w:val="nil"/>
              <w:bottom w:val="single" w:sz="4" w:space="0" w:color="auto"/>
              <w:right w:val="single" w:sz="4" w:space="0" w:color="auto"/>
            </w:tcBorders>
            <w:shd w:val="clear" w:color="auto" w:fill="auto"/>
            <w:vAlign w:val="center"/>
          </w:tcPr>
          <w:p w14:paraId="2278CC39" w14:textId="5915781F" w:rsidR="00511399" w:rsidRPr="00511399" w:rsidRDefault="00511399" w:rsidP="00813618">
            <w:pPr>
              <w:keepNext/>
              <w:spacing w:after="0" w:line="240" w:lineRule="auto"/>
              <w:jc w:val="both"/>
            </w:pPr>
            <w:r w:rsidRPr="00511399">
              <w:t>L’intégration devra</w:t>
            </w:r>
            <w:r>
              <w:t xml:space="preserve"> être réalisé</w:t>
            </w:r>
            <w:r w:rsidRPr="00511399">
              <w:t xml:space="preserve"> de façon continue, de sorte à ne pas perturber le travail des collaborateurs. Le non-respect de ces conditions entraînera des indemnités compensatrices.</w:t>
            </w:r>
          </w:p>
        </w:tc>
      </w:tr>
    </w:tbl>
    <w:p w14:paraId="111C0F02" w14:textId="42A3ABAC" w:rsidR="00813618" w:rsidRDefault="00813618">
      <w:pPr>
        <w:pStyle w:val="Lgende"/>
      </w:pPr>
      <w:bookmarkStart w:id="22" w:name="_Toc92133569"/>
      <w:r>
        <w:t xml:space="preserve">Tableau </w:t>
      </w:r>
      <w:r w:rsidR="000155D2">
        <w:fldChar w:fldCharType="begin"/>
      </w:r>
      <w:r w:rsidR="000155D2">
        <w:instrText xml:space="preserve"> SEQ Tableau \* ARABIC </w:instrText>
      </w:r>
      <w:r w:rsidR="000155D2">
        <w:fldChar w:fldCharType="separate"/>
      </w:r>
      <w:r w:rsidR="00642E53">
        <w:rPr>
          <w:noProof/>
        </w:rPr>
        <w:t>3</w:t>
      </w:r>
      <w:r w:rsidR="000155D2">
        <w:rPr>
          <w:noProof/>
        </w:rPr>
        <w:fldChar w:fldCharType="end"/>
      </w:r>
      <w:del w:id="23" w:author="David EVAN" w:date="2022-01-03T20:18:00Z">
        <w:r w:rsidDel="002D1B8B">
          <w:delText xml:space="preserve"> </w:delText>
        </w:r>
      </w:del>
      <w:ins w:id="24" w:author="David EVAN" w:date="2022-01-03T20:18:00Z">
        <w:r w:rsidR="002D1B8B">
          <w:t> :</w:t>
        </w:r>
      </w:ins>
      <w:del w:id="25" w:author="David EVAN" w:date="2022-01-03T20:18:00Z">
        <w:r w:rsidDel="002D1B8B">
          <w:delText>-</w:delText>
        </w:r>
      </w:del>
      <w:r>
        <w:t xml:space="preserve"> Catalogue des contraintes</w:t>
      </w:r>
      <w:r w:rsidR="0002091D">
        <w:t xml:space="preserve"> du chantier d’architecture</w:t>
      </w:r>
      <w:bookmarkEnd w:id="22"/>
    </w:p>
    <w:p w14:paraId="6FEA32A9" w14:textId="225BC882" w:rsidR="00C7418F" w:rsidRPr="00C7418F" w:rsidRDefault="00822504" w:rsidP="00C7418F">
      <w:pPr>
        <w:pStyle w:val="Titre1"/>
      </w:pPr>
      <w:bookmarkStart w:id="26" w:name="_Toc92431549"/>
      <w:r>
        <w:lastRenderedPageBreak/>
        <w:t>ARCHITECTURE DE RÉFÉRENCE</w:t>
      </w:r>
      <w:bookmarkEnd w:id="26"/>
    </w:p>
    <w:p w14:paraId="0CD97D5F" w14:textId="641E746B" w:rsidR="004C06D4" w:rsidRDefault="004C06D4" w:rsidP="004C06D4">
      <w:pPr>
        <w:jc w:val="both"/>
      </w:pPr>
      <w:r w:rsidRPr="004C06D4">
        <w:t xml:space="preserve">L’architecture de référence </w:t>
      </w:r>
      <w:r>
        <w:t>(</w:t>
      </w:r>
      <w:r w:rsidRPr="00C45D93">
        <w:rPr>
          <w:i/>
          <w:iCs/>
        </w:rPr>
        <w:t>baseline architecture</w:t>
      </w:r>
      <w:r>
        <w:t xml:space="preserve">) </w:t>
      </w:r>
      <w:r w:rsidRPr="004C06D4">
        <w:t>constitue l’état actuelle de</w:t>
      </w:r>
      <w:r>
        <w:t xml:space="preserve"> l’architecture de l’entreprise LAE. </w:t>
      </w:r>
      <w:r w:rsidR="006C18D5">
        <w:t>Les modélisations présentées</w:t>
      </w:r>
      <w:r>
        <w:t xml:space="preserve"> dans cette section sont issues des différents documents </w:t>
      </w:r>
      <w:r w:rsidR="00C45D93">
        <w:t>précédemment</w:t>
      </w:r>
      <w:r>
        <w:t xml:space="preserve"> rédigés et remis </w:t>
      </w:r>
      <w:r w:rsidR="00E13903">
        <w:t>sous une forme standardisé à l’aide de la</w:t>
      </w:r>
      <w:r>
        <w:t xml:space="preserve"> grammaire </w:t>
      </w:r>
      <w:hyperlink r:id="rId12" w:history="1">
        <w:r w:rsidR="00C45D93">
          <w:rPr>
            <w:rStyle w:val="Lienhypertexte"/>
          </w:rPr>
          <w:t>A</w:t>
        </w:r>
        <w:r w:rsidRPr="00C45D93">
          <w:rPr>
            <w:rStyle w:val="Lienhypertexte"/>
          </w:rPr>
          <w:t>rchimate</w:t>
        </w:r>
      </w:hyperlink>
      <w:r>
        <w:t>.</w:t>
      </w:r>
      <w:r w:rsidR="00C45D93">
        <w:t xml:space="preserve"> </w:t>
      </w:r>
    </w:p>
    <w:p w14:paraId="735CB7A2" w14:textId="5B53D884" w:rsidR="0092115B" w:rsidRDefault="0092115B" w:rsidP="0092115B">
      <w:pPr>
        <w:pStyle w:val="Titre2"/>
      </w:pPr>
      <w:bookmarkStart w:id="27" w:name="_Toc92431550"/>
      <w:r>
        <w:t>Organisation</w:t>
      </w:r>
      <w:r w:rsidR="00615C6A">
        <w:t xml:space="preserve"> de l’entreprise</w:t>
      </w:r>
      <w:bookmarkEnd w:id="27"/>
    </w:p>
    <w:p w14:paraId="697F730D" w14:textId="444FA6B2" w:rsidR="00985603" w:rsidRPr="00985603" w:rsidRDefault="00457A46" w:rsidP="006F1FFB">
      <w:pPr>
        <w:pStyle w:val="Titre3"/>
      </w:pPr>
      <w:bookmarkStart w:id="28" w:name="_Toc92431551"/>
      <w:r>
        <w:t xml:space="preserve">Cartographie </w:t>
      </w:r>
      <w:r w:rsidR="000D196B">
        <w:t>macroscopique</w:t>
      </w:r>
      <w:r>
        <w:t xml:space="preserve"> de l’entreprise</w:t>
      </w:r>
      <w:bookmarkEnd w:id="28"/>
    </w:p>
    <w:p w14:paraId="1B3C7485" w14:textId="77777777" w:rsidR="00104764" w:rsidRDefault="002340D8" w:rsidP="00104764">
      <w:pPr>
        <w:keepNext/>
        <w:ind w:hanging="1276"/>
      </w:pPr>
      <w:r>
        <w:rPr>
          <w:noProof/>
        </w:rPr>
        <w:drawing>
          <wp:inline distT="0" distB="0" distL="0" distR="0" wp14:anchorId="5DDAC0AC" wp14:editId="5C0064F0">
            <wp:extent cx="7566292" cy="48590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78363" cy="4866831"/>
                    </a:xfrm>
                    <a:prstGeom prst="rect">
                      <a:avLst/>
                    </a:prstGeom>
                    <a:noFill/>
                    <a:ln>
                      <a:noFill/>
                    </a:ln>
                  </pic:spPr>
                </pic:pic>
              </a:graphicData>
            </a:graphic>
          </wp:inline>
        </w:drawing>
      </w:r>
    </w:p>
    <w:p w14:paraId="38B8ED08" w14:textId="03303E51" w:rsidR="0092115B" w:rsidRPr="0092115B" w:rsidRDefault="00104764" w:rsidP="00104764">
      <w:pPr>
        <w:pStyle w:val="Lgende"/>
        <w:jc w:val="left"/>
      </w:pPr>
      <w:bookmarkStart w:id="29" w:name="_Toc92133507"/>
      <w:r>
        <w:t xml:space="preserve">Figure </w:t>
      </w:r>
      <w:r w:rsidR="000155D2">
        <w:fldChar w:fldCharType="begin"/>
      </w:r>
      <w:r w:rsidR="000155D2">
        <w:instrText xml:space="preserve"> SEQ Figure \* ARABIC </w:instrText>
      </w:r>
      <w:r w:rsidR="000155D2">
        <w:fldChar w:fldCharType="separate"/>
      </w:r>
      <w:r w:rsidR="000A219C">
        <w:rPr>
          <w:noProof/>
        </w:rPr>
        <w:t>1</w:t>
      </w:r>
      <w:r w:rsidR="000155D2">
        <w:rPr>
          <w:noProof/>
        </w:rPr>
        <w:fldChar w:fldCharType="end"/>
      </w:r>
      <w:r>
        <w:t xml:space="preserve"> </w:t>
      </w:r>
      <w:del w:id="30" w:author="David EVAN" w:date="2022-01-03T20:16:00Z">
        <w:r w:rsidR="00580B08" w:rsidDel="00CD1557">
          <w:delText>-</w:delText>
        </w:r>
        <w:r w:rsidR="00770A57" w:rsidDel="00CD1557">
          <w:delText xml:space="preserve"> </w:delText>
        </w:r>
        <w:r w:rsidDel="00CD1557">
          <w:delText>B</w:delText>
        </w:r>
      </w:del>
      <w:ins w:id="31" w:author="David EVAN" w:date="2022-01-03T20:16:00Z">
        <w:r w:rsidR="00CD1557">
          <w:t>: B</w:t>
        </w:r>
      </w:ins>
      <w:r>
        <w:t xml:space="preserve">aseline Architecture </w:t>
      </w:r>
      <w:r w:rsidR="007A2BDF">
        <w:t>-</w:t>
      </w:r>
      <w:r>
        <w:t xml:space="preserve"> </w:t>
      </w:r>
      <w:r w:rsidR="003B5CA2">
        <w:t xml:space="preserve">Cartographie </w:t>
      </w:r>
      <w:r>
        <w:t xml:space="preserve">des départements, </w:t>
      </w:r>
      <w:r w:rsidR="003B5CA2">
        <w:t xml:space="preserve">des </w:t>
      </w:r>
      <w:r>
        <w:t>processus et des acteurs</w:t>
      </w:r>
      <w:r w:rsidR="002E5CA4">
        <w:t>.</w:t>
      </w:r>
      <w:bookmarkEnd w:id="29"/>
    </w:p>
    <w:p w14:paraId="76D450F9" w14:textId="5EA68151" w:rsidR="008F7557" w:rsidRDefault="002243BF">
      <w:pPr>
        <w:rPr>
          <w:rFonts w:ascii="Open Sans" w:eastAsia="Georgia" w:hAnsi="Open Sans" w:cs="Open Sans"/>
          <w:b/>
          <w:sz w:val="30"/>
          <w:szCs w:val="30"/>
        </w:rPr>
      </w:pPr>
      <w:r>
        <w:t>La cartographie macroscopique de l’entreprise</w:t>
      </w:r>
      <w:r w:rsidR="00257E7B">
        <w:t>, ci</w:t>
      </w:r>
      <w:r>
        <w:t>-avant</w:t>
      </w:r>
      <w:r w:rsidR="00257E7B">
        <w:t xml:space="preserve"> présentée,</w:t>
      </w:r>
      <w:r>
        <w:t xml:space="preserve"> montre l’organisation générale de l’entreprise, les différents </w:t>
      </w:r>
      <w:r w:rsidR="00460F27">
        <w:t>départements</w:t>
      </w:r>
      <w:r>
        <w:t xml:space="preserve">, les </w:t>
      </w:r>
      <w:r w:rsidR="00460F27">
        <w:t xml:space="preserve">processus </w:t>
      </w:r>
      <w:r>
        <w:t>et le</w:t>
      </w:r>
      <w:r w:rsidR="004D2597">
        <w:t xml:space="preserve">urs </w:t>
      </w:r>
      <w:r>
        <w:t>acteurs d</w:t>
      </w:r>
      <w:r w:rsidR="004D2597">
        <w:t xml:space="preserve">ans </w:t>
      </w:r>
      <w:r>
        <w:t>l’entreprise</w:t>
      </w:r>
      <w:r w:rsidR="001B3F3E">
        <w:t>.</w:t>
      </w:r>
      <w:r w:rsidR="008F7557">
        <w:br w:type="page"/>
      </w:r>
    </w:p>
    <w:p w14:paraId="49DF0865" w14:textId="329E1D3C" w:rsidR="00C7418F" w:rsidRPr="00012FC5" w:rsidRDefault="004C06D4" w:rsidP="00822504">
      <w:pPr>
        <w:pStyle w:val="Titre2"/>
      </w:pPr>
      <w:bookmarkStart w:id="32" w:name="_Toc92431552"/>
      <w:r w:rsidRPr="00012FC5">
        <w:lastRenderedPageBreak/>
        <w:t>Architecture métier (business layer)</w:t>
      </w:r>
      <w:bookmarkEnd w:id="32"/>
    </w:p>
    <w:p w14:paraId="5146BAC8" w14:textId="6BE71B87" w:rsidR="00B264DE" w:rsidRPr="00154361" w:rsidRDefault="00F0251D" w:rsidP="0012351D">
      <w:pPr>
        <w:jc w:val="both"/>
        <w:rPr>
          <w:i/>
          <w:iCs/>
          <w:sz w:val="20"/>
          <w:szCs w:val="20"/>
        </w:rPr>
      </w:pPr>
      <w:r w:rsidRPr="00154361">
        <w:rPr>
          <w:i/>
          <w:iCs/>
          <w:sz w:val="20"/>
          <w:szCs w:val="20"/>
        </w:rPr>
        <w:t xml:space="preserve">NB : </w:t>
      </w:r>
      <w:r w:rsidR="00B264DE" w:rsidRPr="00154361">
        <w:rPr>
          <w:i/>
          <w:iCs/>
          <w:sz w:val="20"/>
          <w:szCs w:val="20"/>
        </w:rPr>
        <w:t xml:space="preserve">Les activités de conception d’architecture haut niveau ne nécessitant pas une analyse approfondie des processus de l’entreprise, les diagrammes d’activités BPMN ne seront pas présentés dans le présent document. </w:t>
      </w:r>
    </w:p>
    <w:p w14:paraId="67DA80D4" w14:textId="0304D835" w:rsidR="004C06D4" w:rsidRDefault="003D6979" w:rsidP="003D6979">
      <w:pPr>
        <w:pStyle w:val="Titre3"/>
      </w:pPr>
      <w:bookmarkStart w:id="33" w:name="_Toc92431553"/>
      <w:r w:rsidRPr="003D6979">
        <w:t>D</w:t>
      </w:r>
      <w:r>
        <w:t>épartement service client</w:t>
      </w:r>
      <w:bookmarkEnd w:id="33"/>
    </w:p>
    <w:p w14:paraId="6F494235" w14:textId="5FC3BD73" w:rsidR="004C42A5" w:rsidRDefault="004C42A5" w:rsidP="004C42A5">
      <w:pPr>
        <w:pStyle w:val="Titre4"/>
      </w:pPr>
      <w:bookmarkStart w:id="34" w:name="_Toc92431554"/>
      <w:r>
        <w:t xml:space="preserve">Processus :  </w:t>
      </w:r>
      <w:r w:rsidR="00807E37">
        <w:t>Répondre à un client</w:t>
      </w:r>
      <w:bookmarkEnd w:id="34"/>
    </w:p>
    <w:p w14:paraId="7A92B222" w14:textId="77777777" w:rsidR="00BC410E" w:rsidRDefault="00BC410E" w:rsidP="007A5B9F">
      <w:pPr>
        <w:keepNext/>
        <w:ind w:hanging="1134"/>
      </w:pPr>
      <w:r>
        <w:rPr>
          <w:noProof/>
        </w:rPr>
        <w:drawing>
          <wp:inline distT="0" distB="0" distL="0" distR="0" wp14:anchorId="6D1D5246" wp14:editId="4C323619">
            <wp:extent cx="7444276" cy="3762375"/>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63440" cy="3772061"/>
                    </a:xfrm>
                    <a:prstGeom prst="rect">
                      <a:avLst/>
                    </a:prstGeom>
                    <a:noFill/>
                    <a:ln>
                      <a:noFill/>
                    </a:ln>
                  </pic:spPr>
                </pic:pic>
              </a:graphicData>
            </a:graphic>
          </wp:inline>
        </w:drawing>
      </w:r>
    </w:p>
    <w:p w14:paraId="7347D638" w14:textId="6D651A6F" w:rsidR="00BC410E" w:rsidRDefault="00BC410E" w:rsidP="00BC410E">
      <w:pPr>
        <w:pStyle w:val="Lgende"/>
        <w:jc w:val="left"/>
      </w:pPr>
      <w:bookmarkStart w:id="35" w:name="_Toc92133508"/>
      <w:r>
        <w:t xml:space="preserve">Figure </w:t>
      </w:r>
      <w:r w:rsidR="000155D2">
        <w:fldChar w:fldCharType="begin"/>
      </w:r>
      <w:r w:rsidR="000155D2">
        <w:instrText xml:space="preserve"> SEQ Figure \* ARABIC </w:instrText>
      </w:r>
      <w:r w:rsidR="000155D2">
        <w:fldChar w:fldCharType="separate"/>
      </w:r>
      <w:r w:rsidR="000A219C">
        <w:rPr>
          <w:noProof/>
        </w:rPr>
        <w:t>2</w:t>
      </w:r>
      <w:r w:rsidR="000155D2">
        <w:rPr>
          <w:noProof/>
        </w:rPr>
        <w:fldChar w:fldCharType="end"/>
      </w:r>
      <w:r w:rsidRPr="00C75407">
        <w:t xml:space="preserve"> </w:t>
      </w:r>
      <w:del w:id="36" w:author="David EVAN" w:date="2022-01-03T20:16:00Z">
        <w:r w:rsidRPr="00C75407" w:rsidDel="00CD1557">
          <w:delText>- B</w:delText>
        </w:r>
      </w:del>
      <w:ins w:id="37" w:author="David EVAN" w:date="2022-01-03T20:16:00Z">
        <w:r w:rsidR="00CD1557">
          <w:t>: B</w:t>
        </w:r>
      </w:ins>
      <w:r w:rsidRPr="00C75407">
        <w:t xml:space="preserve">usiness </w:t>
      </w:r>
      <w:r w:rsidR="00975666" w:rsidRPr="00CE2814">
        <w:t>B</w:t>
      </w:r>
      <w:r w:rsidR="00975666">
        <w:t>ase</w:t>
      </w:r>
      <w:r w:rsidR="00975666" w:rsidRPr="00CE2814">
        <w:t>line</w:t>
      </w:r>
      <w:r w:rsidR="00975666" w:rsidRPr="00C75407">
        <w:t xml:space="preserve"> </w:t>
      </w:r>
      <w:r w:rsidRPr="00C75407">
        <w:t xml:space="preserve">Architecture - </w:t>
      </w:r>
      <w:r>
        <w:t>Répondre à un client</w:t>
      </w:r>
      <w:bookmarkEnd w:id="35"/>
    </w:p>
    <w:p w14:paraId="74558A82" w14:textId="77777777" w:rsidR="00E95C0E" w:rsidRPr="00E95C0E" w:rsidRDefault="00E95C0E" w:rsidP="00E95C0E"/>
    <w:p w14:paraId="67C6DCCC" w14:textId="6462090A" w:rsidR="0063748C" w:rsidRPr="0063748C" w:rsidRDefault="00E8661D" w:rsidP="003C506C">
      <w:pPr>
        <w:jc w:val="both"/>
      </w:pPr>
      <w:r>
        <w:t>Les opérateurs</w:t>
      </w:r>
      <w:r w:rsidR="00012D96">
        <w:t xml:space="preserve"> du</w:t>
      </w:r>
      <w:r w:rsidR="00012FC5">
        <w:t xml:space="preserve"> service client, par l’intermédiaire du processus </w:t>
      </w:r>
      <w:r w:rsidR="00012FC5" w:rsidRPr="00892145">
        <w:rPr>
          <w:i/>
          <w:iCs/>
        </w:rPr>
        <w:t>« Répondre à un client</w:t>
      </w:r>
      <w:r w:rsidR="00012FC5">
        <w:t> » </w:t>
      </w:r>
      <w:r w:rsidR="00012D96">
        <w:t xml:space="preserve">disposent de la capacité à traiter les demandes clients provenant des canaux e-mails ou téléphone. </w:t>
      </w:r>
      <w:r w:rsidR="00567448">
        <w:t>Les demandes clients sont historisés</w:t>
      </w:r>
      <w:r w:rsidR="00F928BB">
        <w:t xml:space="preserve"> et, en fonction de la demande, l’opérateur transfert le client à un autre service ou accède</w:t>
      </w:r>
      <w:r w:rsidR="003C506C">
        <w:t xml:space="preserve"> aux</w:t>
      </w:r>
      <w:r w:rsidR="00F928BB">
        <w:t xml:space="preserve"> / modifie </w:t>
      </w:r>
      <w:r>
        <w:t>les informations associées</w:t>
      </w:r>
      <w:r w:rsidR="003521A1">
        <w:t xml:space="preserve">. </w:t>
      </w:r>
    </w:p>
    <w:p w14:paraId="37D4FD41" w14:textId="3C665740" w:rsidR="003D6979" w:rsidRDefault="003D6979" w:rsidP="003D6979">
      <w:pPr>
        <w:pStyle w:val="Titre3"/>
      </w:pPr>
      <w:bookmarkStart w:id="38" w:name="_Toc92431555"/>
      <w:r>
        <w:lastRenderedPageBreak/>
        <w:t>Département légal</w:t>
      </w:r>
      <w:bookmarkEnd w:id="38"/>
    </w:p>
    <w:p w14:paraId="3D2E0B57" w14:textId="3D4C9FC7" w:rsidR="00807E37" w:rsidRDefault="00807E37" w:rsidP="00076F02">
      <w:pPr>
        <w:pStyle w:val="Titre4"/>
      </w:pPr>
      <w:bookmarkStart w:id="39" w:name="_Toc92431556"/>
      <w:r>
        <w:t>Processus : Enquêter</w:t>
      </w:r>
      <w:bookmarkEnd w:id="39"/>
    </w:p>
    <w:p w14:paraId="778E09F1" w14:textId="5C1588F9" w:rsidR="00BC410E" w:rsidRDefault="00892145" w:rsidP="00DC11D9">
      <w:pPr>
        <w:keepNext/>
        <w:ind w:hanging="426"/>
      </w:pPr>
      <w:r>
        <w:rPr>
          <w:noProof/>
        </w:rPr>
        <w:drawing>
          <wp:inline distT="0" distB="0" distL="0" distR="0" wp14:anchorId="76C8811D" wp14:editId="742643EE">
            <wp:extent cx="6715125" cy="406356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24396" cy="4069177"/>
                    </a:xfrm>
                    <a:prstGeom prst="rect">
                      <a:avLst/>
                    </a:prstGeom>
                    <a:noFill/>
                    <a:ln>
                      <a:noFill/>
                    </a:ln>
                  </pic:spPr>
                </pic:pic>
              </a:graphicData>
            </a:graphic>
          </wp:inline>
        </w:drawing>
      </w:r>
    </w:p>
    <w:p w14:paraId="3F9A659E" w14:textId="49D9B179" w:rsidR="00BC410E" w:rsidRDefault="00BC410E" w:rsidP="00BC410E">
      <w:pPr>
        <w:pStyle w:val="Lgende"/>
        <w:jc w:val="left"/>
      </w:pPr>
      <w:bookmarkStart w:id="40" w:name="_Toc92133509"/>
      <w:r>
        <w:t xml:space="preserve">Figure </w:t>
      </w:r>
      <w:r w:rsidR="000155D2">
        <w:fldChar w:fldCharType="begin"/>
      </w:r>
      <w:r w:rsidR="000155D2">
        <w:instrText xml:space="preserve"> SEQ Figure \* ARABIC </w:instrText>
      </w:r>
      <w:r w:rsidR="000155D2">
        <w:fldChar w:fldCharType="separate"/>
      </w:r>
      <w:r w:rsidR="000A219C">
        <w:rPr>
          <w:noProof/>
        </w:rPr>
        <w:t>3</w:t>
      </w:r>
      <w:r w:rsidR="000155D2">
        <w:rPr>
          <w:noProof/>
        </w:rPr>
        <w:fldChar w:fldCharType="end"/>
      </w:r>
      <w:r w:rsidRPr="00EA0296">
        <w:t xml:space="preserve"> </w:t>
      </w:r>
      <w:del w:id="41" w:author="David EVAN" w:date="2022-01-03T20:16:00Z">
        <w:r w:rsidRPr="00EA0296" w:rsidDel="00CD1557">
          <w:delText>- B</w:delText>
        </w:r>
      </w:del>
      <w:ins w:id="42" w:author="David EVAN" w:date="2022-01-03T20:16:00Z">
        <w:r w:rsidR="00CD1557">
          <w:t>: B</w:t>
        </w:r>
      </w:ins>
      <w:r w:rsidRPr="00EA0296">
        <w:t xml:space="preserve">usiness </w:t>
      </w:r>
      <w:r w:rsidR="00975666" w:rsidRPr="00CE2814">
        <w:t>B</w:t>
      </w:r>
      <w:r w:rsidR="00975666">
        <w:t>ase</w:t>
      </w:r>
      <w:r w:rsidR="00975666" w:rsidRPr="00CE2814">
        <w:t>line</w:t>
      </w:r>
      <w:r w:rsidR="00975666" w:rsidRPr="00EA0296">
        <w:t xml:space="preserve"> </w:t>
      </w:r>
      <w:r w:rsidRPr="00EA0296">
        <w:t xml:space="preserve">Architecture </w:t>
      </w:r>
      <w:r w:rsidR="003D4A50">
        <w:t>-</w:t>
      </w:r>
      <w:r w:rsidRPr="00EA0296">
        <w:t xml:space="preserve"> </w:t>
      </w:r>
      <w:r>
        <w:t>Enquêter</w:t>
      </w:r>
      <w:bookmarkEnd w:id="40"/>
    </w:p>
    <w:p w14:paraId="5E6A6128" w14:textId="77777777" w:rsidR="00E95C0E" w:rsidRPr="00E95C0E" w:rsidRDefault="00E95C0E" w:rsidP="00E95C0E"/>
    <w:p w14:paraId="169963AD" w14:textId="6B306C15" w:rsidR="006900B5" w:rsidRDefault="00892145" w:rsidP="00050390">
      <w:pPr>
        <w:jc w:val="both"/>
      </w:pPr>
      <w:r>
        <w:t>Les enquêteurs du département légal sont chargés des mission</w:t>
      </w:r>
      <w:r w:rsidR="00802C14">
        <w:t>s</w:t>
      </w:r>
      <w:r>
        <w:t xml:space="preserve"> d’évaluation du risque qui consiste</w:t>
      </w:r>
      <w:r w:rsidR="00802C14">
        <w:t>nt</w:t>
      </w:r>
      <w:r>
        <w:t xml:space="preserve"> à déterminer </w:t>
      </w:r>
      <w:r w:rsidR="00E8661D">
        <w:t>les risques encourus</w:t>
      </w:r>
      <w:r>
        <w:t xml:space="preserve"> par un client. </w:t>
      </w:r>
      <w:r w:rsidR="00050390">
        <w:t xml:space="preserve">Dans le cadre de leur mission, ils disposent de la capacité à accéder aux données confidentielles des clients, stockés sur un serveur local dédié au service, </w:t>
      </w:r>
      <w:r w:rsidR="00A05702">
        <w:t>et produisent des rapport</w:t>
      </w:r>
      <w:r w:rsidR="00A10DD0">
        <w:t>s</w:t>
      </w:r>
      <w:r w:rsidR="00A05702">
        <w:t xml:space="preserve"> d’enquête d’évaluation des risques.</w:t>
      </w:r>
    </w:p>
    <w:p w14:paraId="28623276" w14:textId="05918677" w:rsidR="00892145" w:rsidRPr="00892145" w:rsidRDefault="006900B5" w:rsidP="00050390">
      <w:pPr>
        <w:jc w:val="both"/>
      </w:pPr>
      <w:r>
        <w:t>Ces rapports</w:t>
      </w:r>
      <w:r w:rsidR="00864599">
        <w:t xml:space="preserve"> de risques</w:t>
      </w:r>
      <w:r>
        <w:t xml:space="preserve"> sont partagés </w:t>
      </w:r>
      <w:r w:rsidR="003F2000">
        <w:t>au sein du service uniquement.</w:t>
      </w:r>
    </w:p>
    <w:p w14:paraId="76E800A2" w14:textId="1532D7EC" w:rsidR="00807E37" w:rsidRDefault="00807E37" w:rsidP="00076F02">
      <w:pPr>
        <w:pStyle w:val="Titre4"/>
      </w:pPr>
      <w:bookmarkStart w:id="43" w:name="_Toc92431557"/>
      <w:r>
        <w:lastRenderedPageBreak/>
        <w:t>Processus : Établir un contrat</w:t>
      </w:r>
      <w:bookmarkEnd w:id="43"/>
    </w:p>
    <w:p w14:paraId="3B865917" w14:textId="55128A2B" w:rsidR="00BC410E" w:rsidRDefault="00AD6231" w:rsidP="00F4555B">
      <w:pPr>
        <w:keepNext/>
        <w:ind w:hanging="1276"/>
      </w:pPr>
      <w:r>
        <w:rPr>
          <w:noProof/>
        </w:rPr>
        <w:drawing>
          <wp:inline distT="0" distB="0" distL="0" distR="0" wp14:anchorId="45085F67" wp14:editId="782F53C0">
            <wp:extent cx="7542710" cy="401955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54609" cy="4025891"/>
                    </a:xfrm>
                    <a:prstGeom prst="rect">
                      <a:avLst/>
                    </a:prstGeom>
                    <a:noFill/>
                    <a:ln>
                      <a:noFill/>
                    </a:ln>
                  </pic:spPr>
                </pic:pic>
              </a:graphicData>
            </a:graphic>
          </wp:inline>
        </w:drawing>
      </w:r>
    </w:p>
    <w:p w14:paraId="5A9239EC" w14:textId="40FE20B6" w:rsidR="00BC410E" w:rsidRDefault="00BC410E" w:rsidP="00BC410E">
      <w:pPr>
        <w:pStyle w:val="Lgende"/>
        <w:jc w:val="left"/>
      </w:pPr>
      <w:bookmarkStart w:id="44" w:name="_Toc92133510"/>
      <w:r>
        <w:t xml:space="preserve">Figure </w:t>
      </w:r>
      <w:r w:rsidR="000155D2">
        <w:fldChar w:fldCharType="begin"/>
      </w:r>
      <w:r w:rsidR="000155D2">
        <w:instrText xml:space="preserve"> SEQ Figure \* ARABIC </w:instrText>
      </w:r>
      <w:r w:rsidR="000155D2">
        <w:fldChar w:fldCharType="separate"/>
      </w:r>
      <w:r w:rsidR="000A219C">
        <w:rPr>
          <w:noProof/>
        </w:rPr>
        <w:t>4</w:t>
      </w:r>
      <w:r w:rsidR="000155D2">
        <w:rPr>
          <w:noProof/>
        </w:rPr>
        <w:fldChar w:fldCharType="end"/>
      </w:r>
      <w:r w:rsidRPr="002B01C1">
        <w:t xml:space="preserve"> </w:t>
      </w:r>
      <w:del w:id="45" w:author="David EVAN" w:date="2022-01-03T20:16:00Z">
        <w:r w:rsidRPr="002B01C1" w:rsidDel="00CD1557">
          <w:delText>- B</w:delText>
        </w:r>
      </w:del>
      <w:ins w:id="46" w:author="David EVAN" w:date="2022-01-03T20:16:00Z">
        <w:r w:rsidR="00CD1557">
          <w:t>: B</w:t>
        </w:r>
      </w:ins>
      <w:r w:rsidRPr="002B01C1">
        <w:t xml:space="preserve">usiness </w:t>
      </w:r>
      <w:r w:rsidR="00176335" w:rsidRPr="00CE2814">
        <w:t>B</w:t>
      </w:r>
      <w:r w:rsidR="00176335">
        <w:t>ase</w:t>
      </w:r>
      <w:r w:rsidR="00176335" w:rsidRPr="00CE2814">
        <w:t>line</w:t>
      </w:r>
      <w:r w:rsidR="00176335" w:rsidRPr="002B01C1">
        <w:t xml:space="preserve"> </w:t>
      </w:r>
      <w:r w:rsidRPr="002B01C1">
        <w:t xml:space="preserve">Architecture - </w:t>
      </w:r>
      <w:r>
        <w:t>Établir un contrat</w:t>
      </w:r>
      <w:bookmarkEnd w:id="44"/>
    </w:p>
    <w:p w14:paraId="162C1900" w14:textId="77777777" w:rsidR="008B730C" w:rsidRPr="008B730C" w:rsidRDefault="008B730C" w:rsidP="008B730C"/>
    <w:p w14:paraId="056F0061" w14:textId="50324E22" w:rsidR="00780A61" w:rsidRDefault="00D731EF" w:rsidP="00D731EF">
      <w:pPr>
        <w:jc w:val="both"/>
      </w:pPr>
      <w:r>
        <w:t xml:space="preserve">L’établissement d’un contrat est réalisé par le département légal au travers du processus « établir un contrat ». Ce processus fait intervenir plusieurs acteurs :  </w:t>
      </w:r>
    </w:p>
    <w:p w14:paraId="34EC4798" w14:textId="58980F69" w:rsidR="00D731EF" w:rsidRDefault="00D731EF" w:rsidP="00D731EF">
      <w:pPr>
        <w:pStyle w:val="Paragraphedeliste"/>
        <w:numPr>
          <w:ilvl w:val="0"/>
          <w:numId w:val="37"/>
        </w:numPr>
        <w:jc w:val="both"/>
      </w:pPr>
      <w:r>
        <w:t>Les estimateurs, chargés de l’estimation du coût du risque.</w:t>
      </w:r>
    </w:p>
    <w:p w14:paraId="5C941798" w14:textId="5242E30A" w:rsidR="00D731EF" w:rsidRDefault="00D731EF" w:rsidP="00D731EF">
      <w:pPr>
        <w:pStyle w:val="Paragraphedeliste"/>
        <w:numPr>
          <w:ilvl w:val="0"/>
          <w:numId w:val="37"/>
        </w:numPr>
        <w:jc w:val="both"/>
      </w:pPr>
      <w:r>
        <w:t xml:space="preserve">Le responsable de service (« Lead légal »), chargé de la validation des estimations réalisées, </w:t>
      </w:r>
    </w:p>
    <w:p w14:paraId="6B0CC6F4" w14:textId="67179878" w:rsidR="00D731EF" w:rsidRDefault="00D731EF" w:rsidP="00D731EF">
      <w:pPr>
        <w:pStyle w:val="Paragraphedeliste"/>
        <w:numPr>
          <w:ilvl w:val="0"/>
          <w:numId w:val="37"/>
        </w:numPr>
        <w:jc w:val="both"/>
      </w:pPr>
      <w:r>
        <w:t>Les juristes, chargé de la rédaction et de l’enregistrement des contrats.</w:t>
      </w:r>
    </w:p>
    <w:p w14:paraId="3EE91AC1" w14:textId="23CBA8DB" w:rsidR="008C0BF7" w:rsidRPr="00892145" w:rsidRDefault="008C0BF7" w:rsidP="008C0BF7">
      <w:pPr>
        <w:jc w:val="both"/>
      </w:pPr>
      <w:r>
        <w:t xml:space="preserve">Les contrats sont </w:t>
      </w:r>
      <w:r w:rsidR="008B730C">
        <w:t>stockés</w:t>
      </w:r>
      <w:r>
        <w:t xml:space="preserve"> sur le serveur local du département à usage exclusif du département.</w:t>
      </w:r>
    </w:p>
    <w:p w14:paraId="3F5F1E52" w14:textId="77777777" w:rsidR="00780A61" w:rsidRPr="00780A61" w:rsidRDefault="00780A61" w:rsidP="00780A61"/>
    <w:p w14:paraId="320338E5" w14:textId="7C8DC9CC" w:rsidR="003D6979" w:rsidRDefault="003D6979" w:rsidP="003D6979">
      <w:pPr>
        <w:pStyle w:val="Titre3"/>
      </w:pPr>
      <w:bookmarkStart w:id="47" w:name="_Toc92431558"/>
      <w:r>
        <w:lastRenderedPageBreak/>
        <w:t>Département facturation</w:t>
      </w:r>
      <w:bookmarkEnd w:id="47"/>
    </w:p>
    <w:p w14:paraId="5441703B" w14:textId="3198D55C" w:rsidR="00807E37" w:rsidRDefault="00807E37" w:rsidP="00897578">
      <w:pPr>
        <w:pStyle w:val="Titre4"/>
      </w:pPr>
      <w:bookmarkStart w:id="48" w:name="_Toc92431559"/>
      <w:r>
        <w:t>Processus : Établir une facture</w:t>
      </w:r>
      <w:bookmarkEnd w:id="48"/>
    </w:p>
    <w:p w14:paraId="2F17D1A3" w14:textId="77777777" w:rsidR="00BC410E" w:rsidRDefault="00BC410E" w:rsidP="00462180">
      <w:pPr>
        <w:keepNext/>
        <w:ind w:hanging="1418"/>
      </w:pPr>
      <w:r>
        <w:rPr>
          <w:noProof/>
        </w:rPr>
        <w:drawing>
          <wp:inline distT="0" distB="0" distL="0" distR="0" wp14:anchorId="3EB992BF" wp14:editId="3AC7B1F0">
            <wp:extent cx="7613263" cy="5010150"/>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670" r="11538"/>
                    <a:stretch/>
                  </pic:blipFill>
                  <pic:spPr bwMode="auto">
                    <a:xfrm>
                      <a:off x="0" y="0"/>
                      <a:ext cx="7642439" cy="5029350"/>
                    </a:xfrm>
                    <a:prstGeom prst="rect">
                      <a:avLst/>
                    </a:prstGeom>
                    <a:noFill/>
                    <a:ln>
                      <a:noFill/>
                    </a:ln>
                    <a:extLst>
                      <a:ext uri="{53640926-AAD7-44D8-BBD7-CCE9431645EC}">
                        <a14:shadowObscured xmlns:a14="http://schemas.microsoft.com/office/drawing/2010/main"/>
                      </a:ext>
                    </a:extLst>
                  </pic:spPr>
                </pic:pic>
              </a:graphicData>
            </a:graphic>
          </wp:inline>
        </w:drawing>
      </w:r>
    </w:p>
    <w:p w14:paraId="4F3DF6A0" w14:textId="0F335FA1" w:rsidR="00BC410E" w:rsidRDefault="00BC410E" w:rsidP="00BC410E">
      <w:pPr>
        <w:pStyle w:val="Lgende"/>
        <w:jc w:val="left"/>
      </w:pPr>
      <w:bookmarkStart w:id="49" w:name="_Toc92133511"/>
      <w:r>
        <w:t xml:space="preserve">Figure </w:t>
      </w:r>
      <w:r w:rsidR="000155D2">
        <w:fldChar w:fldCharType="begin"/>
      </w:r>
      <w:r w:rsidR="000155D2">
        <w:instrText xml:space="preserve"> SEQ Figure \* ARABIC </w:instrText>
      </w:r>
      <w:r w:rsidR="000155D2">
        <w:fldChar w:fldCharType="separate"/>
      </w:r>
      <w:r w:rsidR="000A219C">
        <w:rPr>
          <w:noProof/>
        </w:rPr>
        <w:t>5</w:t>
      </w:r>
      <w:r w:rsidR="000155D2">
        <w:rPr>
          <w:noProof/>
        </w:rPr>
        <w:fldChar w:fldCharType="end"/>
      </w:r>
      <w:r w:rsidRPr="00656090">
        <w:t xml:space="preserve"> </w:t>
      </w:r>
      <w:del w:id="50" w:author="David EVAN" w:date="2022-01-03T20:16:00Z">
        <w:r w:rsidRPr="00656090" w:rsidDel="00CD1557">
          <w:delText>- B</w:delText>
        </w:r>
      </w:del>
      <w:ins w:id="51" w:author="David EVAN" w:date="2022-01-03T20:16:00Z">
        <w:r w:rsidR="00CD1557">
          <w:t>: B</w:t>
        </w:r>
      </w:ins>
      <w:r w:rsidRPr="00656090">
        <w:t xml:space="preserve">usiness </w:t>
      </w:r>
      <w:r w:rsidR="00546072" w:rsidRPr="00CE2814">
        <w:t>B</w:t>
      </w:r>
      <w:r w:rsidR="00546072">
        <w:t>ase</w:t>
      </w:r>
      <w:r w:rsidR="00546072" w:rsidRPr="00CE2814">
        <w:t>line</w:t>
      </w:r>
      <w:r w:rsidR="00546072" w:rsidRPr="00656090">
        <w:t xml:space="preserve"> </w:t>
      </w:r>
      <w:r w:rsidRPr="00656090">
        <w:t xml:space="preserve">Architecture - </w:t>
      </w:r>
      <w:r>
        <w:t>Établir une facture</w:t>
      </w:r>
      <w:bookmarkEnd w:id="49"/>
    </w:p>
    <w:p w14:paraId="67156033" w14:textId="4373C96A" w:rsidR="00D2169A" w:rsidRDefault="00D2169A" w:rsidP="00966ED4">
      <w:pPr>
        <w:jc w:val="both"/>
      </w:pPr>
      <w:r>
        <w:t>Le département facturation est chargé de création des factures clients.</w:t>
      </w:r>
      <w:r w:rsidR="003521A1">
        <w:t xml:space="preserve"> </w:t>
      </w:r>
      <w:r w:rsidR="00966ED4">
        <w:t>Les comptables et assistants comptable crées et enregistrent les factures validées qui sont validés par le responsable de service (« Lead facturation »).</w:t>
      </w:r>
    </w:p>
    <w:p w14:paraId="4C02B715" w14:textId="16F2DC9E" w:rsidR="00616980" w:rsidRPr="00D2169A" w:rsidRDefault="00616980" w:rsidP="00966ED4">
      <w:pPr>
        <w:jc w:val="both"/>
      </w:pPr>
      <w:r>
        <w:t>Le responsable de service peut être amené à participer aux activités de création des factures en cas de surcharge de travail.</w:t>
      </w:r>
    </w:p>
    <w:p w14:paraId="65C37B24" w14:textId="66E31161" w:rsidR="00807E37" w:rsidRDefault="003D6979" w:rsidP="00807E37">
      <w:pPr>
        <w:pStyle w:val="Titre3"/>
      </w:pPr>
      <w:bookmarkStart w:id="52" w:name="_Toc92431560"/>
      <w:r>
        <w:lastRenderedPageBreak/>
        <w:t>Département vente</w:t>
      </w:r>
      <w:bookmarkEnd w:id="52"/>
    </w:p>
    <w:p w14:paraId="301EB5EB" w14:textId="6932054B" w:rsidR="00807E37" w:rsidRDefault="00807E37" w:rsidP="00897578">
      <w:pPr>
        <w:pStyle w:val="Titre4"/>
      </w:pPr>
      <w:bookmarkStart w:id="53" w:name="_Toc92431561"/>
      <w:r>
        <w:t>Processus : Définir une stratégie commerciale</w:t>
      </w:r>
      <w:bookmarkEnd w:id="53"/>
    </w:p>
    <w:p w14:paraId="35F08E8E" w14:textId="19B4BDF8" w:rsidR="00BC410E" w:rsidRDefault="000926CB" w:rsidP="00687AE9">
      <w:pPr>
        <w:keepNext/>
        <w:ind w:hanging="426"/>
      </w:pPr>
      <w:r>
        <w:rPr>
          <w:noProof/>
        </w:rPr>
        <w:drawing>
          <wp:inline distT="0" distB="0" distL="0" distR="0" wp14:anchorId="25668EB0" wp14:editId="1092DE85">
            <wp:extent cx="6515100" cy="47505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4456" cy="4757416"/>
                    </a:xfrm>
                    <a:prstGeom prst="rect">
                      <a:avLst/>
                    </a:prstGeom>
                    <a:noFill/>
                    <a:ln>
                      <a:noFill/>
                    </a:ln>
                  </pic:spPr>
                </pic:pic>
              </a:graphicData>
            </a:graphic>
          </wp:inline>
        </w:drawing>
      </w:r>
    </w:p>
    <w:p w14:paraId="3F01EDC8" w14:textId="22D36264" w:rsidR="00BC410E" w:rsidRDefault="00BC410E" w:rsidP="00BC410E">
      <w:pPr>
        <w:pStyle w:val="Lgende"/>
        <w:jc w:val="left"/>
      </w:pPr>
      <w:bookmarkStart w:id="54" w:name="_Toc92133512"/>
      <w:r>
        <w:t xml:space="preserve">Figure </w:t>
      </w:r>
      <w:r w:rsidR="000155D2">
        <w:fldChar w:fldCharType="begin"/>
      </w:r>
      <w:r w:rsidR="000155D2">
        <w:instrText xml:space="preserve"> SEQ Figure \* ARABIC </w:instrText>
      </w:r>
      <w:r w:rsidR="000155D2">
        <w:fldChar w:fldCharType="separate"/>
      </w:r>
      <w:r w:rsidR="000A219C">
        <w:rPr>
          <w:noProof/>
        </w:rPr>
        <w:t>6</w:t>
      </w:r>
      <w:r w:rsidR="000155D2">
        <w:rPr>
          <w:noProof/>
        </w:rPr>
        <w:fldChar w:fldCharType="end"/>
      </w:r>
      <w:r w:rsidRPr="00CE2814">
        <w:t xml:space="preserve"> </w:t>
      </w:r>
      <w:del w:id="55" w:author="David EVAN" w:date="2022-01-03T20:16:00Z">
        <w:r w:rsidRPr="00CE2814" w:rsidDel="00CD1557">
          <w:delText>- B</w:delText>
        </w:r>
      </w:del>
      <w:ins w:id="56" w:author="David EVAN" w:date="2022-01-03T20:16:00Z">
        <w:r w:rsidR="00CD1557">
          <w:t>: B</w:t>
        </w:r>
      </w:ins>
      <w:r w:rsidRPr="00CE2814">
        <w:t>usiness B</w:t>
      </w:r>
      <w:r w:rsidR="00546072">
        <w:t>ase</w:t>
      </w:r>
      <w:r w:rsidRPr="00CE2814">
        <w:t xml:space="preserve">line Architecture - </w:t>
      </w:r>
      <w:r>
        <w:t>Définir une stratégie commerciale</w:t>
      </w:r>
      <w:bookmarkEnd w:id="54"/>
    </w:p>
    <w:p w14:paraId="20EC3EB9" w14:textId="77777777" w:rsidR="000926CB" w:rsidRDefault="000926CB" w:rsidP="00687AE9"/>
    <w:p w14:paraId="4E4BEA8A" w14:textId="77777777" w:rsidR="00CA58C8" w:rsidRDefault="00687AE9" w:rsidP="000926CB">
      <w:pPr>
        <w:jc w:val="both"/>
      </w:pPr>
      <w:r>
        <w:t xml:space="preserve">Le processus de définition de la stratégie commerciale est initié par le CEO. Les </w:t>
      </w:r>
      <w:r w:rsidR="000926CB">
        <w:t>commerciaux et le responsable de service sont chargés de la définition du plan d’action commercial</w:t>
      </w:r>
      <w:r w:rsidR="00C8723A">
        <w:t xml:space="preserve"> qui fournira la méthodologie et les métriques à atteindre pour acquérir des clients</w:t>
      </w:r>
      <w:r w:rsidR="000926CB">
        <w:t>.</w:t>
      </w:r>
    </w:p>
    <w:p w14:paraId="35CBB245" w14:textId="60A0347B" w:rsidR="00687AE9" w:rsidRPr="00687AE9" w:rsidRDefault="00E8661D" w:rsidP="000926CB">
      <w:pPr>
        <w:jc w:val="both"/>
      </w:pPr>
      <w:r>
        <w:t>La stratégie commerciale</w:t>
      </w:r>
      <w:r w:rsidR="00AE513E">
        <w:t xml:space="preserve"> est </w:t>
      </w:r>
      <w:r>
        <w:t>livrée</w:t>
      </w:r>
      <w:r w:rsidR="00AE513E">
        <w:t xml:space="preserve"> sous forme de dossier </w:t>
      </w:r>
      <w:r w:rsidR="00C8723A">
        <w:t>stratégique</w:t>
      </w:r>
      <w:r w:rsidR="0036329F">
        <w:t>.</w:t>
      </w:r>
    </w:p>
    <w:p w14:paraId="19F38EA4" w14:textId="77777777" w:rsidR="00E95927" w:rsidRDefault="00E95927" w:rsidP="00E95927">
      <w:pPr>
        <w:pStyle w:val="Titre4"/>
      </w:pPr>
      <w:bookmarkStart w:id="57" w:name="_Toc92431562"/>
      <w:r>
        <w:lastRenderedPageBreak/>
        <w:t>Processus : Prospecter des clients</w:t>
      </w:r>
      <w:bookmarkEnd w:id="57"/>
    </w:p>
    <w:p w14:paraId="2FB3EFF0" w14:textId="77777777" w:rsidR="00E95927" w:rsidRDefault="00E95927" w:rsidP="00E95927">
      <w:pPr>
        <w:keepNext/>
        <w:ind w:hanging="709"/>
        <w:jc w:val="center"/>
      </w:pPr>
      <w:r>
        <w:rPr>
          <w:noProof/>
        </w:rPr>
        <w:drawing>
          <wp:inline distT="0" distB="0" distL="0" distR="0" wp14:anchorId="6F306A1D" wp14:editId="2F63BF64">
            <wp:extent cx="6543675" cy="490512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0244" cy="4917549"/>
                    </a:xfrm>
                    <a:prstGeom prst="rect">
                      <a:avLst/>
                    </a:prstGeom>
                    <a:noFill/>
                    <a:ln>
                      <a:noFill/>
                    </a:ln>
                  </pic:spPr>
                </pic:pic>
              </a:graphicData>
            </a:graphic>
          </wp:inline>
        </w:drawing>
      </w:r>
    </w:p>
    <w:p w14:paraId="2508932B" w14:textId="3A3EB356" w:rsidR="00E95927" w:rsidRDefault="00E95927" w:rsidP="00E95927">
      <w:pPr>
        <w:pStyle w:val="Lgende"/>
        <w:jc w:val="left"/>
      </w:pPr>
      <w:bookmarkStart w:id="58" w:name="_Toc92133513"/>
      <w:r>
        <w:t xml:space="preserve">Figure </w:t>
      </w:r>
      <w:r w:rsidR="001F4DA8">
        <w:fldChar w:fldCharType="begin"/>
      </w:r>
      <w:r w:rsidR="001F4DA8">
        <w:instrText xml:space="preserve"> SEQ Figure \* ARABIC </w:instrText>
      </w:r>
      <w:r w:rsidR="001F4DA8">
        <w:fldChar w:fldCharType="separate"/>
      </w:r>
      <w:r w:rsidR="000A219C">
        <w:rPr>
          <w:noProof/>
        </w:rPr>
        <w:t>7</w:t>
      </w:r>
      <w:r w:rsidR="001F4DA8">
        <w:rPr>
          <w:noProof/>
        </w:rPr>
        <w:fldChar w:fldCharType="end"/>
      </w:r>
      <w:r w:rsidR="00A65CCD">
        <w:t xml:space="preserve"> </w:t>
      </w:r>
      <w:del w:id="59" w:author="David EVAN" w:date="2022-01-03T20:16:00Z">
        <w:r w:rsidDel="00CD1557">
          <w:delText>- B</w:delText>
        </w:r>
      </w:del>
      <w:ins w:id="60" w:author="David EVAN" w:date="2022-01-03T20:16:00Z">
        <w:r w:rsidR="00CD1557">
          <w:t>: B</w:t>
        </w:r>
      </w:ins>
      <w:r>
        <w:t xml:space="preserve">usiness </w:t>
      </w:r>
      <w:r w:rsidRPr="00CE2814">
        <w:t>B</w:t>
      </w:r>
      <w:r>
        <w:t>ase</w:t>
      </w:r>
      <w:r w:rsidRPr="00CE2814">
        <w:t>line</w:t>
      </w:r>
      <w:r>
        <w:t xml:space="preserve"> Architecture - Prospecter des clients</w:t>
      </w:r>
      <w:bookmarkEnd w:id="58"/>
    </w:p>
    <w:p w14:paraId="5502AF50" w14:textId="77777777" w:rsidR="00E95927" w:rsidRDefault="00E95927" w:rsidP="00E95927"/>
    <w:p w14:paraId="630C6FF8" w14:textId="77777777" w:rsidR="00E95927" w:rsidRPr="00C8723A" w:rsidRDefault="00E95927" w:rsidP="00E95927">
      <w:pPr>
        <w:jc w:val="both"/>
      </w:pPr>
      <w:r>
        <w:t xml:space="preserve">La prospection des clients, dictée par le plan d’action de la stratégie commerciale vise à permettre à l’entreprise d’acquérir des nouveaux clients. Ce processus fait intervenir les commerciaux et les vendeurs au travers du traitement des demandes commerciales. </w:t>
      </w:r>
    </w:p>
    <w:p w14:paraId="7EA96EA3" w14:textId="36B6BD59" w:rsidR="00807E37" w:rsidRDefault="00807E37" w:rsidP="00897578">
      <w:pPr>
        <w:pStyle w:val="Titre4"/>
      </w:pPr>
      <w:bookmarkStart w:id="61" w:name="_Toc92431563"/>
      <w:r>
        <w:lastRenderedPageBreak/>
        <w:t>Processus : Vendre un produit d’assurance</w:t>
      </w:r>
      <w:bookmarkEnd w:id="61"/>
    </w:p>
    <w:p w14:paraId="79CEDE96" w14:textId="77777777" w:rsidR="00BC410E" w:rsidRDefault="00BC410E" w:rsidP="00AA186F">
      <w:pPr>
        <w:keepNext/>
        <w:ind w:hanging="1134"/>
      </w:pPr>
      <w:r>
        <w:rPr>
          <w:noProof/>
        </w:rPr>
        <w:drawing>
          <wp:inline distT="0" distB="0" distL="0" distR="0" wp14:anchorId="5DD373BA" wp14:editId="484E79D7">
            <wp:extent cx="7391400" cy="3788656"/>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07485" cy="3796901"/>
                    </a:xfrm>
                    <a:prstGeom prst="rect">
                      <a:avLst/>
                    </a:prstGeom>
                    <a:noFill/>
                    <a:ln>
                      <a:noFill/>
                    </a:ln>
                  </pic:spPr>
                </pic:pic>
              </a:graphicData>
            </a:graphic>
          </wp:inline>
        </w:drawing>
      </w:r>
    </w:p>
    <w:p w14:paraId="1B8AD294" w14:textId="2DF274B1" w:rsidR="00BC410E" w:rsidRDefault="00BC410E" w:rsidP="00BC410E">
      <w:pPr>
        <w:pStyle w:val="Lgende"/>
        <w:jc w:val="left"/>
      </w:pPr>
      <w:bookmarkStart w:id="62" w:name="_Toc92133514"/>
      <w:r>
        <w:t xml:space="preserve">Figure </w:t>
      </w:r>
      <w:r w:rsidR="000155D2">
        <w:fldChar w:fldCharType="begin"/>
      </w:r>
      <w:r w:rsidR="000155D2">
        <w:instrText xml:space="preserve"> SEQ Figure \* ARABIC </w:instrText>
      </w:r>
      <w:r w:rsidR="000155D2">
        <w:fldChar w:fldCharType="separate"/>
      </w:r>
      <w:r w:rsidR="000A219C">
        <w:rPr>
          <w:noProof/>
        </w:rPr>
        <w:t>8</w:t>
      </w:r>
      <w:r w:rsidR="000155D2">
        <w:rPr>
          <w:noProof/>
        </w:rPr>
        <w:fldChar w:fldCharType="end"/>
      </w:r>
      <w:r w:rsidRPr="00FA55D4">
        <w:t xml:space="preserve"> </w:t>
      </w:r>
      <w:del w:id="63" w:author="David EVAN" w:date="2022-01-03T20:16:00Z">
        <w:r w:rsidRPr="00FA55D4" w:rsidDel="00CD1557">
          <w:delText>- B</w:delText>
        </w:r>
      </w:del>
      <w:ins w:id="64" w:author="David EVAN" w:date="2022-01-03T20:16:00Z">
        <w:r w:rsidR="00CD1557">
          <w:t>: B</w:t>
        </w:r>
      </w:ins>
      <w:r w:rsidRPr="00FA55D4">
        <w:t xml:space="preserve">usiness </w:t>
      </w:r>
      <w:r w:rsidR="00356CF6" w:rsidRPr="00CE2814">
        <w:t>B</w:t>
      </w:r>
      <w:r w:rsidR="00356CF6">
        <w:t>ase</w:t>
      </w:r>
      <w:r w:rsidR="00356CF6" w:rsidRPr="00CE2814">
        <w:t>line</w:t>
      </w:r>
      <w:r w:rsidR="00356CF6" w:rsidRPr="00FA55D4">
        <w:t xml:space="preserve"> </w:t>
      </w:r>
      <w:r w:rsidRPr="00FA55D4">
        <w:t xml:space="preserve">Architecture - </w:t>
      </w:r>
      <w:r>
        <w:t>Vendre un produit d'assurance</w:t>
      </w:r>
      <w:bookmarkEnd w:id="62"/>
    </w:p>
    <w:p w14:paraId="14ADE903" w14:textId="5A786AFC" w:rsidR="00EE619D" w:rsidRDefault="00EE619D" w:rsidP="00EE619D"/>
    <w:p w14:paraId="54701451" w14:textId="77777777" w:rsidR="00966379" w:rsidRDefault="00EE619D" w:rsidP="00EC658A">
      <w:pPr>
        <w:jc w:val="both"/>
      </w:pPr>
      <w:r>
        <w:t xml:space="preserve">La vente d’un produit d’assurance fait intervenir de nombreux acteurs, département et processus de l’entreprise collaborant pour fournir cette capacité. </w:t>
      </w:r>
    </w:p>
    <w:p w14:paraId="58AD211C" w14:textId="5FC9866E" w:rsidR="00EE619D" w:rsidRPr="00EE619D" w:rsidRDefault="00EC658A" w:rsidP="00EC658A">
      <w:pPr>
        <w:jc w:val="both"/>
      </w:pPr>
      <w:r>
        <w:t>Initié par le département vente et le processus de prospection commerciale, la vente d’un produit d’assurance nécessite l’établissement d’un contrat (département légal - processus décrit précédemment), la signature du contrat réalisés par les vendeurs, et l’établissement de la facture réalisé</w:t>
      </w:r>
      <w:r w:rsidR="00BB461D">
        <w:t>e</w:t>
      </w:r>
      <w:r>
        <w:t xml:space="preserve"> par le département facturation.</w:t>
      </w:r>
    </w:p>
    <w:p w14:paraId="18D1D047" w14:textId="394A9311" w:rsidR="001D354F" w:rsidRDefault="001D354F" w:rsidP="001D354F">
      <w:pPr>
        <w:pStyle w:val="Titre3"/>
      </w:pPr>
      <w:bookmarkStart w:id="65" w:name="_Toc92431564"/>
      <w:r>
        <w:lastRenderedPageBreak/>
        <w:t>Service Informatique</w:t>
      </w:r>
      <w:bookmarkEnd w:id="65"/>
    </w:p>
    <w:p w14:paraId="7CF8D64D" w14:textId="7EE195E1" w:rsidR="00807E37" w:rsidRPr="00807E37" w:rsidRDefault="00807E37" w:rsidP="00807E37">
      <w:pPr>
        <w:pStyle w:val="Titre4"/>
      </w:pPr>
      <w:bookmarkStart w:id="66" w:name="_Toc92431565"/>
      <w:r>
        <w:t>Processus : Sauvegarder quotidiennement les données</w:t>
      </w:r>
      <w:bookmarkEnd w:id="66"/>
    </w:p>
    <w:p w14:paraId="3EB05212" w14:textId="15BDD828" w:rsidR="00BC410E" w:rsidRDefault="00754189" w:rsidP="00754189">
      <w:pPr>
        <w:keepNext/>
        <w:ind w:hanging="851"/>
      </w:pPr>
      <w:r>
        <w:rPr>
          <w:noProof/>
        </w:rPr>
        <w:drawing>
          <wp:inline distT="0" distB="0" distL="0" distR="0" wp14:anchorId="7E9E84A7" wp14:editId="78B45625">
            <wp:extent cx="7036025" cy="447630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58513" cy="4490614"/>
                    </a:xfrm>
                    <a:prstGeom prst="rect">
                      <a:avLst/>
                    </a:prstGeom>
                    <a:noFill/>
                    <a:ln>
                      <a:noFill/>
                    </a:ln>
                  </pic:spPr>
                </pic:pic>
              </a:graphicData>
            </a:graphic>
          </wp:inline>
        </w:drawing>
      </w:r>
    </w:p>
    <w:p w14:paraId="58D75D2F" w14:textId="57087BBB" w:rsidR="004C42A5" w:rsidRDefault="00BC410E" w:rsidP="00BC410E">
      <w:pPr>
        <w:pStyle w:val="Lgende"/>
        <w:jc w:val="left"/>
      </w:pPr>
      <w:bookmarkStart w:id="67" w:name="_Toc92133515"/>
      <w:r>
        <w:t xml:space="preserve">Figure </w:t>
      </w:r>
      <w:r w:rsidR="000155D2">
        <w:fldChar w:fldCharType="begin"/>
      </w:r>
      <w:r w:rsidR="000155D2">
        <w:instrText xml:space="preserve"> SEQ Figure \* ARABIC </w:instrText>
      </w:r>
      <w:r w:rsidR="000155D2">
        <w:fldChar w:fldCharType="separate"/>
      </w:r>
      <w:r w:rsidR="000A219C">
        <w:rPr>
          <w:noProof/>
        </w:rPr>
        <w:t>9</w:t>
      </w:r>
      <w:r w:rsidR="000155D2">
        <w:rPr>
          <w:noProof/>
        </w:rPr>
        <w:fldChar w:fldCharType="end"/>
      </w:r>
      <w:r w:rsidRPr="00AD1E0D">
        <w:t xml:space="preserve"> </w:t>
      </w:r>
      <w:del w:id="68" w:author="David EVAN" w:date="2022-01-03T20:16:00Z">
        <w:r w:rsidRPr="00AD1E0D" w:rsidDel="00CD1557">
          <w:delText>- B</w:delText>
        </w:r>
      </w:del>
      <w:ins w:id="69" w:author="David EVAN" w:date="2022-01-03T20:16:00Z">
        <w:r w:rsidR="00CD1557">
          <w:t>: B</w:t>
        </w:r>
      </w:ins>
      <w:r w:rsidRPr="00AD1E0D">
        <w:t xml:space="preserve">usiness </w:t>
      </w:r>
      <w:r w:rsidR="003A3FE5" w:rsidRPr="00CE2814">
        <w:t>B</w:t>
      </w:r>
      <w:r w:rsidR="003A3FE5">
        <w:t>ase</w:t>
      </w:r>
      <w:r w:rsidR="003A3FE5" w:rsidRPr="00CE2814">
        <w:t>line</w:t>
      </w:r>
      <w:r w:rsidR="003A3FE5" w:rsidRPr="00AD1E0D">
        <w:t xml:space="preserve"> </w:t>
      </w:r>
      <w:r w:rsidRPr="00AD1E0D">
        <w:t xml:space="preserve">Architecture - </w:t>
      </w:r>
      <w:r>
        <w:t>Sauvegarder quotidiennement les données</w:t>
      </w:r>
      <w:bookmarkEnd w:id="67"/>
    </w:p>
    <w:p w14:paraId="6FBBC0F2" w14:textId="6C362E06" w:rsidR="00687AE9" w:rsidRDefault="00687AE9" w:rsidP="00687AE9"/>
    <w:p w14:paraId="75909BEE" w14:textId="0E6440D1" w:rsidR="00687AE9" w:rsidRPr="00687AE9" w:rsidRDefault="00834A45" w:rsidP="007949F8">
      <w:pPr>
        <w:jc w:val="both"/>
      </w:pPr>
      <w:r>
        <w:t>Le service informatique, composé du seul responsable informatique, est chargé du processus de sauvegarde</w:t>
      </w:r>
      <w:r w:rsidR="00A84720">
        <w:t xml:space="preserve"> quotidien</w:t>
      </w:r>
      <w:r>
        <w:t xml:space="preserve"> des données du serveur local (serveur du département légal).</w:t>
      </w:r>
    </w:p>
    <w:p w14:paraId="4AB71918" w14:textId="2E228455" w:rsidR="00834A45" w:rsidRDefault="00E4785E" w:rsidP="007949F8">
      <w:pPr>
        <w:jc w:val="both"/>
      </w:pPr>
      <w:r>
        <w:t xml:space="preserve">Ce processus nécessite une manipulation physique des données, dont les transactions journalières sont </w:t>
      </w:r>
      <w:r w:rsidR="007949F8">
        <w:t>copiées</w:t>
      </w:r>
      <w:r>
        <w:t xml:space="preserve"> sur un disque dur qui sera ensuite transporté jusqu’au serveur</w:t>
      </w:r>
      <w:r w:rsidR="006E1B3F">
        <w:t xml:space="preserve"> local</w:t>
      </w:r>
      <w:r>
        <w:t xml:space="preserve"> de sauvegarde ou les transaction</w:t>
      </w:r>
      <w:r w:rsidR="00A70343">
        <w:t>s</w:t>
      </w:r>
      <w:r>
        <w:t xml:space="preserve"> seront lancées.</w:t>
      </w:r>
    </w:p>
    <w:p w14:paraId="0C7EDA2A" w14:textId="6BDC7FEC" w:rsidR="00432196" w:rsidRDefault="00432196">
      <w:r>
        <w:br w:type="page"/>
      </w:r>
    </w:p>
    <w:p w14:paraId="05245EA0" w14:textId="072DC469" w:rsidR="00834A45" w:rsidRDefault="00432196" w:rsidP="00432196">
      <w:pPr>
        <w:pStyle w:val="Titre3"/>
      </w:pPr>
      <w:bookmarkStart w:id="70" w:name="_Toc92431566"/>
      <w:r>
        <w:lastRenderedPageBreak/>
        <w:t>Évaluation des processus business</w:t>
      </w:r>
      <w:bookmarkEnd w:id="70"/>
    </w:p>
    <w:p w14:paraId="77CEFBAE" w14:textId="2B31FB09" w:rsidR="003C3238" w:rsidRPr="003C3238" w:rsidRDefault="00C12BFB" w:rsidP="003C3238">
      <w:pPr>
        <w:jc w:val="both"/>
      </w:pPr>
      <w:r>
        <w:t>Le catalogue ci-après présente un résumé de l’évaluation des processus business. Notons que l’analyse de l’entreprise n’a pas relevé de problématique lié à l’organisation du travail</w:t>
      </w:r>
      <w:r w:rsidR="003C3238">
        <w:t xml:space="preserve"> ou</w:t>
      </w:r>
      <w:r>
        <w:t xml:space="preserve"> à la réalisation des objectifs de service. Les processus présentent surtout des problématiques liés aux interactions interservices et aux </w:t>
      </w:r>
      <w:r w:rsidR="00D75B57">
        <w:t>interactions</w:t>
      </w:r>
      <w:r>
        <w:t xml:space="preserve"> avec les données.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560"/>
        <w:gridCol w:w="1984"/>
        <w:gridCol w:w="5529"/>
        <w:gridCol w:w="1134"/>
      </w:tblGrid>
      <w:tr w:rsidR="003E7D2D" w:rsidRPr="00A73E23" w14:paraId="2AA10A00" w14:textId="77777777" w:rsidTr="00AB3F30">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383F7FCF" w14:textId="77777777" w:rsidR="003E7D2D" w:rsidRPr="00A73E23" w:rsidRDefault="003E7D2D"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560" w:type="dxa"/>
            <w:tcBorders>
              <w:top w:val="single" w:sz="4" w:space="0" w:color="auto"/>
              <w:bottom w:val="single" w:sz="8" w:space="0" w:color="auto"/>
            </w:tcBorders>
            <w:shd w:val="clear" w:color="000000" w:fill="8EA9DB"/>
            <w:vAlign w:val="center"/>
          </w:tcPr>
          <w:p w14:paraId="24170A2B" w14:textId="3C5D6FBF" w:rsidR="003E7D2D" w:rsidRDefault="003E7D2D" w:rsidP="003C323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Département</w:t>
            </w:r>
          </w:p>
        </w:tc>
        <w:tc>
          <w:tcPr>
            <w:tcW w:w="1984" w:type="dxa"/>
            <w:tcBorders>
              <w:top w:val="single" w:sz="4" w:space="0" w:color="auto"/>
              <w:bottom w:val="single" w:sz="8" w:space="0" w:color="auto"/>
              <w:right w:val="nil"/>
            </w:tcBorders>
            <w:shd w:val="clear" w:color="000000" w:fill="8EA9DB"/>
            <w:vAlign w:val="center"/>
          </w:tcPr>
          <w:p w14:paraId="7716F79F" w14:textId="5ABE1EC4" w:rsidR="003E7D2D" w:rsidRDefault="003E7D2D"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Processus</w:t>
            </w:r>
            <w:r w:rsidR="00996C89">
              <w:rPr>
                <w:rFonts w:ascii="Calibri" w:eastAsia="Times New Roman" w:hAnsi="Calibri" w:cs="Calibri"/>
                <w:b/>
                <w:bCs/>
                <w:color w:val="000000"/>
              </w:rPr>
              <w:t xml:space="preserve"> business</w:t>
            </w:r>
          </w:p>
        </w:tc>
        <w:tc>
          <w:tcPr>
            <w:tcW w:w="5529" w:type="dxa"/>
            <w:tcBorders>
              <w:top w:val="single" w:sz="4" w:space="0" w:color="auto"/>
              <w:bottom w:val="single" w:sz="8" w:space="0" w:color="auto"/>
              <w:right w:val="nil"/>
            </w:tcBorders>
            <w:shd w:val="clear" w:color="000000" w:fill="8EA9DB"/>
            <w:vAlign w:val="center"/>
          </w:tcPr>
          <w:p w14:paraId="2AA307DE" w14:textId="2CA15A86" w:rsidR="003E7D2D" w:rsidRDefault="009A07A8" w:rsidP="003E7D2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47267D48" w14:textId="376F9819" w:rsidR="003E7D2D" w:rsidRPr="00A73E23" w:rsidRDefault="009A07A8"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E7D2D" w:rsidRPr="00C22DA1" w14:paraId="384BBCFE"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7F09697A" w14:textId="32A83EFA" w:rsidR="003E7D2D" w:rsidRPr="00C22DA1" w:rsidRDefault="003E7D2D" w:rsidP="00745B92">
            <w:pPr>
              <w:spacing w:after="0" w:line="240" w:lineRule="auto"/>
              <w:jc w:val="center"/>
              <w:rPr>
                <w:b/>
                <w:bCs/>
              </w:rPr>
            </w:pPr>
            <w:r>
              <w:rPr>
                <w:b/>
                <w:bCs/>
              </w:rPr>
              <w:t>P1</w:t>
            </w:r>
          </w:p>
        </w:tc>
        <w:tc>
          <w:tcPr>
            <w:tcW w:w="1560" w:type="dxa"/>
            <w:tcBorders>
              <w:top w:val="single" w:sz="8" w:space="0" w:color="auto"/>
              <w:left w:val="nil"/>
              <w:bottom w:val="single" w:sz="8" w:space="0" w:color="auto"/>
              <w:right w:val="nil"/>
            </w:tcBorders>
            <w:vAlign w:val="center"/>
          </w:tcPr>
          <w:p w14:paraId="1A1817EF" w14:textId="1D571101" w:rsidR="003E7D2D" w:rsidRPr="00C22DA1" w:rsidRDefault="003E7D2D" w:rsidP="000215C5">
            <w:pPr>
              <w:spacing w:after="0" w:line="240" w:lineRule="auto"/>
            </w:pPr>
            <w:r>
              <w:t>Service client</w:t>
            </w:r>
          </w:p>
        </w:tc>
        <w:tc>
          <w:tcPr>
            <w:tcW w:w="1984" w:type="dxa"/>
            <w:tcBorders>
              <w:top w:val="single" w:sz="8" w:space="0" w:color="auto"/>
              <w:left w:val="nil"/>
              <w:bottom w:val="single" w:sz="8" w:space="0" w:color="auto"/>
              <w:right w:val="nil"/>
            </w:tcBorders>
            <w:vAlign w:val="center"/>
          </w:tcPr>
          <w:p w14:paraId="27207877" w14:textId="555D062C" w:rsidR="003E7D2D" w:rsidRPr="00C22DA1" w:rsidRDefault="003E7D2D" w:rsidP="000215C5">
            <w:pPr>
              <w:spacing w:after="0" w:line="240" w:lineRule="auto"/>
            </w:pPr>
            <w:r>
              <w:t>Répondre à un client</w:t>
            </w:r>
          </w:p>
        </w:tc>
        <w:tc>
          <w:tcPr>
            <w:tcW w:w="5529" w:type="dxa"/>
            <w:tcBorders>
              <w:top w:val="single" w:sz="8" w:space="0" w:color="auto"/>
              <w:left w:val="nil"/>
              <w:bottom w:val="single" w:sz="8" w:space="0" w:color="auto"/>
              <w:right w:val="nil"/>
            </w:tcBorders>
            <w:vAlign w:val="center"/>
          </w:tcPr>
          <w:p w14:paraId="37B1E641" w14:textId="01105E6B" w:rsidR="003E7D2D" w:rsidRDefault="009A07A8" w:rsidP="009E2892">
            <w:pPr>
              <w:spacing w:after="0" w:line="240" w:lineRule="auto"/>
              <w:jc w:val="both"/>
            </w:pPr>
            <w:r>
              <w:t>Ce processus est complexe dû à la fragmentation des données dans plusieurs sources (MS Access, Amazon 1 &amp; 2). La réplication dans plusieurs des données entraine des incohérences et alourdis les traitements.</w:t>
            </w:r>
            <w:r w:rsidR="007F1829">
              <w:br/>
            </w:r>
          </w:p>
          <w:p w14:paraId="60BCA662" w14:textId="3E1CDA74" w:rsidR="003A5124" w:rsidRPr="00C22DA1" w:rsidRDefault="003A5124" w:rsidP="009E2892">
            <w:pPr>
              <w:spacing w:after="0" w:line="240" w:lineRule="auto"/>
              <w:jc w:val="both"/>
            </w:pPr>
            <w:r>
              <w:t xml:space="preserve">Notons que le processus de transfert vers un autre service se fait à l’aide de la boite e-mail, ce qui entraine de nombreuses difficultés pour la collaboration et le partage </w:t>
            </w:r>
            <w:r w:rsidR="007F1829">
              <w:t>d’information</w:t>
            </w:r>
            <w:r>
              <w:t>.</w:t>
            </w:r>
          </w:p>
        </w:tc>
        <w:tc>
          <w:tcPr>
            <w:tcW w:w="1134" w:type="dxa"/>
            <w:tcBorders>
              <w:top w:val="single" w:sz="8" w:space="0" w:color="auto"/>
              <w:left w:val="nil"/>
              <w:bottom w:val="single" w:sz="8" w:space="0" w:color="auto"/>
              <w:right w:val="single" w:sz="4" w:space="0" w:color="auto"/>
            </w:tcBorders>
            <w:shd w:val="clear" w:color="auto" w:fill="auto"/>
            <w:vAlign w:val="center"/>
          </w:tcPr>
          <w:p w14:paraId="23BA2C8C" w14:textId="0F185B00" w:rsidR="003E7D2D" w:rsidRPr="00C22DA1" w:rsidRDefault="009A07A8" w:rsidP="007359B3">
            <w:pPr>
              <w:spacing w:after="0" w:line="240" w:lineRule="auto"/>
              <w:jc w:val="center"/>
            </w:pPr>
            <w:r>
              <w:t>Oui</w:t>
            </w:r>
          </w:p>
        </w:tc>
      </w:tr>
      <w:tr w:rsidR="003E7D2D" w:rsidRPr="00C22DA1" w14:paraId="7FD473DC"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4C9E36B6" w14:textId="6B8E476B" w:rsidR="003E7D2D" w:rsidRPr="00C22DA1" w:rsidRDefault="003E7D2D" w:rsidP="00745B92">
            <w:pPr>
              <w:spacing w:after="0" w:line="240" w:lineRule="auto"/>
              <w:jc w:val="center"/>
              <w:rPr>
                <w:b/>
                <w:bCs/>
              </w:rPr>
            </w:pPr>
            <w:r>
              <w:rPr>
                <w:b/>
                <w:bCs/>
              </w:rPr>
              <w:t>P2</w:t>
            </w:r>
          </w:p>
        </w:tc>
        <w:tc>
          <w:tcPr>
            <w:tcW w:w="1560" w:type="dxa"/>
            <w:tcBorders>
              <w:top w:val="single" w:sz="8" w:space="0" w:color="auto"/>
              <w:left w:val="nil"/>
              <w:bottom w:val="single" w:sz="8" w:space="0" w:color="auto"/>
              <w:right w:val="nil"/>
            </w:tcBorders>
            <w:vAlign w:val="center"/>
          </w:tcPr>
          <w:p w14:paraId="1F8B6F42" w14:textId="7CB2B910"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6CA5C72C" w14:textId="68E3ED68" w:rsidR="003E7D2D" w:rsidRPr="00C22DA1" w:rsidRDefault="003E7D2D" w:rsidP="000215C5">
            <w:pPr>
              <w:spacing w:after="0" w:line="240" w:lineRule="auto"/>
            </w:pPr>
            <w:r>
              <w:t>Enquêter</w:t>
            </w:r>
          </w:p>
        </w:tc>
        <w:tc>
          <w:tcPr>
            <w:tcW w:w="5529" w:type="dxa"/>
            <w:tcBorders>
              <w:top w:val="single" w:sz="8" w:space="0" w:color="auto"/>
              <w:left w:val="nil"/>
              <w:bottom w:val="single" w:sz="8" w:space="0" w:color="auto"/>
              <w:right w:val="nil"/>
            </w:tcBorders>
            <w:vAlign w:val="center"/>
          </w:tcPr>
          <w:p w14:paraId="24090336" w14:textId="59630741" w:rsidR="003E7D2D" w:rsidRPr="00C22DA1" w:rsidRDefault="0050208D" w:rsidP="009E2892">
            <w:pPr>
              <w:spacing w:after="0" w:line="240" w:lineRule="auto"/>
              <w:jc w:val="both"/>
            </w:pPr>
            <w:r>
              <w:t>D’un point de vue business c</w:t>
            </w:r>
            <w:r w:rsidR="00B12D56">
              <w:t>e processus ne présente aucun problème. Une révision de la source des données (</w:t>
            </w:r>
            <w:r w:rsidR="001511CA">
              <w:t>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2ED6C1C5" w14:textId="68B0AAB2" w:rsidR="003E7D2D" w:rsidRPr="00C22DA1" w:rsidRDefault="00C550CA" w:rsidP="007359B3">
            <w:pPr>
              <w:spacing w:after="0" w:line="240" w:lineRule="auto"/>
              <w:jc w:val="center"/>
            </w:pPr>
            <w:r>
              <w:t>Non</w:t>
            </w:r>
          </w:p>
        </w:tc>
      </w:tr>
      <w:tr w:rsidR="003E7D2D" w:rsidRPr="00C22DA1" w14:paraId="083BCF8B"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146DC233" w14:textId="70584A8B" w:rsidR="003E7D2D" w:rsidRPr="00C22DA1" w:rsidRDefault="003E7D2D" w:rsidP="00745B92">
            <w:pPr>
              <w:spacing w:after="0" w:line="240" w:lineRule="auto"/>
              <w:jc w:val="center"/>
              <w:rPr>
                <w:b/>
                <w:bCs/>
              </w:rPr>
            </w:pPr>
            <w:r>
              <w:rPr>
                <w:b/>
                <w:bCs/>
              </w:rPr>
              <w:t>P3</w:t>
            </w:r>
          </w:p>
        </w:tc>
        <w:tc>
          <w:tcPr>
            <w:tcW w:w="1560" w:type="dxa"/>
            <w:tcBorders>
              <w:top w:val="single" w:sz="8" w:space="0" w:color="auto"/>
              <w:left w:val="nil"/>
              <w:bottom w:val="single" w:sz="8" w:space="0" w:color="auto"/>
              <w:right w:val="nil"/>
            </w:tcBorders>
            <w:vAlign w:val="center"/>
          </w:tcPr>
          <w:p w14:paraId="5458083B" w14:textId="4A03BC3F"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51BFDAFE" w14:textId="15585A5B" w:rsidR="003E7D2D" w:rsidRPr="00C22DA1" w:rsidRDefault="003E7D2D" w:rsidP="000215C5">
            <w:pPr>
              <w:spacing w:after="0" w:line="240" w:lineRule="auto"/>
            </w:pPr>
            <w:r>
              <w:t>Établir un contrat</w:t>
            </w:r>
          </w:p>
        </w:tc>
        <w:tc>
          <w:tcPr>
            <w:tcW w:w="5529" w:type="dxa"/>
            <w:tcBorders>
              <w:top w:val="single" w:sz="8" w:space="0" w:color="auto"/>
              <w:left w:val="nil"/>
              <w:bottom w:val="single" w:sz="8" w:space="0" w:color="auto"/>
              <w:right w:val="nil"/>
            </w:tcBorders>
            <w:vAlign w:val="center"/>
          </w:tcPr>
          <w:p w14:paraId="374CA16B" w14:textId="5B723FC8" w:rsidR="003E7D2D" w:rsidRPr="00C22DA1" w:rsidRDefault="0050208D" w:rsidP="009E2892">
            <w:pPr>
              <w:spacing w:after="0" w:line="240" w:lineRule="auto"/>
              <w:jc w:val="both"/>
            </w:pPr>
            <w:r>
              <w:t>D’un point de vue business, c</w:t>
            </w:r>
            <w:r w:rsidR="00CC7B95">
              <w:t>e processus ne présente aucun problème. Une révision de la source des données (serveur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48413284" w14:textId="3AB317C3" w:rsidR="003E7D2D" w:rsidRPr="00C22DA1" w:rsidRDefault="00BA5FF4" w:rsidP="007359B3">
            <w:pPr>
              <w:spacing w:after="0" w:line="240" w:lineRule="auto"/>
              <w:jc w:val="center"/>
            </w:pPr>
            <w:r>
              <w:t>Non</w:t>
            </w:r>
          </w:p>
        </w:tc>
      </w:tr>
      <w:tr w:rsidR="003E7D2D" w:rsidRPr="00C22DA1" w14:paraId="1A714CD4" w14:textId="77777777" w:rsidTr="009A7C1D">
        <w:trPr>
          <w:trHeight w:val="20"/>
        </w:trPr>
        <w:tc>
          <w:tcPr>
            <w:tcW w:w="709" w:type="dxa"/>
            <w:tcBorders>
              <w:top w:val="nil"/>
              <w:left w:val="single" w:sz="4" w:space="0" w:color="auto"/>
              <w:bottom w:val="single" w:sz="4" w:space="0" w:color="auto"/>
              <w:right w:val="nil"/>
            </w:tcBorders>
            <w:shd w:val="clear" w:color="auto" w:fill="auto"/>
            <w:vAlign w:val="center"/>
          </w:tcPr>
          <w:p w14:paraId="7995B5F3" w14:textId="36180A40" w:rsidR="003E7D2D" w:rsidRPr="00C22DA1" w:rsidRDefault="003E7D2D" w:rsidP="00745B92">
            <w:pPr>
              <w:spacing w:after="0" w:line="240" w:lineRule="auto"/>
              <w:jc w:val="center"/>
              <w:rPr>
                <w:b/>
                <w:bCs/>
              </w:rPr>
            </w:pPr>
            <w:r>
              <w:rPr>
                <w:b/>
                <w:bCs/>
              </w:rPr>
              <w:t>P4</w:t>
            </w:r>
          </w:p>
        </w:tc>
        <w:tc>
          <w:tcPr>
            <w:tcW w:w="1560" w:type="dxa"/>
            <w:tcBorders>
              <w:top w:val="single" w:sz="8" w:space="0" w:color="auto"/>
              <w:left w:val="nil"/>
              <w:bottom w:val="single" w:sz="4" w:space="0" w:color="auto"/>
              <w:right w:val="nil"/>
            </w:tcBorders>
            <w:vAlign w:val="center"/>
          </w:tcPr>
          <w:p w14:paraId="5D585528" w14:textId="1A2E2DE8" w:rsidR="003E7D2D" w:rsidRDefault="003E7D2D" w:rsidP="000215C5">
            <w:pPr>
              <w:spacing w:after="0" w:line="240" w:lineRule="auto"/>
            </w:pPr>
            <w:r>
              <w:t>Facturation</w:t>
            </w:r>
          </w:p>
        </w:tc>
        <w:tc>
          <w:tcPr>
            <w:tcW w:w="1984" w:type="dxa"/>
            <w:tcBorders>
              <w:top w:val="single" w:sz="8" w:space="0" w:color="auto"/>
              <w:left w:val="nil"/>
              <w:bottom w:val="single" w:sz="4" w:space="0" w:color="auto"/>
              <w:right w:val="nil"/>
            </w:tcBorders>
            <w:vAlign w:val="center"/>
          </w:tcPr>
          <w:p w14:paraId="7F721CCA" w14:textId="3997FD51" w:rsidR="003E7D2D" w:rsidRDefault="003E7D2D" w:rsidP="000215C5">
            <w:pPr>
              <w:spacing w:after="0" w:line="240" w:lineRule="auto"/>
            </w:pPr>
            <w:r>
              <w:t>Établir une facture</w:t>
            </w:r>
          </w:p>
        </w:tc>
        <w:tc>
          <w:tcPr>
            <w:tcW w:w="5529" w:type="dxa"/>
            <w:tcBorders>
              <w:top w:val="single" w:sz="8" w:space="0" w:color="auto"/>
              <w:left w:val="nil"/>
              <w:bottom w:val="single" w:sz="4" w:space="0" w:color="auto"/>
              <w:right w:val="nil"/>
            </w:tcBorders>
            <w:vAlign w:val="center"/>
          </w:tcPr>
          <w:p w14:paraId="58739ABB" w14:textId="48CAC5BA" w:rsidR="003E7D2D" w:rsidRPr="00C22DA1" w:rsidRDefault="00C87C96" w:rsidP="009E2892">
            <w:pPr>
              <w:spacing w:after="0" w:line="240" w:lineRule="auto"/>
              <w:jc w:val="both"/>
            </w:pPr>
            <w:r>
              <w:t>Ce processus ne présente aucun problème.</w:t>
            </w:r>
          </w:p>
        </w:tc>
        <w:tc>
          <w:tcPr>
            <w:tcW w:w="1134" w:type="dxa"/>
            <w:tcBorders>
              <w:top w:val="single" w:sz="8" w:space="0" w:color="auto"/>
              <w:left w:val="nil"/>
              <w:bottom w:val="single" w:sz="4" w:space="0" w:color="auto"/>
              <w:right w:val="single" w:sz="4" w:space="0" w:color="auto"/>
            </w:tcBorders>
            <w:shd w:val="clear" w:color="auto" w:fill="auto"/>
            <w:vAlign w:val="center"/>
          </w:tcPr>
          <w:p w14:paraId="57C778C7" w14:textId="0BAF9AF5" w:rsidR="003E7D2D" w:rsidRPr="00C22DA1" w:rsidRDefault="00BA5FF4" w:rsidP="007359B3">
            <w:pPr>
              <w:spacing w:after="0" w:line="240" w:lineRule="auto"/>
              <w:jc w:val="center"/>
            </w:pPr>
            <w:r>
              <w:t>Non</w:t>
            </w:r>
          </w:p>
        </w:tc>
      </w:tr>
      <w:tr w:rsidR="00BA5FF4" w:rsidRPr="00C22DA1" w14:paraId="0F58334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079D0F06" w14:textId="15713691" w:rsidR="00BA5FF4" w:rsidRPr="00C22DA1" w:rsidRDefault="00BA5FF4" w:rsidP="00BA5FF4">
            <w:pPr>
              <w:spacing w:after="0" w:line="240" w:lineRule="auto"/>
              <w:jc w:val="center"/>
              <w:rPr>
                <w:b/>
                <w:bCs/>
              </w:rPr>
            </w:pPr>
            <w:r>
              <w:rPr>
                <w:b/>
                <w:bCs/>
              </w:rPr>
              <w:t>P5</w:t>
            </w:r>
          </w:p>
        </w:tc>
        <w:tc>
          <w:tcPr>
            <w:tcW w:w="1560" w:type="dxa"/>
            <w:tcBorders>
              <w:top w:val="single" w:sz="4" w:space="0" w:color="auto"/>
              <w:bottom w:val="single" w:sz="4" w:space="0" w:color="auto"/>
            </w:tcBorders>
            <w:vAlign w:val="center"/>
          </w:tcPr>
          <w:p w14:paraId="2916A393" w14:textId="26C22C44"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2F5620E3" w14:textId="00F0AA68" w:rsidR="00BA5FF4" w:rsidRPr="00C22DA1" w:rsidRDefault="00BA5FF4" w:rsidP="00BA5FF4">
            <w:pPr>
              <w:spacing w:after="0" w:line="240" w:lineRule="auto"/>
            </w:pPr>
            <w:r>
              <w:t>Définir une stratégie commerciale</w:t>
            </w:r>
          </w:p>
        </w:tc>
        <w:tc>
          <w:tcPr>
            <w:tcW w:w="5529" w:type="dxa"/>
            <w:tcBorders>
              <w:top w:val="single" w:sz="4" w:space="0" w:color="auto"/>
              <w:bottom w:val="single" w:sz="4" w:space="0" w:color="auto"/>
            </w:tcBorders>
            <w:vAlign w:val="center"/>
          </w:tcPr>
          <w:p w14:paraId="3E92E812" w14:textId="0E928A4F"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163877CA" w14:textId="0A700650" w:rsidR="00BA5FF4" w:rsidRPr="00C22DA1" w:rsidRDefault="00BA5FF4" w:rsidP="007359B3">
            <w:pPr>
              <w:keepNext/>
              <w:spacing w:after="0" w:line="240" w:lineRule="auto"/>
              <w:jc w:val="center"/>
            </w:pPr>
            <w:r>
              <w:t>Non</w:t>
            </w:r>
          </w:p>
        </w:tc>
      </w:tr>
      <w:tr w:rsidR="00BA5FF4" w:rsidRPr="00C22DA1" w14:paraId="46D6120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66B2B075" w14:textId="3538C491" w:rsidR="00BA5FF4" w:rsidRDefault="00BA5FF4" w:rsidP="00BA5FF4">
            <w:pPr>
              <w:spacing w:after="0" w:line="240" w:lineRule="auto"/>
              <w:jc w:val="center"/>
              <w:rPr>
                <w:b/>
                <w:bCs/>
              </w:rPr>
            </w:pPr>
            <w:r>
              <w:rPr>
                <w:b/>
                <w:bCs/>
              </w:rPr>
              <w:t>P6</w:t>
            </w:r>
          </w:p>
        </w:tc>
        <w:tc>
          <w:tcPr>
            <w:tcW w:w="1560" w:type="dxa"/>
            <w:tcBorders>
              <w:top w:val="single" w:sz="4" w:space="0" w:color="auto"/>
              <w:bottom w:val="single" w:sz="4" w:space="0" w:color="auto"/>
            </w:tcBorders>
            <w:vAlign w:val="center"/>
          </w:tcPr>
          <w:p w14:paraId="70286DFD" w14:textId="52F344CC"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5A107BEB" w14:textId="34A76143" w:rsidR="00BA5FF4" w:rsidRPr="00C22DA1" w:rsidRDefault="00BA5FF4" w:rsidP="00BA5FF4">
            <w:pPr>
              <w:spacing w:after="0" w:line="240" w:lineRule="auto"/>
            </w:pPr>
            <w:r>
              <w:t xml:space="preserve">Prospecter des clients </w:t>
            </w:r>
          </w:p>
        </w:tc>
        <w:tc>
          <w:tcPr>
            <w:tcW w:w="5529" w:type="dxa"/>
            <w:tcBorders>
              <w:top w:val="single" w:sz="4" w:space="0" w:color="auto"/>
              <w:bottom w:val="single" w:sz="4" w:space="0" w:color="auto"/>
            </w:tcBorders>
            <w:vAlign w:val="center"/>
          </w:tcPr>
          <w:p w14:paraId="6EECAA9A" w14:textId="12D44BC7"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456ECDB2" w14:textId="64C268FD" w:rsidR="00BA5FF4" w:rsidRPr="00C22DA1" w:rsidRDefault="00BA5FF4" w:rsidP="007359B3">
            <w:pPr>
              <w:keepNext/>
              <w:spacing w:after="0" w:line="240" w:lineRule="auto"/>
              <w:jc w:val="center"/>
            </w:pPr>
            <w:r>
              <w:t>Non</w:t>
            </w:r>
          </w:p>
        </w:tc>
      </w:tr>
      <w:tr w:rsidR="00BA5FF4" w:rsidRPr="00C22DA1" w14:paraId="5E77A931"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1D7DC998" w14:textId="3CE48BEC" w:rsidR="00BA5FF4" w:rsidRDefault="00BA5FF4" w:rsidP="00BA5FF4">
            <w:pPr>
              <w:spacing w:after="0" w:line="240" w:lineRule="auto"/>
              <w:jc w:val="center"/>
              <w:rPr>
                <w:b/>
                <w:bCs/>
              </w:rPr>
            </w:pPr>
            <w:r>
              <w:rPr>
                <w:b/>
                <w:bCs/>
              </w:rPr>
              <w:t>P7</w:t>
            </w:r>
          </w:p>
        </w:tc>
        <w:tc>
          <w:tcPr>
            <w:tcW w:w="1560" w:type="dxa"/>
            <w:tcBorders>
              <w:top w:val="single" w:sz="4" w:space="0" w:color="auto"/>
              <w:bottom w:val="single" w:sz="4" w:space="0" w:color="auto"/>
            </w:tcBorders>
            <w:vAlign w:val="center"/>
          </w:tcPr>
          <w:p w14:paraId="7DAB9126" w14:textId="60E34ECA"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39EC6334" w14:textId="7F13A63B" w:rsidR="00BA5FF4" w:rsidRPr="00C22DA1" w:rsidRDefault="00BA5FF4" w:rsidP="00BA5FF4">
            <w:pPr>
              <w:spacing w:after="0" w:line="240" w:lineRule="auto"/>
            </w:pPr>
            <w:r>
              <w:t>Vendre un produit d’assurance</w:t>
            </w:r>
          </w:p>
        </w:tc>
        <w:tc>
          <w:tcPr>
            <w:tcW w:w="5529" w:type="dxa"/>
            <w:tcBorders>
              <w:top w:val="single" w:sz="4" w:space="0" w:color="auto"/>
              <w:bottom w:val="single" w:sz="4" w:space="0" w:color="auto"/>
            </w:tcBorders>
            <w:vAlign w:val="center"/>
          </w:tcPr>
          <w:p w14:paraId="7A2E597A" w14:textId="10609B85"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3CA69A3B" w14:textId="1142A501" w:rsidR="00BA5FF4" w:rsidRPr="00C22DA1" w:rsidRDefault="00BA5FF4" w:rsidP="007359B3">
            <w:pPr>
              <w:keepNext/>
              <w:spacing w:after="0" w:line="240" w:lineRule="auto"/>
              <w:jc w:val="center"/>
            </w:pPr>
            <w:r>
              <w:t>Non</w:t>
            </w:r>
          </w:p>
        </w:tc>
      </w:tr>
      <w:tr w:rsidR="00BA5FF4" w:rsidRPr="00C22DA1" w14:paraId="45282A6B"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2FA29BE3" w14:textId="5F522256" w:rsidR="00BA5FF4" w:rsidRDefault="00BA5FF4" w:rsidP="00BA5FF4">
            <w:pPr>
              <w:spacing w:after="0" w:line="240" w:lineRule="auto"/>
              <w:jc w:val="center"/>
              <w:rPr>
                <w:b/>
                <w:bCs/>
              </w:rPr>
            </w:pPr>
            <w:r>
              <w:rPr>
                <w:b/>
                <w:bCs/>
              </w:rPr>
              <w:t>P8</w:t>
            </w:r>
          </w:p>
        </w:tc>
        <w:tc>
          <w:tcPr>
            <w:tcW w:w="1560" w:type="dxa"/>
            <w:tcBorders>
              <w:top w:val="single" w:sz="4" w:space="0" w:color="auto"/>
              <w:bottom w:val="single" w:sz="4" w:space="0" w:color="auto"/>
            </w:tcBorders>
            <w:vAlign w:val="center"/>
          </w:tcPr>
          <w:p w14:paraId="0C431A33" w14:textId="7AE36944" w:rsidR="00BA5FF4" w:rsidRPr="00C22DA1" w:rsidRDefault="00BA5FF4" w:rsidP="00BA5FF4">
            <w:pPr>
              <w:spacing w:after="0" w:line="240" w:lineRule="auto"/>
            </w:pPr>
            <w:r>
              <w:t>Service Informatique</w:t>
            </w:r>
          </w:p>
        </w:tc>
        <w:tc>
          <w:tcPr>
            <w:tcW w:w="1984" w:type="dxa"/>
            <w:tcBorders>
              <w:top w:val="single" w:sz="4" w:space="0" w:color="auto"/>
              <w:bottom w:val="single" w:sz="4" w:space="0" w:color="auto"/>
            </w:tcBorders>
            <w:vAlign w:val="center"/>
          </w:tcPr>
          <w:p w14:paraId="0550DBFD" w14:textId="5774194D" w:rsidR="00BA5FF4" w:rsidRPr="00C22DA1" w:rsidRDefault="00BA5FF4" w:rsidP="00BA5FF4">
            <w:pPr>
              <w:spacing w:after="0" w:line="240" w:lineRule="auto"/>
            </w:pPr>
            <w:r>
              <w:t>Sauvegarder quotidiennement</w:t>
            </w:r>
          </w:p>
        </w:tc>
        <w:tc>
          <w:tcPr>
            <w:tcW w:w="5529" w:type="dxa"/>
            <w:tcBorders>
              <w:top w:val="single" w:sz="4" w:space="0" w:color="auto"/>
              <w:bottom w:val="single" w:sz="4" w:space="0" w:color="auto"/>
            </w:tcBorders>
            <w:vAlign w:val="center"/>
          </w:tcPr>
          <w:p w14:paraId="24E2AB0D" w14:textId="303F008D" w:rsidR="00BA5FF4" w:rsidRPr="00C22DA1" w:rsidRDefault="00692C54" w:rsidP="009E2892">
            <w:pPr>
              <w:keepNext/>
              <w:spacing w:after="0" w:line="240" w:lineRule="auto"/>
              <w:jc w:val="both"/>
            </w:pPr>
            <w:r>
              <w:t xml:space="preserve">Ce processus doit être révisé entièrement. La sauvegarde manuelle chaque jour impose un RPO </w:t>
            </w:r>
            <w:r w:rsidR="005D0D12">
              <w:rPr>
                <w:rStyle w:val="Appelnotedebasdep"/>
              </w:rPr>
              <w:footnoteReference w:id="1"/>
            </w:r>
            <w:r>
              <w:t xml:space="preserve">de 24h qu’il convient de </w:t>
            </w:r>
            <w:r w:rsidR="009E2892">
              <w:t>diminuer</w:t>
            </w:r>
            <w:r>
              <w:t xml:space="preserve">. Par ailleurs, ce processus reposant </w:t>
            </w:r>
            <w:r w:rsidR="009E2892">
              <w:t>entièrement</w:t>
            </w:r>
            <w:r>
              <w:t xml:space="preserve"> sur la </w:t>
            </w:r>
            <w:r w:rsidR="009E2892">
              <w:t>disponibilité</w:t>
            </w:r>
            <w:r>
              <w:t xml:space="preserve"> d’un collaborateur, ses absences prévues ou imprévues peut entrainer </w:t>
            </w:r>
            <w:r w:rsidR="00E8661D">
              <w:t>des dégradations notables</w:t>
            </w:r>
            <w:r>
              <w:t xml:space="preserve"> du RPO.</w:t>
            </w:r>
          </w:p>
        </w:tc>
        <w:tc>
          <w:tcPr>
            <w:tcW w:w="1134" w:type="dxa"/>
            <w:tcBorders>
              <w:top w:val="single" w:sz="4" w:space="0" w:color="auto"/>
              <w:bottom w:val="single" w:sz="4" w:space="0" w:color="auto"/>
              <w:right w:val="single" w:sz="4" w:space="0" w:color="auto"/>
            </w:tcBorders>
            <w:shd w:val="clear" w:color="auto" w:fill="auto"/>
            <w:vAlign w:val="center"/>
          </w:tcPr>
          <w:p w14:paraId="0A143B00" w14:textId="53B67E22" w:rsidR="00BA5FF4" w:rsidRPr="00C22DA1" w:rsidRDefault="00BA5FF4" w:rsidP="001F6651">
            <w:pPr>
              <w:keepNext/>
              <w:spacing w:after="0" w:line="240" w:lineRule="auto"/>
              <w:jc w:val="center"/>
            </w:pPr>
            <w:r>
              <w:t>Oui</w:t>
            </w:r>
          </w:p>
        </w:tc>
      </w:tr>
    </w:tbl>
    <w:p w14:paraId="0F4EA1D8" w14:textId="1EB90F73" w:rsidR="001F6651" w:rsidRDefault="001F6651">
      <w:pPr>
        <w:pStyle w:val="Lgende"/>
      </w:pPr>
      <w:bookmarkStart w:id="71" w:name="_Toc92133570"/>
      <w:r>
        <w:t xml:space="preserve">Tableau </w:t>
      </w:r>
      <w:r w:rsidR="000155D2">
        <w:fldChar w:fldCharType="begin"/>
      </w:r>
      <w:r w:rsidR="000155D2">
        <w:instrText xml:space="preserve"> SEQ Tableau \* ARABIC </w:instrText>
      </w:r>
      <w:r w:rsidR="000155D2">
        <w:fldChar w:fldCharType="separate"/>
      </w:r>
      <w:r w:rsidR="00642E53">
        <w:rPr>
          <w:noProof/>
        </w:rPr>
        <w:t>4</w:t>
      </w:r>
      <w:r w:rsidR="000155D2">
        <w:rPr>
          <w:noProof/>
        </w:rPr>
        <w:fldChar w:fldCharType="end"/>
      </w:r>
      <w:r>
        <w:t xml:space="preserve"> </w:t>
      </w:r>
      <w:del w:id="72" w:author="David EVAN" w:date="2022-01-03T20:16:00Z">
        <w:r w:rsidDel="00CD1557">
          <w:delText>- B</w:delText>
        </w:r>
      </w:del>
      <w:ins w:id="73" w:author="David EVAN" w:date="2022-01-03T20:16:00Z">
        <w:r w:rsidR="00CD1557">
          <w:t>: B</w:t>
        </w:r>
      </w:ins>
      <w:r>
        <w:t>usiness Baseline Architecture - É</w:t>
      </w:r>
      <w:r w:rsidRPr="00E7604D">
        <w:t xml:space="preserve">valuation </w:t>
      </w:r>
      <w:r>
        <w:t>des processus d'entreprise</w:t>
      </w:r>
      <w:bookmarkEnd w:id="71"/>
    </w:p>
    <w:p w14:paraId="5D4E3D6B" w14:textId="6FE2059B" w:rsidR="005E6B56" w:rsidRDefault="005E6B56" w:rsidP="005E6B56">
      <w:pPr>
        <w:pStyle w:val="Titre2"/>
      </w:pPr>
      <w:bookmarkStart w:id="74" w:name="_Toc92431567"/>
      <w:r>
        <w:lastRenderedPageBreak/>
        <w:t>Architecture des données</w:t>
      </w:r>
      <w:r w:rsidR="0057291F">
        <w:t xml:space="preserve"> (</w:t>
      </w:r>
      <w:r w:rsidR="0051215C">
        <w:t>d</w:t>
      </w:r>
      <w:r w:rsidR="0057291F">
        <w:t>ata layer)</w:t>
      </w:r>
      <w:bookmarkEnd w:id="74"/>
    </w:p>
    <w:p w14:paraId="7A4C1D90" w14:textId="6C12BA41" w:rsidR="005E6B56" w:rsidRDefault="005E6B56" w:rsidP="005E6B56">
      <w:pPr>
        <w:pStyle w:val="Titre3"/>
      </w:pPr>
      <w:bookmarkStart w:id="75" w:name="_Toc92431568"/>
      <w:r>
        <w:t>Cartographie des données</w:t>
      </w:r>
      <w:r w:rsidR="009B5977">
        <w:t xml:space="preserve"> métiers</w:t>
      </w:r>
      <w:r>
        <w:t xml:space="preserve"> et des accès</w:t>
      </w:r>
      <w:bookmarkEnd w:id="75"/>
    </w:p>
    <w:p w14:paraId="452BC8F2" w14:textId="07F87EA2" w:rsidR="003705BF" w:rsidRDefault="006B752A" w:rsidP="006B752A">
      <w:pPr>
        <w:keepNext/>
        <w:ind w:hanging="426"/>
      </w:pPr>
      <w:r>
        <w:rPr>
          <w:noProof/>
        </w:rPr>
        <w:drawing>
          <wp:inline distT="0" distB="0" distL="0" distR="0" wp14:anchorId="086A58D1" wp14:editId="73FAE82E">
            <wp:extent cx="6443330" cy="594493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3448" cy="5954271"/>
                    </a:xfrm>
                    <a:prstGeom prst="rect">
                      <a:avLst/>
                    </a:prstGeom>
                    <a:noFill/>
                    <a:ln>
                      <a:noFill/>
                    </a:ln>
                  </pic:spPr>
                </pic:pic>
              </a:graphicData>
            </a:graphic>
          </wp:inline>
        </w:drawing>
      </w:r>
    </w:p>
    <w:p w14:paraId="0F2DE577" w14:textId="4E42AB5E" w:rsidR="005E6B56" w:rsidRPr="005E6B56" w:rsidRDefault="003705BF" w:rsidP="003705BF">
      <w:pPr>
        <w:pStyle w:val="Lgende"/>
        <w:jc w:val="left"/>
      </w:pPr>
      <w:bookmarkStart w:id="76" w:name="_Toc92133516"/>
      <w:r>
        <w:t xml:space="preserve">Figure </w:t>
      </w:r>
      <w:r w:rsidR="000155D2">
        <w:fldChar w:fldCharType="begin"/>
      </w:r>
      <w:r w:rsidR="000155D2">
        <w:instrText xml:space="preserve"> SEQ Figure \* ARABIC </w:instrText>
      </w:r>
      <w:r w:rsidR="000155D2">
        <w:fldChar w:fldCharType="separate"/>
      </w:r>
      <w:r w:rsidR="000A219C">
        <w:rPr>
          <w:noProof/>
        </w:rPr>
        <w:t>10</w:t>
      </w:r>
      <w:r w:rsidR="000155D2">
        <w:rPr>
          <w:noProof/>
        </w:rPr>
        <w:fldChar w:fldCharType="end"/>
      </w:r>
      <w:del w:id="77" w:author="David EVAN" w:date="2022-01-03T20:17:00Z">
        <w:r w:rsidDel="00ED0074">
          <w:delText xml:space="preserve"> </w:delText>
        </w:r>
      </w:del>
      <w:ins w:id="78" w:author="David EVAN" w:date="2022-01-03T20:17:00Z">
        <w:r w:rsidR="00ED0074">
          <w:t> :</w:t>
        </w:r>
      </w:ins>
      <w:del w:id="79" w:author="David EVAN" w:date="2022-01-03T20:17:00Z">
        <w:r w:rsidDel="00ED0074">
          <w:delText>-</w:delText>
        </w:r>
      </w:del>
      <w:r>
        <w:t xml:space="preserve"> Data Baseline Architecture - Cartographie des données</w:t>
      </w:r>
      <w:bookmarkEnd w:id="76"/>
    </w:p>
    <w:p w14:paraId="59C6A182" w14:textId="10783FA9" w:rsidR="005E6B56" w:rsidRDefault="003705BF" w:rsidP="00315CBB">
      <w:pPr>
        <w:jc w:val="both"/>
      </w:pPr>
      <w:r>
        <w:t xml:space="preserve">La cartographie des données métiers et de leurs accès </w:t>
      </w:r>
      <w:r w:rsidR="007128C0">
        <w:t>permet de visualiser quel</w:t>
      </w:r>
      <w:r w:rsidR="00E8661D">
        <w:t>s</w:t>
      </w:r>
      <w:r w:rsidR="007128C0">
        <w:t xml:space="preserve"> acteurs accède à qu’elles données. Les responsables de département (« leads ») sont supposés avoir accès aux informations de subordonnés. </w:t>
      </w:r>
      <w:r w:rsidR="000F168B">
        <w:t>Notons que le rôle Responsable SI et CEO n’ont pas été représenté car supposés disposer d’un accès complet à l’ensemble des données.</w:t>
      </w:r>
    </w:p>
    <w:p w14:paraId="19C4B389" w14:textId="75431297" w:rsidR="00B7527A" w:rsidRPr="005E6B56" w:rsidRDefault="00E8661D" w:rsidP="005E6B56">
      <w:r>
        <w:t>Leurs supports</w:t>
      </w:r>
      <w:r w:rsidR="00B7527A">
        <w:t xml:space="preserve"> de stockage est représenté à gauche du diagramme.</w:t>
      </w:r>
    </w:p>
    <w:p w14:paraId="20D2C4C6" w14:textId="77777777" w:rsidR="003E4201" w:rsidRDefault="00635505" w:rsidP="00635505">
      <w:pPr>
        <w:pStyle w:val="Titre3"/>
      </w:pPr>
      <w:bookmarkStart w:id="80" w:name="_Toc92431569"/>
      <w:r>
        <w:lastRenderedPageBreak/>
        <w:t>Évaluation de l’architecture des données</w:t>
      </w:r>
      <w:bookmarkEnd w:id="80"/>
      <w:r>
        <w:t xml:space="preserve"> </w:t>
      </w:r>
    </w:p>
    <w:p w14:paraId="1E2489AF" w14:textId="17B9B5F1" w:rsidR="000B1696" w:rsidRDefault="0077594C" w:rsidP="000B1696">
      <w:pPr>
        <w:pStyle w:val="Titre4"/>
      </w:pPr>
      <w:bookmarkStart w:id="81" w:name="_Toc92431570"/>
      <w:r>
        <w:t xml:space="preserve">Accès et mises à jour </w:t>
      </w:r>
      <w:r w:rsidR="000B1696">
        <w:t>des données</w:t>
      </w:r>
      <w:bookmarkEnd w:id="81"/>
    </w:p>
    <w:p w14:paraId="7B2C5938" w14:textId="0CDD3AC7" w:rsidR="003E4201" w:rsidRDefault="003E4201" w:rsidP="00210B98">
      <w:pPr>
        <w:jc w:val="both"/>
      </w:pPr>
      <w:r>
        <w:t>Les données de l’entreprises sont actuellement réparties entre de nombreux support de stockage (MS Access, Amazon 1, Amazon 2, Serveur Local, et divers autres supports locaux) et pour certaines d’elles redondantes</w:t>
      </w:r>
      <w:r w:rsidR="00996A8B">
        <w:t xml:space="preserve"> sur plusieurs stockages sans synchronisation </w:t>
      </w:r>
      <w:r w:rsidR="00914ED0">
        <w:t>apparente</w:t>
      </w:r>
      <w:r w:rsidR="00996A8B">
        <w:t>.</w:t>
      </w:r>
      <w:r>
        <w:t xml:space="preserve"> </w:t>
      </w:r>
    </w:p>
    <w:p w14:paraId="6A13481E" w14:textId="77777777" w:rsidR="00BD38D5" w:rsidRDefault="00BD38D5" w:rsidP="00210B98">
      <w:pPr>
        <w:jc w:val="both"/>
      </w:pPr>
      <w:r>
        <w:t xml:space="preserve">Cette situation, entraine à la fois une : </w:t>
      </w:r>
    </w:p>
    <w:p w14:paraId="532F9411" w14:textId="20C86BB0" w:rsidR="003E4201" w:rsidRDefault="00BD38D5" w:rsidP="00210B98">
      <w:pPr>
        <w:pStyle w:val="Paragraphedeliste"/>
        <w:numPr>
          <w:ilvl w:val="0"/>
          <w:numId w:val="37"/>
        </w:numPr>
        <w:jc w:val="both"/>
      </w:pPr>
      <w:r>
        <w:t>U</w:t>
      </w:r>
      <w:r w:rsidR="003E4201">
        <w:t xml:space="preserve">ne forte fragmentation des données, </w:t>
      </w:r>
    </w:p>
    <w:p w14:paraId="43D80B97" w14:textId="688C3C4B" w:rsidR="00BD38D5" w:rsidRDefault="00BD38D5" w:rsidP="00210B98">
      <w:pPr>
        <w:pStyle w:val="Paragraphedeliste"/>
        <w:numPr>
          <w:ilvl w:val="0"/>
          <w:numId w:val="37"/>
        </w:numPr>
        <w:jc w:val="both"/>
      </w:pPr>
      <w:r>
        <w:t xml:space="preserve">Une absence de cohérence des données dans le cas de modification manuelles si les modifications ne sont pas appliquées à plusieurs reprises, </w:t>
      </w:r>
    </w:p>
    <w:p w14:paraId="0783F9CC" w14:textId="548DF1F0" w:rsidR="00914ED0" w:rsidRDefault="00BD38D5" w:rsidP="00210B98">
      <w:pPr>
        <w:pStyle w:val="Paragraphedeliste"/>
        <w:numPr>
          <w:ilvl w:val="0"/>
          <w:numId w:val="37"/>
        </w:numPr>
        <w:jc w:val="both"/>
      </w:pPr>
      <w:r>
        <w:t>Des complexités d’accès aux données à jours (latence pouvant aller jusqu’à 30minutes).</w:t>
      </w:r>
    </w:p>
    <w:p w14:paraId="648753E9" w14:textId="77777777" w:rsidR="00CB2515" w:rsidRDefault="00CB2515" w:rsidP="00CB2515">
      <w:pPr>
        <w:pStyle w:val="Paragraphedeliste"/>
        <w:jc w:val="both"/>
      </w:pPr>
    </w:p>
    <w:p w14:paraId="58D4C345" w14:textId="3A7AEA0A" w:rsidR="002A4354" w:rsidRDefault="002A4354" w:rsidP="002A4354">
      <w:pPr>
        <w:pStyle w:val="Titre4"/>
      </w:pPr>
      <w:bookmarkStart w:id="82" w:name="_Toc92431571"/>
      <w:r>
        <w:t>Sécurité des données</w:t>
      </w:r>
      <w:bookmarkEnd w:id="82"/>
    </w:p>
    <w:p w14:paraId="62379C54" w14:textId="5EBEE240" w:rsidR="00FB596E" w:rsidRDefault="00FB596E" w:rsidP="00210B98">
      <w:pPr>
        <w:jc w:val="both"/>
      </w:pPr>
      <w:r>
        <w:t xml:space="preserve">La sécurité </w:t>
      </w:r>
      <w:r w:rsidR="006D40D2">
        <w:t xml:space="preserve">des données n’est </w:t>
      </w:r>
      <w:r w:rsidR="00E13A2A">
        <w:t xml:space="preserve">pas </w:t>
      </w:r>
      <w:r w:rsidR="006D40D2">
        <w:t xml:space="preserve">clairement </w:t>
      </w:r>
      <w:r w:rsidR="00832B90">
        <w:t>établi</w:t>
      </w:r>
      <w:r w:rsidR="00E13A2A">
        <w:t>e</w:t>
      </w:r>
      <w:r w:rsidR="00832B90">
        <w:t xml:space="preserve"> dans cette architecture.</w:t>
      </w:r>
    </w:p>
    <w:p w14:paraId="248CBB39" w14:textId="6D5A5A10" w:rsidR="00E201BA" w:rsidRDefault="008A34C5" w:rsidP="00210B98">
      <w:pPr>
        <w:jc w:val="both"/>
      </w:pPr>
      <w:r>
        <w:t>U</w:t>
      </w:r>
      <w:r w:rsidR="007B2A5C">
        <w:t xml:space="preserve">n système de </w:t>
      </w:r>
      <w:r w:rsidR="000E529F">
        <w:t xml:space="preserve">contrôle </w:t>
      </w:r>
      <w:r w:rsidR="00E8661D">
        <w:t>des droits</w:t>
      </w:r>
      <w:r w:rsidR="007B2A5C">
        <w:t xml:space="preserve"> </w:t>
      </w:r>
      <w:r w:rsidR="000E529F">
        <w:t xml:space="preserve">d’accès, </w:t>
      </w:r>
      <w:r w:rsidR="00E201BA">
        <w:t>de modification ou de suppression sur les différentes données ne semblent pas implémentés</w:t>
      </w:r>
      <w:r w:rsidR="00E201BA">
        <w:rPr>
          <w:rStyle w:val="Appelnotedebasdep"/>
        </w:rPr>
        <w:footnoteReference w:id="2"/>
      </w:r>
      <w:r w:rsidR="00C87E71">
        <w:t>.</w:t>
      </w:r>
    </w:p>
    <w:p w14:paraId="1F45135C" w14:textId="08195FA8" w:rsidR="00F947B8" w:rsidRDefault="00A669A4" w:rsidP="00FB596E">
      <w:pPr>
        <w:jc w:val="both"/>
      </w:pPr>
      <w:r>
        <w:t>Aussi, i</w:t>
      </w:r>
      <w:r w:rsidR="00FB596E">
        <w:t xml:space="preserve">l est possible de constater que la sécurité des </w:t>
      </w:r>
      <w:r w:rsidR="00FB596E" w:rsidRPr="003E36A4">
        <w:rPr>
          <w:i/>
          <w:iCs/>
        </w:rPr>
        <w:t>données confidentielles des clients</w:t>
      </w:r>
      <w:r w:rsidR="00FB596E">
        <w:t xml:space="preserve"> est assurée par le simple contrôle physique au serveur local et qu’aucune autre forme de sécurité (chiffrement, contrôle d’autorisation logiciel) n’a été identifié.</w:t>
      </w:r>
    </w:p>
    <w:p w14:paraId="507755F2" w14:textId="77777777" w:rsidR="00CB2515" w:rsidRDefault="00CB2515" w:rsidP="00FB596E">
      <w:pPr>
        <w:jc w:val="both"/>
      </w:pPr>
    </w:p>
    <w:p w14:paraId="0688D4C2" w14:textId="5F802790" w:rsidR="00FB596E" w:rsidRDefault="00FB596E" w:rsidP="00FB596E">
      <w:pPr>
        <w:pStyle w:val="Titre4"/>
      </w:pPr>
      <w:bookmarkStart w:id="83" w:name="_Toc92431572"/>
      <w:r>
        <w:t>Résilience des données</w:t>
      </w:r>
      <w:bookmarkEnd w:id="83"/>
    </w:p>
    <w:p w14:paraId="527A9A0D" w14:textId="628DC02E" w:rsidR="00CB2515" w:rsidRPr="00CB2515" w:rsidRDefault="00CB2515" w:rsidP="00CB2515">
      <w:r>
        <w:t xml:space="preserve">La résilience des données </w:t>
      </w:r>
      <w:r w:rsidR="009E00FF">
        <w:t>n’est pas suffisante</w:t>
      </w:r>
      <w:r w:rsidR="002D4C8E">
        <w:t xml:space="preserve"> dans cette architecture</w:t>
      </w:r>
      <w:r w:rsidR="00E85476">
        <w:t>.</w:t>
      </w:r>
    </w:p>
    <w:p w14:paraId="758490F7" w14:textId="77777777" w:rsidR="005C09E2" w:rsidRDefault="000B1696" w:rsidP="00210B98">
      <w:pPr>
        <w:jc w:val="both"/>
      </w:pPr>
      <w:r>
        <w:t xml:space="preserve">Le processus de sauvegarde de la base de données MS </w:t>
      </w:r>
      <w:r w:rsidR="008A4849">
        <w:t>Access n’est pas clairement défini. Par ailleurs la synchronisation de 30 minutes peut entrainer une perte de données importante (historique d’un appel)</w:t>
      </w:r>
      <w:r w:rsidR="00BD7614">
        <w:t>.</w:t>
      </w:r>
      <w:r w:rsidR="005C09E2">
        <w:t xml:space="preserve"> </w:t>
      </w:r>
    </w:p>
    <w:p w14:paraId="20FC0535" w14:textId="77777777" w:rsidR="00F65C67" w:rsidRDefault="005C09E2" w:rsidP="00210B98">
      <w:pPr>
        <w:jc w:val="both"/>
      </w:pPr>
      <w:r>
        <w:t xml:space="preserve">Le RPO sur les données confidentielles est de 24h, délai bien trop long pour assurer une résilience </w:t>
      </w:r>
      <w:r w:rsidR="00260EC3">
        <w:t>efficace</w:t>
      </w:r>
      <w:r>
        <w:t xml:space="preserve"> des données.</w:t>
      </w:r>
    </w:p>
    <w:p w14:paraId="34FBC05D" w14:textId="192441E8" w:rsidR="00A64C5B" w:rsidRDefault="00F65C67" w:rsidP="005851F1">
      <w:pPr>
        <w:jc w:val="both"/>
      </w:pPr>
      <w:r>
        <w:t xml:space="preserve">En dernier lieu, il est possible d’affirmer que l’absence de système centralisé conduit à l’utilisation d’outils non conventionnels (ex : boite mail, téléphone, notes) pour </w:t>
      </w:r>
      <w:r w:rsidR="00E8661D">
        <w:t>le partage</w:t>
      </w:r>
      <w:r>
        <w:t xml:space="preserve"> des informations </w:t>
      </w:r>
      <w:r w:rsidR="007F07ED">
        <w:t>conduisant</w:t>
      </w:r>
      <w:r>
        <w:t xml:space="preserve"> </w:t>
      </w:r>
      <w:r w:rsidR="007F07ED">
        <w:t>naturellement</w:t>
      </w:r>
      <w:r>
        <w:t xml:space="preserve"> à la perte d’information et entrainant des délais importants dans la mise à jour des données.</w:t>
      </w:r>
      <w:r w:rsidR="00A64C5B">
        <w:br w:type="page"/>
      </w:r>
    </w:p>
    <w:p w14:paraId="5670E181" w14:textId="740FC5D1" w:rsidR="00D61A61" w:rsidRDefault="00681FEE" w:rsidP="00681FEE">
      <w:pPr>
        <w:pStyle w:val="Titre2"/>
      </w:pPr>
      <w:bookmarkStart w:id="84" w:name="_Toc92431573"/>
      <w:r>
        <w:lastRenderedPageBreak/>
        <w:t xml:space="preserve">Architecture applicative </w:t>
      </w:r>
      <w:r w:rsidR="008466D9">
        <w:t>(application layer)</w:t>
      </w:r>
      <w:bookmarkEnd w:id="84"/>
    </w:p>
    <w:p w14:paraId="2DFABB8A" w14:textId="295741CD" w:rsidR="006B752A" w:rsidRDefault="006B752A" w:rsidP="006B752A">
      <w:pPr>
        <w:pStyle w:val="Titre3"/>
      </w:pPr>
      <w:bookmarkStart w:id="85" w:name="_Toc92431574"/>
      <w:r>
        <w:t>Cartographie des applicatifs de l’entreprise</w:t>
      </w:r>
      <w:bookmarkEnd w:id="85"/>
    </w:p>
    <w:p w14:paraId="059EB1ED" w14:textId="1F1421B8" w:rsidR="00C80CE9" w:rsidRDefault="00A26B9A" w:rsidP="00064BB1">
      <w:pPr>
        <w:keepNext/>
        <w:ind w:hanging="993"/>
      </w:pPr>
      <w:r>
        <w:rPr>
          <w:noProof/>
        </w:rPr>
        <w:drawing>
          <wp:inline distT="0" distB="0" distL="0" distR="0" wp14:anchorId="1E1C2781" wp14:editId="3C2A447E">
            <wp:extent cx="7070651" cy="5043221"/>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77026" cy="5047768"/>
                    </a:xfrm>
                    <a:prstGeom prst="rect">
                      <a:avLst/>
                    </a:prstGeom>
                    <a:noFill/>
                    <a:ln>
                      <a:noFill/>
                    </a:ln>
                  </pic:spPr>
                </pic:pic>
              </a:graphicData>
            </a:graphic>
          </wp:inline>
        </w:drawing>
      </w:r>
    </w:p>
    <w:p w14:paraId="13842187" w14:textId="6BEF3256" w:rsidR="006B752A" w:rsidRDefault="00C80CE9" w:rsidP="00C80CE9">
      <w:pPr>
        <w:pStyle w:val="Lgende"/>
        <w:jc w:val="left"/>
      </w:pPr>
      <w:bookmarkStart w:id="86" w:name="_Toc92133517"/>
      <w:r>
        <w:t xml:space="preserve">Figure </w:t>
      </w:r>
      <w:r w:rsidR="000155D2">
        <w:fldChar w:fldCharType="begin"/>
      </w:r>
      <w:r w:rsidR="000155D2">
        <w:instrText xml:space="preserve"> SEQ Figure \* ARABIC </w:instrText>
      </w:r>
      <w:r w:rsidR="000155D2">
        <w:fldChar w:fldCharType="separate"/>
      </w:r>
      <w:r w:rsidR="000A219C">
        <w:rPr>
          <w:noProof/>
        </w:rPr>
        <w:t>11</w:t>
      </w:r>
      <w:r w:rsidR="000155D2">
        <w:rPr>
          <w:noProof/>
        </w:rPr>
        <w:fldChar w:fldCharType="end"/>
      </w:r>
      <w:del w:id="87" w:author="David EVAN" w:date="2022-01-03T20:17:00Z">
        <w:r w:rsidDel="00ED0074">
          <w:delText xml:space="preserve"> </w:delText>
        </w:r>
      </w:del>
      <w:ins w:id="88" w:author="David EVAN" w:date="2022-01-03T20:17:00Z">
        <w:r w:rsidR="00ED0074">
          <w:t> :</w:t>
        </w:r>
      </w:ins>
      <w:del w:id="89" w:author="David EVAN" w:date="2022-01-03T20:17:00Z">
        <w:r w:rsidDel="00ED0074">
          <w:delText>-</w:delText>
        </w:r>
      </w:del>
      <w:r>
        <w:t xml:space="preserve"> Application Baseline Architecture - Cartographie des applicatifs</w:t>
      </w:r>
      <w:bookmarkEnd w:id="86"/>
    </w:p>
    <w:p w14:paraId="6A847982" w14:textId="11EDF431" w:rsidR="00DE6854" w:rsidRDefault="00DE6854" w:rsidP="00DE6854"/>
    <w:p w14:paraId="70BDB8F1" w14:textId="40D17EDD" w:rsidR="00DE6854" w:rsidRDefault="00DE6854" w:rsidP="00433B0E">
      <w:pPr>
        <w:jc w:val="both"/>
      </w:pPr>
      <w:r>
        <w:t xml:space="preserve">La cartographie des </w:t>
      </w:r>
      <w:r w:rsidR="004216A4">
        <w:t>applicatifs de l’entreprise présente la liste des applications, les technologies employées, les infrastructures les supportant et les départements qui les utilisent.</w:t>
      </w:r>
    </w:p>
    <w:p w14:paraId="3FFCC3F8" w14:textId="2325FAFA" w:rsidR="006D1CD0" w:rsidRDefault="006D1CD0" w:rsidP="00433B0E">
      <w:pPr>
        <w:jc w:val="both"/>
      </w:pPr>
      <w:r>
        <w:t xml:space="preserve">L’audit technique réalisé en complément en de ce dossier d’architecture fourni des détails supplémentaire sur les capacités </w:t>
      </w:r>
      <w:r w:rsidR="0002362A">
        <w:t xml:space="preserve">et le fonctionnement </w:t>
      </w:r>
      <w:r>
        <w:t xml:space="preserve">de chaque </w:t>
      </w:r>
      <w:r w:rsidR="0002362A">
        <w:t xml:space="preserve">composant </w:t>
      </w:r>
      <w:r>
        <w:t>logiciel.</w:t>
      </w:r>
    </w:p>
    <w:p w14:paraId="35789448" w14:textId="77777777" w:rsidR="001F6651" w:rsidRDefault="001F6651">
      <w:pPr>
        <w:rPr>
          <w:rFonts w:ascii="Open Sans" w:eastAsiaTheme="majorEastAsia" w:hAnsi="Open Sans" w:cs="Open Sans"/>
          <w:b/>
          <w:bCs/>
          <w:color w:val="595959" w:themeColor="text1" w:themeTint="A6"/>
          <w:sz w:val="24"/>
          <w:szCs w:val="24"/>
        </w:rPr>
      </w:pPr>
      <w:r>
        <w:br w:type="page"/>
      </w:r>
    </w:p>
    <w:p w14:paraId="016F3806" w14:textId="3639998B" w:rsidR="00DE6854" w:rsidRDefault="00DE6854" w:rsidP="00DE6854">
      <w:pPr>
        <w:pStyle w:val="Titre3"/>
      </w:pPr>
      <w:bookmarkStart w:id="90" w:name="_Toc92431575"/>
      <w:r>
        <w:lastRenderedPageBreak/>
        <w:t>Évaluation des applicatifs</w:t>
      </w:r>
      <w:bookmarkEnd w:id="90"/>
    </w:p>
    <w:p w14:paraId="3B14DBCA" w14:textId="5EFA2A77" w:rsidR="004E2932" w:rsidRDefault="00E62301" w:rsidP="002216F6">
      <w:pPr>
        <w:jc w:val="both"/>
      </w:pPr>
      <w:r>
        <w:t xml:space="preserve">Le catalogue ci-après </w:t>
      </w:r>
      <w:r w:rsidR="00126852">
        <w:t xml:space="preserve">présente l’évaluation des applicatifs de l’entreprise. </w:t>
      </w:r>
      <w:r w:rsidR="00487CEC">
        <w:t xml:space="preserve">Pour la </w:t>
      </w:r>
      <w:r w:rsidR="00146F8F">
        <w:t>plupart</w:t>
      </w:r>
      <w:r w:rsidR="00487CEC">
        <w:t>, ces applicatifs ne présentent pas de problématique de fond sur le service rendu, mais principalement sur la manière dont le service est rendu (trop lent, pas de collaboration possible …</w:t>
      </w:r>
      <w:r w:rsidR="006D59B3">
        <w:t>)</w:t>
      </w:r>
      <w:r w:rsidR="004E2932">
        <w:t xml:space="preserve">. </w:t>
      </w:r>
    </w:p>
    <w:p w14:paraId="5AC43A31" w14:textId="766130BC" w:rsidR="00E62301" w:rsidRPr="00E62301" w:rsidRDefault="004E2932" w:rsidP="002216F6">
      <w:pPr>
        <w:jc w:val="both"/>
      </w:pPr>
      <w:r>
        <w:t xml:space="preserve">Les technologies étant pour la </w:t>
      </w:r>
      <w:r w:rsidR="004C2BC0">
        <w:t>majorité d’</w:t>
      </w:r>
      <w:r w:rsidR="006E0664">
        <w:t>entre</w:t>
      </w:r>
      <w:r w:rsidR="003B743E">
        <w:t xml:space="preserve"> </w:t>
      </w:r>
      <w:r w:rsidR="004C2BC0">
        <w:t xml:space="preserve">elles </w:t>
      </w:r>
      <w:r w:rsidR="000A063C">
        <w:t>obsolètes</w:t>
      </w:r>
      <w:r>
        <w:t xml:space="preserve">, les modifications et les évolutions sont </w:t>
      </w:r>
      <w:r w:rsidR="00A875E8">
        <w:t>complexes</w:t>
      </w:r>
      <w:r>
        <w:t xml:space="preserve"> et couteuses.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2268"/>
        <w:gridCol w:w="5103"/>
        <w:gridCol w:w="1134"/>
      </w:tblGrid>
      <w:tr w:rsidR="003B759D" w:rsidRPr="00A73E23" w14:paraId="29255C1C" w14:textId="77777777" w:rsidTr="00313D9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1D0F2374" w14:textId="77777777" w:rsidR="00F3766B" w:rsidRPr="00A73E23" w:rsidRDefault="00F3766B"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tcBorders>
            <w:shd w:val="clear" w:color="000000" w:fill="8EA9DB"/>
            <w:vAlign w:val="center"/>
          </w:tcPr>
          <w:p w14:paraId="68CFDA1A" w14:textId="24A6A9C1" w:rsidR="00F3766B" w:rsidRDefault="00717004"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Applicatif</w:t>
            </w:r>
          </w:p>
        </w:tc>
        <w:tc>
          <w:tcPr>
            <w:tcW w:w="2268" w:type="dxa"/>
            <w:tcBorders>
              <w:top w:val="single" w:sz="4" w:space="0" w:color="auto"/>
              <w:bottom w:val="single" w:sz="8" w:space="0" w:color="auto"/>
              <w:right w:val="nil"/>
            </w:tcBorders>
            <w:shd w:val="clear" w:color="000000" w:fill="8EA9DB"/>
            <w:vAlign w:val="center"/>
          </w:tcPr>
          <w:p w14:paraId="08EF03CC" w14:textId="3F6D6EF4" w:rsidR="00F3766B" w:rsidRDefault="00874F19"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Type / Technologie</w:t>
            </w:r>
          </w:p>
        </w:tc>
        <w:tc>
          <w:tcPr>
            <w:tcW w:w="5103" w:type="dxa"/>
            <w:tcBorders>
              <w:top w:val="single" w:sz="4" w:space="0" w:color="auto"/>
              <w:bottom w:val="single" w:sz="8" w:space="0" w:color="auto"/>
              <w:right w:val="nil"/>
            </w:tcBorders>
            <w:shd w:val="clear" w:color="000000" w:fill="8EA9DB"/>
            <w:vAlign w:val="center"/>
          </w:tcPr>
          <w:p w14:paraId="54714F3F" w14:textId="77777777" w:rsidR="00F3766B"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19FA0F30" w14:textId="77777777" w:rsidR="00F3766B" w:rsidRPr="00A73E23"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13D98" w:rsidRPr="00C22DA1" w14:paraId="08D5D730"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94B7671" w14:textId="3C98B1EA" w:rsidR="00313D98" w:rsidRPr="00C22DA1" w:rsidRDefault="00313D98" w:rsidP="00745B92">
            <w:pPr>
              <w:spacing w:after="0" w:line="240" w:lineRule="auto"/>
              <w:jc w:val="center"/>
              <w:rPr>
                <w:b/>
                <w:bCs/>
              </w:rPr>
            </w:pPr>
            <w:r>
              <w:rPr>
                <w:b/>
                <w:bCs/>
              </w:rPr>
              <w:t>A1</w:t>
            </w:r>
          </w:p>
        </w:tc>
        <w:tc>
          <w:tcPr>
            <w:tcW w:w="1702" w:type="dxa"/>
            <w:tcBorders>
              <w:top w:val="single" w:sz="8" w:space="0" w:color="auto"/>
              <w:left w:val="nil"/>
              <w:bottom w:val="single" w:sz="8" w:space="0" w:color="auto"/>
              <w:right w:val="nil"/>
            </w:tcBorders>
            <w:vAlign w:val="center"/>
          </w:tcPr>
          <w:p w14:paraId="7F0B7F79" w14:textId="1E913D84" w:rsidR="00313D98" w:rsidRPr="00C22DA1" w:rsidRDefault="00313D98" w:rsidP="00745B92">
            <w:pPr>
              <w:spacing w:after="0" w:line="240" w:lineRule="auto"/>
            </w:pPr>
            <w:r>
              <w:t>Frontend – Appli de vente</w:t>
            </w:r>
          </w:p>
        </w:tc>
        <w:tc>
          <w:tcPr>
            <w:tcW w:w="2268" w:type="dxa"/>
            <w:tcBorders>
              <w:top w:val="single" w:sz="8" w:space="0" w:color="auto"/>
              <w:left w:val="nil"/>
              <w:bottom w:val="single" w:sz="8" w:space="0" w:color="auto"/>
              <w:right w:val="single" w:sz="4" w:space="0" w:color="auto"/>
            </w:tcBorders>
            <w:vAlign w:val="center"/>
          </w:tcPr>
          <w:p w14:paraId="77264E86" w14:textId="387F42DC" w:rsidR="00313D98" w:rsidRPr="00C22DA1" w:rsidRDefault="00313D98" w:rsidP="00745B92">
            <w:pPr>
              <w:spacing w:after="0" w:line="240" w:lineRule="auto"/>
            </w:pPr>
            <w:r>
              <w:t>Client web / Vue.js 3</w:t>
            </w:r>
          </w:p>
        </w:tc>
        <w:tc>
          <w:tcPr>
            <w:tcW w:w="5103" w:type="dxa"/>
            <w:vMerge w:val="restart"/>
            <w:tcBorders>
              <w:top w:val="single" w:sz="8" w:space="0" w:color="auto"/>
              <w:left w:val="single" w:sz="4" w:space="0" w:color="auto"/>
              <w:bottom w:val="single" w:sz="8" w:space="0" w:color="auto"/>
              <w:right w:val="single" w:sz="4" w:space="0" w:color="auto"/>
            </w:tcBorders>
            <w:vAlign w:val="center"/>
          </w:tcPr>
          <w:p w14:paraId="62E8D379" w14:textId="4A0B9D1C" w:rsidR="00313D98" w:rsidRPr="00C22DA1" w:rsidRDefault="00313D98" w:rsidP="00745B92">
            <w:pPr>
              <w:spacing w:after="0" w:line="240" w:lineRule="auto"/>
              <w:jc w:val="both"/>
            </w:pPr>
            <w:r>
              <w:t xml:space="preserve">Ces applicatifs </w:t>
            </w:r>
            <w:r w:rsidR="00813F05">
              <w:t>sont</w:t>
            </w:r>
            <w:r>
              <w:t xml:space="preserve"> construit</w:t>
            </w:r>
            <w:r w:rsidR="00813F05">
              <w:t>s</w:t>
            </w:r>
            <w:r>
              <w:t xml:space="preserve"> sur des technologies moderne</w:t>
            </w:r>
            <w:r w:rsidR="00EB1574">
              <w:t>s</w:t>
            </w:r>
            <w:r>
              <w:t xml:space="preserve"> et ne </w:t>
            </w:r>
            <w:r w:rsidR="00EB1574">
              <w:t xml:space="preserve">font </w:t>
            </w:r>
            <w:r>
              <w:t>l’objet d’aucun incident technique ou de complexité de processus métier.</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1905A69F" w14:textId="75AB5062" w:rsidR="00313D98" w:rsidRPr="00C22DA1" w:rsidRDefault="00313D98" w:rsidP="00745B92">
            <w:pPr>
              <w:spacing w:after="0" w:line="240" w:lineRule="auto"/>
              <w:jc w:val="center"/>
            </w:pPr>
            <w:r>
              <w:t>Non</w:t>
            </w:r>
          </w:p>
        </w:tc>
      </w:tr>
      <w:tr w:rsidR="00313D98" w:rsidRPr="00C22DA1" w14:paraId="2AC2EF38"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0EAD1379" w14:textId="60FDDCE4" w:rsidR="00313D98" w:rsidRPr="00C22DA1" w:rsidRDefault="00313D98" w:rsidP="00745B92">
            <w:pPr>
              <w:spacing w:after="0" w:line="240" w:lineRule="auto"/>
              <w:jc w:val="center"/>
              <w:rPr>
                <w:b/>
                <w:bCs/>
              </w:rPr>
            </w:pPr>
            <w:r>
              <w:rPr>
                <w:b/>
                <w:bCs/>
              </w:rPr>
              <w:t>A2</w:t>
            </w:r>
          </w:p>
        </w:tc>
        <w:tc>
          <w:tcPr>
            <w:tcW w:w="1702" w:type="dxa"/>
            <w:tcBorders>
              <w:top w:val="single" w:sz="8" w:space="0" w:color="auto"/>
              <w:left w:val="nil"/>
              <w:bottom w:val="single" w:sz="8" w:space="0" w:color="auto"/>
              <w:right w:val="nil"/>
            </w:tcBorders>
            <w:vAlign w:val="center"/>
          </w:tcPr>
          <w:p w14:paraId="20D0C3EE" w14:textId="124C26FA" w:rsidR="00313D98" w:rsidRPr="00C22DA1" w:rsidRDefault="00313D98" w:rsidP="00745B92">
            <w:pPr>
              <w:spacing w:after="0" w:line="240" w:lineRule="auto"/>
            </w:pPr>
            <w:r>
              <w:t>Backend – Appli de vente</w:t>
            </w:r>
          </w:p>
        </w:tc>
        <w:tc>
          <w:tcPr>
            <w:tcW w:w="2268" w:type="dxa"/>
            <w:tcBorders>
              <w:top w:val="single" w:sz="8" w:space="0" w:color="auto"/>
              <w:left w:val="nil"/>
              <w:bottom w:val="single" w:sz="8" w:space="0" w:color="auto"/>
              <w:right w:val="single" w:sz="4" w:space="0" w:color="auto"/>
            </w:tcBorders>
            <w:vAlign w:val="center"/>
          </w:tcPr>
          <w:p w14:paraId="03F93311" w14:textId="5A4B81E5" w:rsidR="00313D98" w:rsidRPr="00C22DA1" w:rsidRDefault="00313D98" w:rsidP="00745B92">
            <w:pPr>
              <w:spacing w:after="0" w:line="240" w:lineRule="auto"/>
            </w:pPr>
            <w:r>
              <w:t>Service web / PHP 7 (Symfony 4)</w:t>
            </w:r>
          </w:p>
        </w:tc>
        <w:tc>
          <w:tcPr>
            <w:tcW w:w="5103" w:type="dxa"/>
            <w:vMerge/>
            <w:tcBorders>
              <w:left w:val="single" w:sz="4" w:space="0" w:color="auto"/>
              <w:bottom w:val="single" w:sz="8" w:space="0" w:color="auto"/>
              <w:right w:val="single" w:sz="4" w:space="0" w:color="auto"/>
            </w:tcBorders>
            <w:vAlign w:val="center"/>
          </w:tcPr>
          <w:p w14:paraId="0A28D019" w14:textId="22A3BEBF"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5AC3F60B" w14:textId="02FBD318" w:rsidR="00313D98" w:rsidRPr="00C22DA1" w:rsidRDefault="00313D98" w:rsidP="00745B92">
            <w:pPr>
              <w:spacing w:after="0" w:line="240" w:lineRule="auto"/>
              <w:jc w:val="center"/>
            </w:pPr>
            <w:r>
              <w:t>Non</w:t>
            </w:r>
          </w:p>
        </w:tc>
      </w:tr>
      <w:tr w:rsidR="00313D98" w:rsidRPr="00C22DA1" w14:paraId="0014B5FB"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3600E6A" w14:textId="38236CB1" w:rsidR="00313D98" w:rsidRPr="00C22DA1" w:rsidRDefault="00313D98" w:rsidP="00745B92">
            <w:pPr>
              <w:spacing w:after="0" w:line="240" w:lineRule="auto"/>
              <w:jc w:val="center"/>
              <w:rPr>
                <w:b/>
                <w:bCs/>
              </w:rPr>
            </w:pPr>
            <w:r>
              <w:rPr>
                <w:b/>
                <w:bCs/>
              </w:rPr>
              <w:t>A3</w:t>
            </w:r>
          </w:p>
        </w:tc>
        <w:tc>
          <w:tcPr>
            <w:tcW w:w="1702" w:type="dxa"/>
            <w:tcBorders>
              <w:top w:val="single" w:sz="8" w:space="0" w:color="auto"/>
              <w:left w:val="nil"/>
              <w:bottom w:val="single" w:sz="8" w:space="0" w:color="auto"/>
              <w:right w:val="nil"/>
            </w:tcBorders>
            <w:vAlign w:val="center"/>
          </w:tcPr>
          <w:p w14:paraId="6715AE87" w14:textId="6FFFBE9A" w:rsidR="00313D98" w:rsidRPr="00C22DA1" w:rsidRDefault="00313D98" w:rsidP="00745B92">
            <w:pPr>
              <w:spacing w:after="0" w:line="240" w:lineRule="auto"/>
            </w:pPr>
            <w:r>
              <w:t>Frontend – Appli de facturation</w:t>
            </w:r>
          </w:p>
        </w:tc>
        <w:tc>
          <w:tcPr>
            <w:tcW w:w="2268" w:type="dxa"/>
            <w:tcBorders>
              <w:top w:val="single" w:sz="8" w:space="0" w:color="auto"/>
              <w:left w:val="nil"/>
              <w:bottom w:val="single" w:sz="8" w:space="0" w:color="auto"/>
              <w:right w:val="single" w:sz="4" w:space="0" w:color="auto"/>
            </w:tcBorders>
            <w:vAlign w:val="center"/>
          </w:tcPr>
          <w:p w14:paraId="45D56FD2" w14:textId="3F5D0AB1" w:rsidR="00313D98" w:rsidRPr="00C22DA1" w:rsidRDefault="00313D98" w:rsidP="00745B92">
            <w:pPr>
              <w:spacing w:after="0" w:line="240" w:lineRule="auto"/>
            </w:pPr>
            <w:r>
              <w:t>Client web / Applet Java JSE7</w:t>
            </w:r>
          </w:p>
        </w:tc>
        <w:tc>
          <w:tcPr>
            <w:tcW w:w="5103" w:type="dxa"/>
            <w:vMerge w:val="restart"/>
            <w:tcBorders>
              <w:top w:val="single" w:sz="8" w:space="0" w:color="auto"/>
              <w:left w:val="single" w:sz="4" w:space="0" w:color="auto"/>
              <w:bottom w:val="single" w:sz="4" w:space="0" w:color="auto"/>
              <w:right w:val="single" w:sz="4" w:space="0" w:color="auto"/>
            </w:tcBorders>
            <w:vAlign w:val="center"/>
          </w:tcPr>
          <w:p w14:paraId="282FB204" w14:textId="73149410" w:rsidR="00313D98" w:rsidRPr="00C22DA1" w:rsidRDefault="00313D98" w:rsidP="00745B92">
            <w:pPr>
              <w:spacing w:after="0" w:line="240" w:lineRule="auto"/>
              <w:jc w:val="both"/>
            </w:pPr>
            <w:r>
              <w:t xml:space="preserve">Ces </w:t>
            </w:r>
            <w:r w:rsidR="00933D8D">
              <w:t xml:space="preserve">applicatifs présentent des problèmes de compatibilité avec les navigateurs web moderne. </w:t>
            </w:r>
            <w:r w:rsidR="007B668C">
              <w:t>Une évolution est nécessaire.</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48CD1E6A" w14:textId="597583D7" w:rsidR="00313D98" w:rsidRPr="00C22DA1" w:rsidRDefault="00313D98" w:rsidP="00745B92">
            <w:pPr>
              <w:spacing w:after="0" w:line="240" w:lineRule="auto"/>
              <w:jc w:val="center"/>
            </w:pPr>
            <w:r>
              <w:t>Oui</w:t>
            </w:r>
          </w:p>
        </w:tc>
      </w:tr>
      <w:tr w:rsidR="00313D98" w:rsidRPr="00C22DA1" w14:paraId="0579E050" w14:textId="77777777" w:rsidTr="00BD7650">
        <w:trPr>
          <w:trHeight w:val="680"/>
        </w:trPr>
        <w:tc>
          <w:tcPr>
            <w:tcW w:w="709" w:type="dxa"/>
            <w:tcBorders>
              <w:top w:val="nil"/>
              <w:left w:val="single" w:sz="4" w:space="0" w:color="auto"/>
              <w:bottom w:val="single" w:sz="4" w:space="0" w:color="auto"/>
              <w:right w:val="nil"/>
            </w:tcBorders>
            <w:shd w:val="clear" w:color="auto" w:fill="auto"/>
            <w:vAlign w:val="center"/>
          </w:tcPr>
          <w:p w14:paraId="3596201F" w14:textId="3555BC36" w:rsidR="00313D98" w:rsidRPr="00C22DA1" w:rsidRDefault="00313D98" w:rsidP="00745B92">
            <w:pPr>
              <w:spacing w:after="0" w:line="240" w:lineRule="auto"/>
              <w:jc w:val="center"/>
              <w:rPr>
                <w:b/>
                <w:bCs/>
              </w:rPr>
            </w:pPr>
            <w:r>
              <w:rPr>
                <w:b/>
                <w:bCs/>
              </w:rPr>
              <w:t>A4</w:t>
            </w:r>
          </w:p>
        </w:tc>
        <w:tc>
          <w:tcPr>
            <w:tcW w:w="1702" w:type="dxa"/>
            <w:tcBorders>
              <w:top w:val="single" w:sz="8" w:space="0" w:color="auto"/>
              <w:left w:val="nil"/>
              <w:bottom w:val="single" w:sz="4" w:space="0" w:color="auto"/>
              <w:right w:val="nil"/>
            </w:tcBorders>
            <w:vAlign w:val="center"/>
          </w:tcPr>
          <w:p w14:paraId="5B5B191B" w14:textId="19681015" w:rsidR="00313D98" w:rsidRDefault="00313D98" w:rsidP="00745B92">
            <w:pPr>
              <w:spacing w:after="0" w:line="240" w:lineRule="auto"/>
            </w:pPr>
            <w:r>
              <w:t>Backend – Appli de facturation</w:t>
            </w:r>
          </w:p>
        </w:tc>
        <w:tc>
          <w:tcPr>
            <w:tcW w:w="2268" w:type="dxa"/>
            <w:tcBorders>
              <w:top w:val="single" w:sz="8" w:space="0" w:color="auto"/>
              <w:left w:val="nil"/>
              <w:bottom w:val="single" w:sz="4" w:space="0" w:color="auto"/>
              <w:right w:val="single" w:sz="4" w:space="0" w:color="auto"/>
            </w:tcBorders>
            <w:vAlign w:val="center"/>
          </w:tcPr>
          <w:p w14:paraId="50DF1219" w14:textId="0A17FDBA" w:rsidR="00313D98" w:rsidRDefault="00313D98" w:rsidP="00745B92">
            <w:pPr>
              <w:spacing w:after="0" w:line="240" w:lineRule="auto"/>
            </w:pPr>
            <w:r>
              <w:t>Service web / Servlet Java JSE7</w:t>
            </w:r>
          </w:p>
        </w:tc>
        <w:tc>
          <w:tcPr>
            <w:tcW w:w="5103" w:type="dxa"/>
            <w:vMerge/>
            <w:tcBorders>
              <w:top w:val="single" w:sz="4" w:space="0" w:color="auto"/>
              <w:left w:val="single" w:sz="4" w:space="0" w:color="auto"/>
              <w:bottom w:val="single" w:sz="4" w:space="0" w:color="auto"/>
              <w:right w:val="single" w:sz="4" w:space="0" w:color="auto"/>
            </w:tcBorders>
            <w:vAlign w:val="center"/>
          </w:tcPr>
          <w:p w14:paraId="18C63B80" w14:textId="772F5A0B"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4" w:space="0" w:color="auto"/>
              <w:right w:val="single" w:sz="4" w:space="0" w:color="auto"/>
            </w:tcBorders>
            <w:shd w:val="clear" w:color="auto" w:fill="auto"/>
            <w:vAlign w:val="center"/>
          </w:tcPr>
          <w:p w14:paraId="07E55EFE" w14:textId="7E9E4153" w:rsidR="00313D98" w:rsidRPr="00C22DA1" w:rsidRDefault="00313D98" w:rsidP="00745B92">
            <w:pPr>
              <w:spacing w:after="0" w:line="240" w:lineRule="auto"/>
              <w:jc w:val="center"/>
            </w:pPr>
            <w:r>
              <w:t>Oui</w:t>
            </w:r>
          </w:p>
        </w:tc>
      </w:tr>
      <w:tr w:rsidR="003B759D" w:rsidRPr="00C22DA1" w14:paraId="1F304889"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2F9F0CB8" w14:textId="3B1A2027" w:rsidR="00F3766B" w:rsidRPr="00C22DA1" w:rsidRDefault="00F3766B" w:rsidP="00745B92">
            <w:pPr>
              <w:spacing w:after="0" w:line="240" w:lineRule="auto"/>
              <w:jc w:val="center"/>
              <w:rPr>
                <w:b/>
                <w:bCs/>
              </w:rPr>
            </w:pPr>
            <w:r>
              <w:rPr>
                <w:b/>
                <w:bCs/>
              </w:rPr>
              <w:t>A5</w:t>
            </w:r>
          </w:p>
        </w:tc>
        <w:tc>
          <w:tcPr>
            <w:tcW w:w="1702" w:type="dxa"/>
            <w:tcBorders>
              <w:top w:val="single" w:sz="4" w:space="0" w:color="auto"/>
              <w:bottom w:val="single" w:sz="4" w:space="0" w:color="auto"/>
            </w:tcBorders>
            <w:vAlign w:val="center"/>
          </w:tcPr>
          <w:p w14:paraId="03B7B667" w14:textId="76FB8B48" w:rsidR="00F3766B" w:rsidRPr="00C22DA1" w:rsidRDefault="0002362A" w:rsidP="00745B92">
            <w:pPr>
              <w:spacing w:after="0" w:line="240" w:lineRule="auto"/>
            </w:pPr>
            <w:r>
              <w:t>Application Légal</w:t>
            </w:r>
          </w:p>
        </w:tc>
        <w:tc>
          <w:tcPr>
            <w:tcW w:w="2268" w:type="dxa"/>
            <w:tcBorders>
              <w:top w:val="single" w:sz="4" w:space="0" w:color="auto"/>
              <w:bottom w:val="single" w:sz="4" w:space="0" w:color="auto"/>
            </w:tcBorders>
            <w:vAlign w:val="center"/>
          </w:tcPr>
          <w:p w14:paraId="39DD52CD" w14:textId="313B69E2" w:rsidR="00F3766B" w:rsidRPr="00C22DA1" w:rsidRDefault="0002362A" w:rsidP="00745B92">
            <w:pPr>
              <w:spacing w:after="0" w:line="240" w:lineRule="auto"/>
            </w:pPr>
            <w:r>
              <w:t>Client lourd / Cobol</w:t>
            </w:r>
            <w:r w:rsidR="00D37F1B">
              <w:t xml:space="preserve"> </w:t>
            </w:r>
          </w:p>
        </w:tc>
        <w:tc>
          <w:tcPr>
            <w:tcW w:w="5103" w:type="dxa"/>
            <w:tcBorders>
              <w:top w:val="single" w:sz="4" w:space="0" w:color="auto"/>
              <w:bottom w:val="single" w:sz="4" w:space="0" w:color="auto"/>
            </w:tcBorders>
            <w:vAlign w:val="center"/>
          </w:tcPr>
          <w:p w14:paraId="7ABE63F3" w14:textId="7BF53924" w:rsidR="00F3766B" w:rsidRPr="00C22DA1" w:rsidRDefault="00C5590D" w:rsidP="00745B92">
            <w:pPr>
              <w:keepNext/>
              <w:spacing w:after="0" w:line="240" w:lineRule="auto"/>
              <w:jc w:val="both"/>
            </w:pPr>
            <w:r>
              <w:t>Cet applicatif utilise des technologies obsolètes, rendant les évolutions et la maintenance complexe et couteuse.</w:t>
            </w:r>
            <w:r w:rsidR="00AD0424">
              <w:t xml:space="preserve"> </w:t>
            </w:r>
            <w:r w:rsidR="00245197">
              <w:t>Une évolution est nécessaire.</w:t>
            </w:r>
          </w:p>
        </w:tc>
        <w:tc>
          <w:tcPr>
            <w:tcW w:w="1134" w:type="dxa"/>
            <w:tcBorders>
              <w:top w:val="single" w:sz="4" w:space="0" w:color="auto"/>
              <w:bottom w:val="single" w:sz="4" w:space="0" w:color="auto"/>
              <w:right w:val="single" w:sz="4" w:space="0" w:color="auto"/>
            </w:tcBorders>
            <w:shd w:val="clear" w:color="auto" w:fill="auto"/>
            <w:vAlign w:val="center"/>
          </w:tcPr>
          <w:p w14:paraId="750D6D8A" w14:textId="5952F823" w:rsidR="00F3766B" w:rsidRPr="00C22DA1" w:rsidRDefault="0035610E" w:rsidP="00745B92">
            <w:pPr>
              <w:keepNext/>
              <w:spacing w:after="0" w:line="240" w:lineRule="auto"/>
              <w:jc w:val="center"/>
            </w:pPr>
            <w:r>
              <w:t>Oui</w:t>
            </w:r>
          </w:p>
        </w:tc>
      </w:tr>
      <w:tr w:rsidR="003B759D" w:rsidRPr="00C22DA1" w14:paraId="02E02507"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1A5B7DEC" w14:textId="58F2BDD2" w:rsidR="00F3766B" w:rsidRDefault="00F3766B" w:rsidP="00745B92">
            <w:pPr>
              <w:spacing w:after="0" w:line="240" w:lineRule="auto"/>
              <w:jc w:val="center"/>
              <w:rPr>
                <w:b/>
                <w:bCs/>
              </w:rPr>
            </w:pPr>
            <w:r>
              <w:rPr>
                <w:b/>
                <w:bCs/>
              </w:rPr>
              <w:t>A6</w:t>
            </w:r>
          </w:p>
        </w:tc>
        <w:tc>
          <w:tcPr>
            <w:tcW w:w="1702" w:type="dxa"/>
            <w:tcBorders>
              <w:top w:val="single" w:sz="4" w:space="0" w:color="auto"/>
              <w:bottom w:val="single" w:sz="4" w:space="0" w:color="auto"/>
            </w:tcBorders>
            <w:vAlign w:val="center"/>
          </w:tcPr>
          <w:p w14:paraId="42FA8B85" w14:textId="35F7E551" w:rsidR="00F3766B" w:rsidRPr="00C22DA1" w:rsidRDefault="0002362A" w:rsidP="00745B92">
            <w:pPr>
              <w:spacing w:after="0" w:line="240" w:lineRule="auto"/>
            </w:pPr>
            <w:r>
              <w:t xml:space="preserve">Historique des clients </w:t>
            </w:r>
          </w:p>
        </w:tc>
        <w:tc>
          <w:tcPr>
            <w:tcW w:w="2268" w:type="dxa"/>
            <w:tcBorders>
              <w:top w:val="single" w:sz="4" w:space="0" w:color="auto"/>
              <w:bottom w:val="single" w:sz="4" w:space="0" w:color="auto"/>
            </w:tcBorders>
            <w:vAlign w:val="center"/>
          </w:tcPr>
          <w:p w14:paraId="20C73D6B" w14:textId="31D02DD2" w:rsidR="00F3766B" w:rsidRPr="00C22DA1" w:rsidRDefault="0002362A" w:rsidP="00745B92">
            <w:pPr>
              <w:spacing w:after="0" w:line="240" w:lineRule="auto"/>
            </w:pPr>
            <w:r>
              <w:t>Dossier partagé MS Access</w:t>
            </w:r>
          </w:p>
        </w:tc>
        <w:tc>
          <w:tcPr>
            <w:tcW w:w="5103" w:type="dxa"/>
            <w:tcBorders>
              <w:top w:val="single" w:sz="4" w:space="0" w:color="auto"/>
              <w:bottom w:val="single" w:sz="4" w:space="0" w:color="auto"/>
            </w:tcBorders>
            <w:vAlign w:val="center"/>
          </w:tcPr>
          <w:p w14:paraId="168BEC05" w14:textId="5546E2D4" w:rsidR="00F3766B" w:rsidRPr="00C22DA1" w:rsidRDefault="00242D55" w:rsidP="00745B92">
            <w:pPr>
              <w:keepNext/>
              <w:spacing w:after="0" w:line="240" w:lineRule="auto"/>
              <w:jc w:val="both"/>
            </w:pPr>
            <w:r>
              <w:t>Cet applicatif présente différents problèmes liés aux temps de synchronisation des données</w:t>
            </w:r>
            <w:r w:rsidR="00C30910">
              <w:t xml:space="preserve">. Nous noterons par ailleurs que l’intégration de ces données dans les autres applicatifs semble complexe. </w:t>
            </w:r>
          </w:p>
        </w:tc>
        <w:tc>
          <w:tcPr>
            <w:tcW w:w="1134" w:type="dxa"/>
            <w:tcBorders>
              <w:top w:val="single" w:sz="4" w:space="0" w:color="auto"/>
              <w:bottom w:val="single" w:sz="4" w:space="0" w:color="auto"/>
              <w:right w:val="single" w:sz="4" w:space="0" w:color="auto"/>
            </w:tcBorders>
            <w:shd w:val="clear" w:color="auto" w:fill="auto"/>
            <w:vAlign w:val="center"/>
          </w:tcPr>
          <w:p w14:paraId="10EA2D7F" w14:textId="79A746AC" w:rsidR="00F3766B" w:rsidRPr="00C22DA1" w:rsidRDefault="0042308C" w:rsidP="00E62301">
            <w:pPr>
              <w:keepNext/>
              <w:spacing w:after="0" w:line="240" w:lineRule="auto"/>
              <w:jc w:val="center"/>
            </w:pPr>
            <w:r>
              <w:t>Oui</w:t>
            </w:r>
          </w:p>
        </w:tc>
      </w:tr>
    </w:tbl>
    <w:p w14:paraId="0A7D9854" w14:textId="6F00E60A" w:rsidR="00E62301" w:rsidRDefault="00E62301">
      <w:pPr>
        <w:pStyle w:val="Lgende"/>
      </w:pPr>
      <w:bookmarkStart w:id="91" w:name="_Toc92133571"/>
      <w:r>
        <w:t xml:space="preserve">Tableau </w:t>
      </w:r>
      <w:r w:rsidR="000155D2">
        <w:fldChar w:fldCharType="begin"/>
      </w:r>
      <w:r w:rsidR="000155D2">
        <w:instrText xml:space="preserve"> SEQ Tableau \* ARABIC </w:instrText>
      </w:r>
      <w:r w:rsidR="000155D2">
        <w:fldChar w:fldCharType="separate"/>
      </w:r>
      <w:r w:rsidR="00642E53">
        <w:rPr>
          <w:noProof/>
        </w:rPr>
        <w:t>5</w:t>
      </w:r>
      <w:r w:rsidR="000155D2">
        <w:rPr>
          <w:noProof/>
        </w:rPr>
        <w:fldChar w:fldCharType="end"/>
      </w:r>
      <w:del w:id="92" w:author="David EVAN" w:date="2022-01-03T20:17:00Z">
        <w:r w:rsidDel="00ED0074">
          <w:delText xml:space="preserve"> </w:delText>
        </w:r>
      </w:del>
      <w:ins w:id="93" w:author="David EVAN" w:date="2022-01-03T20:17:00Z">
        <w:r w:rsidR="00ED0074">
          <w:t> </w:t>
        </w:r>
      </w:ins>
      <w:del w:id="94" w:author="David EVAN" w:date="2022-01-03T20:17:00Z">
        <w:r w:rsidDel="00ED0074">
          <w:delText xml:space="preserve">- </w:delText>
        </w:r>
      </w:del>
      <w:ins w:id="95" w:author="David EVAN" w:date="2022-01-03T20:17:00Z">
        <w:r w:rsidR="00ED0074">
          <w:t xml:space="preserve">: </w:t>
        </w:r>
      </w:ins>
      <w:r>
        <w:t xml:space="preserve">Application Baseline Architecture - Évaluation des </w:t>
      </w:r>
      <w:r w:rsidR="00A330E4">
        <w:t>applicatifs</w:t>
      </w:r>
      <w:r>
        <w:t xml:space="preserve"> de l'entreprise</w:t>
      </w:r>
      <w:bookmarkEnd w:id="91"/>
    </w:p>
    <w:p w14:paraId="5A95F1A0" w14:textId="77777777" w:rsidR="00A0388B" w:rsidRDefault="00A0388B">
      <w:pPr>
        <w:rPr>
          <w:rFonts w:ascii="Open Sans" w:eastAsia="Georgia" w:hAnsi="Open Sans" w:cs="Open Sans"/>
          <w:b/>
          <w:sz w:val="30"/>
          <w:szCs w:val="30"/>
        </w:rPr>
      </w:pPr>
      <w:r>
        <w:br w:type="page"/>
      </w:r>
    </w:p>
    <w:p w14:paraId="12FEBA6D" w14:textId="656BF51F" w:rsidR="00E47AF6" w:rsidRDefault="00A0388B" w:rsidP="00A0388B">
      <w:pPr>
        <w:pStyle w:val="Titre2"/>
      </w:pPr>
      <w:bookmarkStart w:id="96" w:name="_Toc92431576"/>
      <w:r>
        <w:lastRenderedPageBreak/>
        <w:t>Architecture technique</w:t>
      </w:r>
      <w:r w:rsidR="0051032E">
        <w:t xml:space="preserve"> (technical layer)</w:t>
      </w:r>
      <w:bookmarkEnd w:id="96"/>
    </w:p>
    <w:p w14:paraId="4897282F" w14:textId="6B5DB908" w:rsidR="00C64D49" w:rsidRPr="00C64D49" w:rsidRDefault="00C64D49" w:rsidP="00C64D49">
      <w:pPr>
        <w:pStyle w:val="Titre3"/>
      </w:pPr>
      <w:bookmarkStart w:id="97" w:name="_Toc92431577"/>
      <w:r>
        <w:t>Cartographie de la plateforme technique</w:t>
      </w:r>
      <w:bookmarkEnd w:id="97"/>
    </w:p>
    <w:p w14:paraId="6F5E0368" w14:textId="77777777" w:rsidR="00457999" w:rsidRDefault="00C64D49" w:rsidP="0000041D">
      <w:r>
        <w:rPr>
          <w:noProof/>
        </w:rPr>
        <w:drawing>
          <wp:inline distT="0" distB="0" distL="0" distR="0" wp14:anchorId="7B29C7BF" wp14:editId="66779C04">
            <wp:extent cx="5932805" cy="26898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689860"/>
                    </a:xfrm>
                    <a:prstGeom prst="rect">
                      <a:avLst/>
                    </a:prstGeom>
                    <a:noFill/>
                    <a:ln>
                      <a:noFill/>
                    </a:ln>
                  </pic:spPr>
                </pic:pic>
              </a:graphicData>
            </a:graphic>
          </wp:inline>
        </w:drawing>
      </w:r>
    </w:p>
    <w:p w14:paraId="2BAD65AC" w14:textId="2E36ED54" w:rsidR="00C64D49" w:rsidRDefault="00457999" w:rsidP="00457999">
      <w:pPr>
        <w:pStyle w:val="Lgende"/>
        <w:jc w:val="left"/>
      </w:pPr>
      <w:bookmarkStart w:id="98" w:name="_Toc92133518"/>
      <w:r>
        <w:t xml:space="preserve">Figure </w:t>
      </w:r>
      <w:r w:rsidR="000155D2">
        <w:fldChar w:fldCharType="begin"/>
      </w:r>
      <w:r w:rsidR="000155D2">
        <w:instrText xml:space="preserve"> SEQ Figure \* ARABIC </w:instrText>
      </w:r>
      <w:r w:rsidR="000155D2">
        <w:fldChar w:fldCharType="separate"/>
      </w:r>
      <w:r w:rsidR="000A219C">
        <w:rPr>
          <w:noProof/>
        </w:rPr>
        <w:t>12</w:t>
      </w:r>
      <w:r w:rsidR="000155D2">
        <w:rPr>
          <w:noProof/>
        </w:rPr>
        <w:fldChar w:fldCharType="end"/>
      </w:r>
      <w:del w:id="99" w:author="David EVAN" w:date="2022-01-03T20:17:00Z">
        <w:r w:rsidDel="00ED0074">
          <w:delText xml:space="preserve"> </w:delText>
        </w:r>
      </w:del>
      <w:ins w:id="100" w:author="David EVAN" w:date="2022-01-03T20:17:00Z">
        <w:r w:rsidR="00ED0074">
          <w:t> </w:t>
        </w:r>
      </w:ins>
      <w:del w:id="101" w:author="David EVAN" w:date="2022-01-03T20:17:00Z">
        <w:r w:rsidDel="00ED0074">
          <w:delText>-</w:delText>
        </w:r>
      </w:del>
      <w:ins w:id="102" w:author="David EVAN" w:date="2022-01-03T20:17:00Z">
        <w:r w:rsidR="00ED0074">
          <w:t>:</w:t>
        </w:r>
      </w:ins>
      <w:r>
        <w:t xml:space="preserve"> Technical Baseline Architecture - Cartographie de la plateforme technique</w:t>
      </w:r>
      <w:bookmarkEnd w:id="98"/>
    </w:p>
    <w:p w14:paraId="2491D77E" w14:textId="02F56AA4" w:rsidR="00250067" w:rsidRPr="00D51179" w:rsidRDefault="00D51179" w:rsidP="00EA3970">
      <w:pPr>
        <w:spacing w:after="480"/>
        <w:jc w:val="both"/>
      </w:pPr>
      <w:r>
        <w:t xml:space="preserve">La plateforme technique de l’entreprise est relativement simple et est composé de plusieurs serveurs hébergé sur la plateforme AWS (Amazon 1&amp;2) et de machines locales (Serveur Local / Dossier MS Access partagé). Les sections précédentes du présent document et l’audit technique fournissent des détails supplémentaires sur les </w:t>
      </w:r>
      <w:r w:rsidR="00601958">
        <w:t>rôles</w:t>
      </w:r>
      <w:r>
        <w:t xml:space="preserve"> et les capacités de chaque machine.</w:t>
      </w:r>
      <w:r w:rsidR="001A1335">
        <w:t xml:space="preserve"> </w:t>
      </w:r>
    </w:p>
    <w:p w14:paraId="3906ECB8" w14:textId="1AC396F6" w:rsidR="00250067" w:rsidRDefault="00C64D49" w:rsidP="00C64D49">
      <w:pPr>
        <w:pStyle w:val="Titre3"/>
      </w:pPr>
      <w:bookmarkStart w:id="103" w:name="_Toc92431578"/>
      <w:r>
        <w:t>Évaluation de la plateforme technique</w:t>
      </w:r>
      <w:bookmarkEnd w:id="103"/>
    </w:p>
    <w:p w14:paraId="1F3548CE" w14:textId="13F5D1A0" w:rsidR="00250067" w:rsidRPr="00E62301" w:rsidRDefault="00D456F0" w:rsidP="00250067">
      <w:pPr>
        <w:jc w:val="both"/>
      </w:pPr>
      <w:r>
        <w:t xml:space="preserve">Le catalogue ci-après présente l’évaluation de la plateforme technique. </w:t>
      </w:r>
      <w:r w:rsidR="001A1335">
        <w:t xml:space="preserve">La plateforme technique utilise des composants cloud pour stocker une partie </w:t>
      </w:r>
      <w:r w:rsidR="008F3941">
        <w:t xml:space="preserve">des </w:t>
      </w:r>
      <w:r w:rsidR="001A1335">
        <w:t>données</w:t>
      </w:r>
      <w:r w:rsidR="008F3941">
        <w:t>.</w:t>
      </w:r>
      <w:r w:rsidR="00AF6ACA">
        <w:t xml:space="preserve"> </w:t>
      </w:r>
      <w:r w:rsidR="009B391C">
        <w:t>Notons que les processus de sauvegardes des données entreposés sur Amazon 1 &amp; 2 ne sont pas connus.</w:t>
      </w:r>
    </w:p>
    <w:tbl>
      <w:tblPr>
        <w:tblW w:w="11200"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985"/>
        <w:gridCol w:w="1276"/>
        <w:gridCol w:w="5953"/>
        <w:gridCol w:w="1277"/>
      </w:tblGrid>
      <w:tr w:rsidR="00554910" w:rsidRPr="00A73E23" w14:paraId="42AB0B00" w14:textId="77777777" w:rsidTr="00685DA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6C7731D4" w14:textId="77777777" w:rsidR="00554910" w:rsidRPr="00A73E23" w:rsidRDefault="00554910" w:rsidP="0009152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985" w:type="dxa"/>
            <w:tcBorders>
              <w:top w:val="single" w:sz="4" w:space="0" w:color="auto"/>
              <w:bottom w:val="single" w:sz="8" w:space="0" w:color="auto"/>
            </w:tcBorders>
            <w:shd w:val="clear" w:color="000000" w:fill="8EA9DB"/>
            <w:vAlign w:val="center"/>
          </w:tcPr>
          <w:p w14:paraId="33BF7167" w14:textId="660121EC"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technique</w:t>
            </w:r>
          </w:p>
        </w:tc>
        <w:tc>
          <w:tcPr>
            <w:tcW w:w="1276" w:type="dxa"/>
            <w:tcBorders>
              <w:top w:val="single" w:sz="4" w:space="0" w:color="auto"/>
              <w:bottom w:val="single" w:sz="8" w:space="0" w:color="auto"/>
            </w:tcBorders>
            <w:shd w:val="clear" w:color="000000" w:fill="8EA9DB"/>
            <w:vAlign w:val="center"/>
          </w:tcPr>
          <w:p w14:paraId="4172F77C" w14:textId="219FF1A7" w:rsidR="00554910" w:rsidRDefault="00B764E5"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Type</w:t>
            </w:r>
          </w:p>
        </w:tc>
        <w:tc>
          <w:tcPr>
            <w:tcW w:w="5953" w:type="dxa"/>
            <w:tcBorders>
              <w:top w:val="single" w:sz="4" w:space="0" w:color="auto"/>
              <w:bottom w:val="single" w:sz="8" w:space="0" w:color="auto"/>
              <w:right w:val="nil"/>
            </w:tcBorders>
            <w:shd w:val="clear" w:color="000000" w:fill="8EA9DB"/>
            <w:vAlign w:val="center"/>
          </w:tcPr>
          <w:p w14:paraId="6983669A" w14:textId="6BA8AFF3"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277" w:type="dxa"/>
            <w:tcBorders>
              <w:top w:val="single" w:sz="4" w:space="0" w:color="auto"/>
              <w:left w:val="nil"/>
              <w:bottom w:val="single" w:sz="8" w:space="0" w:color="auto"/>
              <w:right w:val="single" w:sz="4" w:space="0" w:color="auto"/>
            </w:tcBorders>
            <w:shd w:val="clear" w:color="000000" w:fill="8EA9DB"/>
            <w:vAlign w:val="center"/>
            <w:hideMark/>
          </w:tcPr>
          <w:p w14:paraId="710407C5" w14:textId="77777777" w:rsidR="00554910" w:rsidRPr="00A73E23" w:rsidRDefault="00554910" w:rsidP="0009152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554910" w:rsidRPr="00C22DA1" w14:paraId="6E17D5CB" w14:textId="77777777" w:rsidTr="00DD2722">
        <w:trPr>
          <w:trHeight w:val="738"/>
        </w:trPr>
        <w:tc>
          <w:tcPr>
            <w:tcW w:w="709" w:type="dxa"/>
            <w:tcBorders>
              <w:top w:val="nil"/>
              <w:left w:val="single" w:sz="4" w:space="0" w:color="auto"/>
              <w:bottom w:val="single" w:sz="8" w:space="0" w:color="auto"/>
              <w:right w:val="nil"/>
            </w:tcBorders>
            <w:shd w:val="clear" w:color="auto" w:fill="auto"/>
            <w:vAlign w:val="center"/>
          </w:tcPr>
          <w:p w14:paraId="36D1D159" w14:textId="634A5F62" w:rsidR="00554910" w:rsidRPr="00C22DA1" w:rsidRDefault="00554910" w:rsidP="00091525">
            <w:pPr>
              <w:spacing w:after="0" w:line="240" w:lineRule="auto"/>
              <w:jc w:val="center"/>
              <w:rPr>
                <w:b/>
                <w:bCs/>
              </w:rPr>
            </w:pPr>
            <w:r>
              <w:rPr>
                <w:b/>
                <w:bCs/>
              </w:rPr>
              <w:t>T1</w:t>
            </w:r>
          </w:p>
        </w:tc>
        <w:tc>
          <w:tcPr>
            <w:tcW w:w="1985" w:type="dxa"/>
            <w:tcBorders>
              <w:top w:val="single" w:sz="8" w:space="0" w:color="auto"/>
              <w:left w:val="nil"/>
              <w:bottom w:val="single" w:sz="8" w:space="0" w:color="auto"/>
              <w:right w:val="nil"/>
            </w:tcBorders>
            <w:vAlign w:val="center"/>
          </w:tcPr>
          <w:p w14:paraId="2A590EB6" w14:textId="06C6A75E" w:rsidR="00554910" w:rsidRPr="00C22DA1" w:rsidRDefault="00554910" w:rsidP="00672152">
            <w:pPr>
              <w:spacing w:after="0" w:line="240" w:lineRule="auto"/>
            </w:pPr>
            <w:r>
              <w:t>Serveur local</w:t>
            </w:r>
          </w:p>
        </w:tc>
        <w:tc>
          <w:tcPr>
            <w:tcW w:w="1276" w:type="dxa"/>
            <w:tcBorders>
              <w:top w:val="single" w:sz="8" w:space="0" w:color="auto"/>
              <w:left w:val="nil"/>
              <w:bottom w:val="single" w:sz="8" w:space="0" w:color="auto"/>
              <w:right w:val="nil"/>
            </w:tcBorders>
            <w:vAlign w:val="center"/>
          </w:tcPr>
          <w:p w14:paraId="2E082A11" w14:textId="76EDF002" w:rsidR="00554910" w:rsidRPr="00C22DA1" w:rsidRDefault="00B764E5" w:rsidP="00672152">
            <w:pPr>
              <w:spacing w:after="0" w:line="240" w:lineRule="auto"/>
            </w:pPr>
            <w:r>
              <w:t>Machine physique</w:t>
            </w:r>
          </w:p>
        </w:tc>
        <w:tc>
          <w:tcPr>
            <w:tcW w:w="5953" w:type="dxa"/>
            <w:tcBorders>
              <w:top w:val="single" w:sz="8" w:space="0" w:color="auto"/>
              <w:left w:val="nil"/>
              <w:bottom w:val="single" w:sz="8" w:space="0" w:color="auto"/>
              <w:right w:val="nil"/>
            </w:tcBorders>
            <w:vAlign w:val="center"/>
          </w:tcPr>
          <w:p w14:paraId="6770B653" w14:textId="04458E62" w:rsidR="00554910" w:rsidRPr="00C22DA1" w:rsidRDefault="00DD2722" w:rsidP="00DD2722">
            <w:pPr>
              <w:spacing w:after="0" w:line="240" w:lineRule="auto"/>
            </w:pPr>
            <w:r>
              <w:t xml:space="preserve">Ce composant présente des </w:t>
            </w:r>
            <w:r w:rsidR="00183049">
              <w:t>problématiques</w:t>
            </w:r>
            <w:r>
              <w:t xml:space="preserve"> lié à sa robustesse et aux modalités de sauvegarde.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6A0F7567" w14:textId="2CD6E243" w:rsidR="00554910" w:rsidRPr="00C22DA1" w:rsidRDefault="00554910" w:rsidP="00DD2722">
            <w:pPr>
              <w:spacing w:after="0" w:line="240" w:lineRule="auto"/>
              <w:jc w:val="center"/>
            </w:pPr>
            <w:r>
              <w:t>Oui</w:t>
            </w:r>
          </w:p>
        </w:tc>
      </w:tr>
      <w:tr w:rsidR="00554910" w:rsidRPr="00C22DA1" w14:paraId="77410079" w14:textId="77777777" w:rsidTr="00483BC1">
        <w:trPr>
          <w:trHeight w:val="20"/>
        </w:trPr>
        <w:tc>
          <w:tcPr>
            <w:tcW w:w="709" w:type="dxa"/>
            <w:tcBorders>
              <w:top w:val="nil"/>
              <w:left w:val="single" w:sz="4" w:space="0" w:color="auto"/>
              <w:bottom w:val="single" w:sz="8" w:space="0" w:color="auto"/>
              <w:right w:val="nil"/>
            </w:tcBorders>
            <w:shd w:val="clear" w:color="auto" w:fill="auto"/>
            <w:vAlign w:val="center"/>
          </w:tcPr>
          <w:p w14:paraId="2371C3BC" w14:textId="004CA455" w:rsidR="00554910" w:rsidRPr="00C22DA1" w:rsidRDefault="00554910" w:rsidP="00091525">
            <w:pPr>
              <w:spacing w:after="0" w:line="240" w:lineRule="auto"/>
              <w:jc w:val="center"/>
              <w:rPr>
                <w:b/>
                <w:bCs/>
              </w:rPr>
            </w:pPr>
            <w:r>
              <w:rPr>
                <w:b/>
                <w:bCs/>
              </w:rPr>
              <w:t>T2</w:t>
            </w:r>
          </w:p>
        </w:tc>
        <w:tc>
          <w:tcPr>
            <w:tcW w:w="1985" w:type="dxa"/>
            <w:tcBorders>
              <w:top w:val="single" w:sz="8" w:space="0" w:color="auto"/>
              <w:left w:val="nil"/>
              <w:bottom w:val="single" w:sz="8" w:space="0" w:color="auto"/>
              <w:right w:val="nil"/>
            </w:tcBorders>
            <w:vAlign w:val="center"/>
          </w:tcPr>
          <w:p w14:paraId="5E6EC7DB" w14:textId="37E31AB3" w:rsidR="00554910" w:rsidRPr="00C22DA1" w:rsidRDefault="00554910" w:rsidP="00672152">
            <w:pPr>
              <w:spacing w:after="0" w:line="240" w:lineRule="auto"/>
            </w:pPr>
            <w:r>
              <w:t>MS Access – Dossier partagé</w:t>
            </w:r>
          </w:p>
        </w:tc>
        <w:tc>
          <w:tcPr>
            <w:tcW w:w="1276" w:type="dxa"/>
            <w:tcBorders>
              <w:top w:val="single" w:sz="8" w:space="0" w:color="auto"/>
              <w:left w:val="nil"/>
              <w:bottom w:val="single" w:sz="8" w:space="0" w:color="auto"/>
              <w:right w:val="nil"/>
            </w:tcBorders>
            <w:vAlign w:val="center"/>
          </w:tcPr>
          <w:p w14:paraId="39207F8A" w14:textId="714C1FFD" w:rsidR="00554910" w:rsidRPr="00C22DA1" w:rsidRDefault="00B764E5" w:rsidP="00672152">
            <w:pPr>
              <w:spacing w:after="0" w:line="240" w:lineRule="auto"/>
            </w:pPr>
            <w:r>
              <w:t>Répertoire réseau</w:t>
            </w:r>
          </w:p>
        </w:tc>
        <w:tc>
          <w:tcPr>
            <w:tcW w:w="5953" w:type="dxa"/>
            <w:tcBorders>
              <w:top w:val="single" w:sz="8" w:space="0" w:color="auto"/>
              <w:left w:val="nil"/>
              <w:bottom w:val="single" w:sz="8" w:space="0" w:color="auto"/>
              <w:right w:val="nil"/>
            </w:tcBorders>
            <w:vAlign w:val="center"/>
          </w:tcPr>
          <w:p w14:paraId="2A228B68" w14:textId="5F926B70" w:rsidR="00554910" w:rsidRPr="00C22DA1" w:rsidRDefault="00DA11BB" w:rsidP="00483BC1">
            <w:pPr>
              <w:spacing w:after="0" w:line="240" w:lineRule="auto"/>
            </w:pPr>
            <w:r>
              <w:t>Ce composant présente des difficultés de synchronisation lié à son mode d’</w:t>
            </w:r>
            <w:r w:rsidR="00141643">
              <w:t>exploitation</w:t>
            </w:r>
            <w:r>
              <w:t>.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A4AEBB4" w14:textId="34C9F84A" w:rsidR="00554910" w:rsidRPr="00C22DA1" w:rsidRDefault="00554910" w:rsidP="00DD2722">
            <w:pPr>
              <w:spacing w:after="0" w:line="240" w:lineRule="auto"/>
              <w:jc w:val="center"/>
            </w:pPr>
            <w:r>
              <w:t>Oui</w:t>
            </w:r>
          </w:p>
        </w:tc>
      </w:tr>
      <w:tr w:rsidR="00554910" w:rsidRPr="00C22DA1" w14:paraId="36172830" w14:textId="77777777" w:rsidTr="0020072C">
        <w:trPr>
          <w:trHeight w:val="788"/>
        </w:trPr>
        <w:tc>
          <w:tcPr>
            <w:tcW w:w="709" w:type="dxa"/>
            <w:tcBorders>
              <w:top w:val="nil"/>
              <w:left w:val="single" w:sz="4" w:space="0" w:color="auto"/>
              <w:bottom w:val="single" w:sz="8" w:space="0" w:color="auto"/>
              <w:right w:val="nil"/>
            </w:tcBorders>
            <w:shd w:val="clear" w:color="auto" w:fill="auto"/>
            <w:vAlign w:val="center"/>
          </w:tcPr>
          <w:p w14:paraId="13BC28FB" w14:textId="1D6F213C" w:rsidR="00554910" w:rsidRPr="00C22DA1" w:rsidRDefault="00554910" w:rsidP="00091525">
            <w:pPr>
              <w:spacing w:after="0" w:line="240" w:lineRule="auto"/>
              <w:jc w:val="center"/>
              <w:rPr>
                <w:b/>
                <w:bCs/>
              </w:rPr>
            </w:pPr>
            <w:r>
              <w:rPr>
                <w:b/>
                <w:bCs/>
              </w:rPr>
              <w:t>T3</w:t>
            </w:r>
          </w:p>
        </w:tc>
        <w:tc>
          <w:tcPr>
            <w:tcW w:w="1985" w:type="dxa"/>
            <w:tcBorders>
              <w:top w:val="single" w:sz="8" w:space="0" w:color="auto"/>
              <w:left w:val="nil"/>
              <w:bottom w:val="single" w:sz="8" w:space="0" w:color="auto"/>
              <w:right w:val="nil"/>
            </w:tcBorders>
            <w:vAlign w:val="center"/>
          </w:tcPr>
          <w:p w14:paraId="347CE4F3" w14:textId="0A290E59" w:rsidR="00554910" w:rsidRPr="00C22DA1" w:rsidRDefault="00554910" w:rsidP="00672152">
            <w:pPr>
              <w:spacing w:after="0" w:line="240" w:lineRule="auto"/>
            </w:pPr>
            <w:r>
              <w:t>Amazon 1 &amp; 2</w:t>
            </w:r>
          </w:p>
        </w:tc>
        <w:tc>
          <w:tcPr>
            <w:tcW w:w="1276" w:type="dxa"/>
            <w:tcBorders>
              <w:top w:val="single" w:sz="8" w:space="0" w:color="auto"/>
              <w:left w:val="nil"/>
              <w:bottom w:val="single" w:sz="8" w:space="0" w:color="auto"/>
              <w:right w:val="nil"/>
            </w:tcBorders>
            <w:vAlign w:val="center"/>
          </w:tcPr>
          <w:p w14:paraId="0B6B9037" w14:textId="02DF4CB1" w:rsidR="00554910" w:rsidRPr="00C22DA1" w:rsidRDefault="00B764E5" w:rsidP="00672152">
            <w:pPr>
              <w:spacing w:after="0" w:line="240" w:lineRule="auto"/>
            </w:pPr>
            <w:r>
              <w:t>Machine virtuelle</w:t>
            </w:r>
          </w:p>
        </w:tc>
        <w:tc>
          <w:tcPr>
            <w:tcW w:w="5953" w:type="dxa"/>
            <w:tcBorders>
              <w:top w:val="single" w:sz="8" w:space="0" w:color="auto"/>
              <w:left w:val="nil"/>
              <w:bottom w:val="single" w:sz="8" w:space="0" w:color="auto"/>
              <w:right w:val="nil"/>
            </w:tcBorders>
            <w:vAlign w:val="center"/>
          </w:tcPr>
          <w:p w14:paraId="500244A2" w14:textId="40534975" w:rsidR="00554910" w:rsidRPr="00C22DA1" w:rsidRDefault="0020072C" w:rsidP="0020072C">
            <w:pPr>
              <w:spacing w:after="0" w:line="240" w:lineRule="auto"/>
            </w:pPr>
            <w:r>
              <w:t>Ces machines virtuelles ne posent aucun problème connu. Une précision des processus de sauvegarde et de la répartition des données est toutefois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20FE029" w14:textId="66E61C73" w:rsidR="00554910" w:rsidRPr="00C22DA1" w:rsidRDefault="00B764E5" w:rsidP="00DD2722">
            <w:pPr>
              <w:keepNext/>
              <w:spacing w:after="0" w:line="240" w:lineRule="auto"/>
              <w:jc w:val="center"/>
            </w:pPr>
            <w:r>
              <w:t>Non</w:t>
            </w:r>
          </w:p>
        </w:tc>
      </w:tr>
    </w:tbl>
    <w:p w14:paraId="568A1B55" w14:textId="4ECF37AE" w:rsidR="00457999" w:rsidRDefault="00457999">
      <w:pPr>
        <w:pStyle w:val="Lgende"/>
      </w:pPr>
      <w:bookmarkStart w:id="104" w:name="_Toc92133572"/>
      <w:r>
        <w:t xml:space="preserve">Tableau </w:t>
      </w:r>
      <w:r w:rsidR="000155D2">
        <w:fldChar w:fldCharType="begin"/>
      </w:r>
      <w:r w:rsidR="000155D2">
        <w:instrText xml:space="preserve"> SEQ Tableau \* ARABIC </w:instrText>
      </w:r>
      <w:r w:rsidR="000155D2">
        <w:fldChar w:fldCharType="separate"/>
      </w:r>
      <w:r w:rsidR="00642E53">
        <w:rPr>
          <w:noProof/>
        </w:rPr>
        <w:t>6</w:t>
      </w:r>
      <w:r w:rsidR="000155D2">
        <w:rPr>
          <w:noProof/>
        </w:rPr>
        <w:fldChar w:fldCharType="end"/>
      </w:r>
      <w:del w:id="105" w:author="David EVAN" w:date="2022-01-03T20:17:00Z">
        <w:r w:rsidDel="00ED0074">
          <w:delText xml:space="preserve"> </w:delText>
        </w:r>
      </w:del>
      <w:ins w:id="106" w:author="David EVAN" w:date="2022-01-03T20:17:00Z">
        <w:r w:rsidR="00ED0074">
          <w:t> </w:t>
        </w:r>
      </w:ins>
      <w:del w:id="107" w:author="David EVAN" w:date="2022-01-03T20:17:00Z">
        <w:r w:rsidDel="00ED0074">
          <w:delText>-</w:delText>
        </w:r>
      </w:del>
      <w:ins w:id="108" w:author="David EVAN" w:date="2022-01-03T20:17:00Z">
        <w:r w:rsidR="00ED0074">
          <w:t>:</w:t>
        </w:r>
      </w:ins>
      <w:r>
        <w:t xml:space="preserve"> Technical Baseline Architecture - Évaluation de la plateforme technique</w:t>
      </w:r>
      <w:bookmarkEnd w:id="104"/>
    </w:p>
    <w:p w14:paraId="77A00710" w14:textId="77777777" w:rsidR="00A40E22" w:rsidRDefault="00A40E22" w:rsidP="00A40E22">
      <w:pPr>
        <w:pStyle w:val="Titre1"/>
      </w:pPr>
      <w:bookmarkStart w:id="109" w:name="_Toc92431579"/>
      <w:r>
        <w:lastRenderedPageBreak/>
        <w:t>APPROCHE ARCHITECTURALE</w:t>
      </w:r>
      <w:bookmarkEnd w:id="109"/>
    </w:p>
    <w:p w14:paraId="3245FFE8" w14:textId="4986A8A4" w:rsidR="000B167D" w:rsidRDefault="000B167D" w:rsidP="000B167D">
      <w:pPr>
        <w:pStyle w:val="Titre2"/>
      </w:pPr>
      <w:bookmarkStart w:id="110" w:name="_Toc92431580"/>
      <w:r>
        <w:t>Synthèse de l’évaluation de l’architecture de référence</w:t>
      </w:r>
      <w:bookmarkEnd w:id="110"/>
    </w:p>
    <w:p w14:paraId="273C3EDA" w14:textId="377F860A" w:rsidR="00A53790" w:rsidRDefault="00A53790" w:rsidP="000B167D">
      <w:pPr>
        <w:pStyle w:val="Titre3"/>
      </w:pPr>
      <w:bookmarkStart w:id="111" w:name="_Toc92431581"/>
      <w:r>
        <w:t>Points fort de l’architecture de référence</w:t>
      </w:r>
      <w:bookmarkEnd w:id="111"/>
    </w:p>
    <w:p w14:paraId="1249DD0E" w14:textId="49CA960D" w:rsidR="00A53790" w:rsidRDefault="00A53790" w:rsidP="00A53790">
      <w:r>
        <w:t xml:space="preserve">Les évaluations de l’architecture de référence permettent d’identifier plusieurs points fort qu’il convient d’exploiter : </w:t>
      </w:r>
    </w:p>
    <w:p w14:paraId="55DFD457" w14:textId="13B7FFC3" w:rsidR="007E0E33" w:rsidRDefault="00A53790" w:rsidP="009B022D">
      <w:pPr>
        <w:pStyle w:val="Paragraphedeliste"/>
        <w:numPr>
          <w:ilvl w:val="0"/>
          <w:numId w:val="37"/>
        </w:numPr>
        <w:jc w:val="both"/>
      </w:pPr>
      <w:r w:rsidRPr="00022F75">
        <w:rPr>
          <w:b/>
          <w:bCs/>
        </w:rPr>
        <w:t>Les processus business fonctionnent correctement</w:t>
      </w:r>
      <w:r>
        <w:t xml:space="preserve">. </w:t>
      </w:r>
      <w:r w:rsidR="00E52316">
        <w:t xml:space="preserve">Les modifications de processus ne </w:t>
      </w:r>
      <w:r w:rsidR="007E0E33">
        <w:t>porteront</w:t>
      </w:r>
      <w:r w:rsidR="00E52316">
        <w:t xml:space="preserve"> que sur le service client, afin d’intégrer un nouvel outil de tick</w:t>
      </w:r>
      <w:r w:rsidR="00085941">
        <w:t>et</w:t>
      </w:r>
      <w:r w:rsidR="00E52316">
        <w:t>ing pour simplifier la collaboration, et sur les processus associé au responsable SI qui vont naturellement devoir évoluer</w:t>
      </w:r>
      <w:r w:rsidR="001400BA">
        <w:t xml:space="preserve"> avec la nouvelle architecture.</w:t>
      </w:r>
    </w:p>
    <w:p w14:paraId="14DB9BE8" w14:textId="77777777" w:rsidR="009B022D" w:rsidRDefault="009B022D" w:rsidP="009B022D">
      <w:pPr>
        <w:pStyle w:val="Paragraphedeliste"/>
        <w:jc w:val="both"/>
      </w:pPr>
    </w:p>
    <w:p w14:paraId="4B016A56" w14:textId="7C8BCC0E" w:rsidR="009B022D" w:rsidRDefault="00022F75" w:rsidP="009B022D">
      <w:pPr>
        <w:pStyle w:val="Paragraphedeliste"/>
        <w:numPr>
          <w:ilvl w:val="0"/>
          <w:numId w:val="37"/>
        </w:numPr>
        <w:jc w:val="both"/>
      </w:pPr>
      <w:r w:rsidRPr="00C11DC4">
        <w:rPr>
          <w:b/>
          <w:bCs/>
        </w:rPr>
        <w:t>Une partie de l’</w:t>
      </w:r>
      <w:r w:rsidR="0036014F" w:rsidRPr="00C11DC4">
        <w:rPr>
          <w:b/>
          <w:bCs/>
        </w:rPr>
        <w:t>infrastructure</w:t>
      </w:r>
      <w:r w:rsidRPr="00C11DC4">
        <w:rPr>
          <w:b/>
          <w:bCs/>
        </w:rPr>
        <w:t xml:space="preserve"> exploite déjà les capacités de la plateforme cloud AWS</w:t>
      </w:r>
      <w:r>
        <w:t>. Il convient de conserver et de renforcer ces usages.</w:t>
      </w:r>
      <w:r w:rsidR="0036014F">
        <w:t xml:space="preserve"> </w:t>
      </w:r>
    </w:p>
    <w:p w14:paraId="21D79D20" w14:textId="77777777" w:rsidR="009B022D" w:rsidRDefault="009B022D" w:rsidP="009B022D">
      <w:pPr>
        <w:pStyle w:val="Paragraphedeliste"/>
        <w:jc w:val="both"/>
      </w:pPr>
    </w:p>
    <w:p w14:paraId="1C1843ED" w14:textId="63301287" w:rsidR="009B022D" w:rsidRDefault="00F8595A" w:rsidP="009B022D">
      <w:pPr>
        <w:pStyle w:val="Paragraphedeliste"/>
        <w:numPr>
          <w:ilvl w:val="0"/>
          <w:numId w:val="37"/>
        </w:numPr>
        <w:jc w:val="both"/>
      </w:pPr>
      <w:r w:rsidRPr="00C11DC4">
        <w:rPr>
          <w:b/>
          <w:bCs/>
        </w:rPr>
        <w:t xml:space="preserve">Le logiciel </w:t>
      </w:r>
      <w:r w:rsidR="00022F75" w:rsidRPr="00C11DC4">
        <w:rPr>
          <w:b/>
          <w:bCs/>
        </w:rPr>
        <w:t>de vente</w:t>
      </w:r>
      <w:r w:rsidRPr="00C11DC4">
        <w:rPr>
          <w:b/>
          <w:bCs/>
        </w:rPr>
        <w:t xml:space="preserve"> est une web app utilisant un bloc de technologie</w:t>
      </w:r>
      <w:r w:rsidR="00824408" w:rsidRPr="00C11DC4">
        <w:rPr>
          <w:b/>
          <w:bCs/>
        </w:rPr>
        <w:t>s</w:t>
      </w:r>
      <w:r w:rsidRPr="00C11DC4">
        <w:rPr>
          <w:b/>
          <w:bCs/>
        </w:rPr>
        <w:t xml:space="preserve"> moderne</w:t>
      </w:r>
      <w:r>
        <w:t xml:space="preserve">. Il est possible de s’appuyer sur cet outil </w:t>
      </w:r>
      <w:r w:rsidR="00601D0B">
        <w:t>pour s’en servir comme base de code pour développer les nouvelles interfaces et nouveaux services associés.</w:t>
      </w:r>
    </w:p>
    <w:p w14:paraId="4643B150" w14:textId="77777777" w:rsidR="009B022D" w:rsidRDefault="009B022D" w:rsidP="009B022D">
      <w:pPr>
        <w:pStyle w:val="Paragraphedeliste"/>
        <w:jc w:val="both"/>
      </w:pPr>
    </w:p>
    <w:p w14:paraId="7EC494FD" w14:textId="77777777" w:rsidR="00035651" w:rsidRDefault="00035651" w:rsidP="00035651">
      <w:pPr>
        <w:pStyle w:val="Paragraphedeliste"/>
      </w:pPr>
    </w:p>
    <w:p w14:paraId="300FA0A4" w14:textId="730E6AC1" w:rsidR="00062AFD" w:rsidRDefault="00062AFD" w:rsidP="00062AFD">
      <w:pPr>
        <w:pStyle w:val="Titre3"/>
      </w:pPr>
      <w:bookmarkStart w:id="112" w:name="_Toc92431582"/>
      <w:r>
        <w:t>Points faibles de l’architecture de référence</w:t>
      </w:r>
      <w:bookmarkEnd w:id="112"/>
    </w:p>
    <w:p w14:paraId="6DB190F0" w14:textId="56B36FE0" w:rsidR="007000D0" w:rsidRDefault="007000D0" w:rsidP="009B022D">
      <w:pPr>
        <w:jc w:val="both"/>
      </w:pPr>
      <w:r>
        <w:t>Les points faibles identifiés de l’architecture de référence devront être corrigé dans la conception de la nouvelle architecture</w:t>
      </w:r>
      <w:r w:rsidR="00283D0F">
        <w:t>. La liste ci-dessous reprend les principaux points f</w:t>
      </w:r>
      <w:r w:rsidR="00D6659E">
        <w:t>ai</w:t>
      </w:r>
      <w:r w:rsidR="00283D0F">
        <w:t>bles identifiés :</w:t>
      </w:r>
    </w:p>
    <w:p w14:paraId="1FE3672A" w14:textId="02EDC0F6" w:rsidR="007000D0" w:rsidRDefault="007000D0" w:rsidP="009B022D">
      <w:pPr>
        <w:pStyle w:val="Paragraphedeliste"/>
        <w:numPr>
          <w:ilvl w:val="0"/>
          <w:numId w:val="37"/>
        </w:numPr>
        <w:jc w:val="both"/>
      </w:pPr>
      <w:r w:rsidRPr="00352FE2">
        <w:rPr>
          <w:b/>
          <w:bCs/>
        </w:rPr>
        <w:t xml:space="preserve">Duplication </w:t>
      </w:r>
      <w:r w:rsidR="008D3C05" w:rsidRPr="00352FE2">
        <w:rPr>
          <w:b/>
          <w:bCs/>
        </w:rPr>
        <w:t xml:space="preserve">et mise à jour complexe </w:t>
      </w:r>
      <w:r w:rsidRPr="00352FE2">
        <w:rPr>
          <w:b/>
          <w:bCs/>
        </w:rPr>
        <w:t>des données</w:t>
      </w:r>
      <w:r>
        <w:t>.</w:t>
      </w:r>
      <w:r w:rsidR="0093713C">
        <w:t xml:space="preserve"> Les données sont </w:t>
      </w:r>
      <w:r w:rsidR="006D584E">
        <w:t>dupliquées</w:t>
      </w:r>
      <w:r w:rsidR="0093713C">
        <w:t xml:space="preserve"> et ne disposent pas de processus de réplication automatique</w:t>
      </w:r>
      <w:r w:rsidR="006D584E">
        <w:t xml:space="preserve"> rendant les mises à jour complexes et diminuant la cohérence du référentiel de données</w:t>
      </w:r>
      <w:r w:rsidR="0093713C">
        <w:t>.</w:t>
      </w:r>
    </w:p>
    <w:p w14:paraId="76105902" w14:textId="77777777" w:rsidR="00AA74EB" w:rsidRDefault="00AA74EB" w:rsidP="00AA74EB">
      <w:pPr>
        <w:pStyle w:val="Paragraphedeliste"/>
        <w:jc w:val="both"/>
      </w:pPr>
    </w:p>
    <w:p w14:paraId="6878E551" w14:textId="4027842F" w:rsidR="00AA74EB" w:rsidRDefault="007000D0" w:rsidP="00AA74EB">
      <w:pPr>
        <w:pStyle w:val="Paragraphedeliste"/>
        <w:numPr>
          <w:ilvl w:val="0"/>
          <w:numId w:val="37"/>
        </w:numPr>
        <w:jc w:val="both"/>
      </w:pPr>
      <w:r w:rsidRPr="00352FE2">
        <w:rPr>
          <w:b/>
          <w:bCs/>
        </w:rPr>
        <w:t>Contrôle d’accès insuffisant</w:t>
      </w:r>
      <w:r w:rsidR="00DE33E7" w:rsidRPr="00352FE2">
        <w:rPr>
          <w:b/>
          <w:bCs/>
        </w:rPr>
        <w:t xml:space="preserve"> aux informations</w:t>
      </w:r>
      <w:r w:rsidR="00EE657E">
        <w:rPr>
          <w:b/>
          <w:bCs/>
        </w:rPr>
        <w:t xml:space="preserve">. </w:t>
      </w:r>
      <w:r w:rsidR="00EE657E" w:rsidRPr="00EE657E">
        <w:t>L</w:t>
      </w:r>
      <w:r w:rsidR="00EE657E">
        <w:t>’accès aux ressources et aux données devraient faire l’objet d’un contrôle d’accès renforcé</w:t>
      </w:r>
      <w:r w:rsidR="00580F40">
        <w:t xml:space="preserve"> basé sur des rôles et profils utilisateurs.</w:t>
      </w:r>
    </w:p>
    <w:p w14:paraId="0B7FC9B4" w14:textId="77777777" w:rsidR="00AA74EB" w:rsidRDefault="00AA74EB" w:rsidP="00AA74EB">
      <w:pPr>
        <w:pStyle w:val="Paragraphedeliste"/>
        <w:jc w:val="both"/>
      </w:pPr>
    </w:p>
    <w:p w14:paraId="00799489" w14:textId="17848E5A" w:rsidR="00AC5D89" w:rsidRPr="00A53790" w:rsidRDefault="007000D0" w:rsidP="009B022D">
      <w:pPr>
        <w:pStyle w:val="Paragraphedeliste"/>
        <w:numPr>
          <w:ilvl w:val="0"/>
          <w:numId w:val="37"/>
        </w:numPr>
        <w:jc w:val="both"/>
      </w:pPr>
      <w:r w:rsidRPr="00352FE2">
        <w:rPr>
          <w:b/>
          <w:bCs/>
        </w:rPr>
        <w:t>Hétérogénéité et obsolescences des technologies utilisées</w:t>
      </w:r>
      <w:r>
        <w:t xml:space="preserve">. </w:t>
      </w:r>
      <w:r w:rsidR="00AC5D89">
        <w:t xml:space="preserve">Les technologies obsolètes doivent être supprimées et </w:t>
      </w:r>
      <w:r w:rsidR="00720F29">
        <w:t>l’homogénéité des systèmes et</w:t>
      </w:r>
      <w:r w:rsidR="00AC5D89">
        <w:t xml:space="preserve"> des technologies recherchée. </w:t>
      </w:r>
    </w:p>
    <w:p w14:paraId="5108D263" w14:textId="7FDA8DE1" w:rsidR="00207436" w:rsidRDefault="00AB3941" w:rsidP="00207436">
      <w:pPr>
        <w:pStyle w:val="Titre2"/>
      </w:pPr>
      <w:bookmarkStart w:id="113" w:name="_Toc92431583"/>
      <w:r>
        <w:lastRenderedPageBreak/>
        <w:t>Approche architecturale retenue</w:t>
      </w:r>
      <w:bookmarkEnd w:id="113"/>
    </w:p>
    <w:p w14:paraId="4256E86A" w14:textId="7B1A4396" w:rsidR="00AB3941" w:rsidRDefault="00207436" w:rsidP="00AB3941">
      <w:pPr>
        <w:pStyle w:val="Titre3"/>
      </w:pPr>
      <w:bookmarkStart w:id="114" w:name="_Toc92431584"/>
      <w:r>
        <w:t>Prototype de l’architecture cible</w:t>
      </w:r>
      <w:bookmarkEnd w:id="114"/>
      <w:r>
        <w:t xml:space="preserve"> </w:t>
      </w:r>
    </w:p>
    <w:p w14:paraId="24F64726" w14:textId="5C625707" w:rsidR="000B167D" w:rsidRDefault="00AE5E85" w:rsidP="00A57CB7">
      <w:pPr>
        <w:keepNext/>
        <w:ind w:hanging="1276"/>
      </w:pPr>
      <w:r>
        <w:rPr>
          <w:noProof/>
        </w:rPr>
        <w:drawing>
          <wp:inline distT="0" distB="0" distL="0" distR="0" wp14:anchorId="0E5B518E" wp14:editId="7E615AC5">
            <wp:extent cx="7440661" cy="4996543"/>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51208" cy="5003626"/>
                    </a:xfrm>
                    <a:prstGeom prst="rect">
                      <a:avLst/>
                    </a:prstGeom>
                    <a:noFill/>
                    <a:ln>
                      <a:noFill/>
                    </a:ln>
                  </pic:spPr>
                </pic:pic>
              </a:graphicData>
            </a:graphic>
          </wp:inline>
        </w:drawing>
      </w:r>
    </w:p>
    <w:p w14:paraId="1D408EDF" w14:textId="5CD8A85E" w:rsidR="00C37C30" w:rsidRDefault="000B167D" w:rsidP="00765078">
      <w:pPr>
        <w:pStyle w:val="Lgende"/>
        <w:jc w:val="left"/>
      </w:pPr>
      <w:bookmarkStart w:id="115" w:name="_Toc92133519"/>
      <w:r>
        <w:t xml:space="preserve">Figure </w:t>
      </w:r>
      <w:r w:rsidR="000155D2">
        <w:fldChar w:fldCharType="begin"/>
      </w:r>
      <w:r w:rsidR="000155D2">
        <w:instrText xml:space="preserve"> SEQ Figure \* ARABIC </w:instrText>
      </w:r>
      <w:r w:rsidR="000155D2">
        <w:fldChar w:fldCharType="separate"/>
      </w:r>
      <w:r w:rsidR="000A219C">
        <w:rPr>
          <w:noProof/>
        </w:rPr>
        <w:t>13</w:t>
      </w:r>
      <w:r w:rsidR="000155D2">
        <w:rPr>
          <w:noProof/>
        </w:rPr>
        <w:fldChar w:fldCharType="end"/>
      </w:r>
      <w:r>
        <w:t xml:space="preserve"> </w:t>
      </w:r>
      <w:del w:id="116" w:author="David EVAN" w:date="2022-01-03T20:17:00Z">
        <w:r w:rsidDel="00A32181">
          <w:delText>-</w:delText>
        </w:r>
      </w:del>
      <w:ins w:id="117" w:author="David EVAN" w:date="2022-01-03T20:17:00Z">
        <w:r w:rsidR="00A32181">
          <w:t>:</w:t>
        </w:r>
      </w:ins>
      <w:r>
        <w:t xml:space="preserve"> Prototype simplifiée de la nouvelle architecture</w:t>
      </w:r>
      <w:bookmarkEnd w:id="115"/>
    </w:p>
    <w:p w14:paraId="24A981A6" w14:textId="170AB7EC" w:rsidR="007E36E3" w:rsidRDefault="00501507" w:rsidP="00A00748">
      <w:pPr>
        <w:jc w:val="both"/>
      </w:pPr>
      <w:r>
        <w:br/>
      </w:r>
      <w:r w:rsidR="009B022D">
        <w:t>En s’appuyant sur les conclusions de l’évaluation et en temps compte de la structure de l’entreprise (capacités, ressources, objectifs) et des contraintes associé à ce chantier d’architecture, l</w:t>
      </w:r>
      <w:r w:rsidR="00C37C30">
        <w:t xml:space="preserve">e prototype présenté ci-avant </w:t>
      </w:r>
      <w:r w:rsidR="006B7C63">
        <w:t>(Figure 13) présente une vue simplifié</w:t>
      </w:r>
      <w:r w:rsidR="007E36E3">
        <w:t>e</w:t>
      </w:r>
      <w:r w:rsidR="006B7C63">
        <w:t xml:space="preserve"> des principales caractéristiques </w:t>
      </w:r>
      <w:r w:rsidR="00322379">
        <w:t>de l’architecture applicative cible</w:t>
      </w:r>
      <w:r w:rsidR="006B7C63">
        <w:t>.</w:t>
      </w:r>
    </w:p>
    <w:p w14:paraId="12ADA989" w14:textId="412AADB8" w:rsidR="007F7FEA" w:rsidRDefault="00A00748" w:rsidP="00A00748">
      <w:pPr>
        <w:jc w:val="both"/>
      </w:pPr>
      <w:r>
        <w:t>Cette approche, qui sera précisé</w:t>
      </w:r>
      <w:r w:rsidR="006A71BB">
        <w:t>e</w:t>
      </w:r>
      <w:r>
        <w:t xml:space="preserve"> dans les modélisations de l’architecture cible prévoit un découpage en 3 couches principales </w:t>
      </w:r>
      <w:r w:rsidR="001C4EA5">
        <w:t>+ des couches middleware / support.</w:t>
      </w:r>
    </w:p>
    <w:p w14:paraId="1D573FEA" w14:textId="1403CA58" w:rsidR="007F7FEA" w:rsidRDefault="007F7FEA">
      <w:r>
        <w:br w:type="page"/>
      </w:r>
    </w:p>
    <w:p w14:paraId="70765FE4" w14:textId="68826110" w:rsidR="007F7FEA" w:rsidRDefault="007F7FEA" w:rsidP="00A00748">
      <w:pPr>
        <w:jc w:val="both"/>
      </w:pPr>
      <w:r>
        <w:lastRenderedPageBreak/>
        <w:t>Les couches présentes</w:t>
      </w:r>
      <w:r w:rsidR="000B72A7">
        <w:t xml:space="preserve"> </w:t>
      </w:r>
      <w:r w:rsidR="0073714D">
        <w:t>sont :</w:t>
      </w:r>
    </w:p>
    <w:p w14:paraId="2651332C" w14:textId="0D30755D" w:rsidR="00297B97" w:rsidRDefault="006A71BB" w:rsidP="00325954">
      <w:pPr>
        <w:pStyle w:val="Paragraphedeliste"/>
        <w:numPr>
          <w:ilvl w:val="0"/>
          <w:numId w:val="37"/>
        </w:numPr>
        <w:spacing w:after="60"/>
        <w:ind w:left="714" w:hanging="357"/>
        <w:contextualSpacing w:val="0"/>
        <w:jc w:val="both"/>
      </w:pPr>
      <w:r w:rsidRPr="00297B97">
        <w:rPr>
          <w:b/>
          <w:bCs/>
        </w:rPr>
        <w:t>La couche UI</w:t>
      </w:r>
      <w:r>
        <w:t xml:space="preserve"> (</w:t>
      </w:r>
      <w:r w:rsidRPr="006A71BB">
        <w:rPr>
          <w:i/>
          <w:iCs/>
        </w:rPr>
        <w:t xml:space="preserve">Presentation </w:t>
      </w:r>
      <w:r w:rsidR="00325954">
        <w:rPr>
          <w:i/>
          <w:iCs/>
        </w:rPr>
        <w:t>l</w:t>
      </w:r>
      <w:r w:rsidRPr="006A71BB">
        <w:rPr>
          <w:i/>
          <w:iCs/>
        </w:rPr>
        <w:t>ayer</w:t>
      </w:r>
      <w:r>
        <w:t xml:space="preserve">) ; qui </w:t>
      </w:r>
      <w:r w:rsidR="0073714D">
        <w:t>fournit</w:t>
      </w:r>
      <w:r w:rsidR="009F59EA">
        <w:t xml:space="preserve"> les interfaces logicielles (sous forme de webapp Vue.js dans le présent cas).</w:t>
      </w:r>
    </w:p>
    <w:p w14:paraId="25CE4785" w14:textId="6404A6C6" w:rsidR="009C0A88" w:rsidRDefault="006A71BB" w:rsidP="00325954">
      <w:pPr>
        <w:pStyle w:val="Paragraphedeliste"/>
        <w:numPr>
          <w:ilvl w:val="0"/>
          <w:numId w:val="37"/>
        </w:numPr>
        <w:spacing w:after="60"/>
        <w:ind w:left="714" w:hanging="357"/>
        <w:contextualSpacing w:val="0"/>
        <w:jc w:val="both"/>
      </w:pPr>
      <w:r w:rsidRPr="00297B97">
        <w:rPr>
          <w:b/>
          <w:bCs/>
        </w:rPr>
        <w:t>La couche de service</w:t>
      </w:r>
      <w:r>
        <w:t xml:space="preserve"> (</w:t>
      </w:r>
      <w:r w:rsidRPr="006A71BB">
        <w:rPr>
          <w:i/>
          <w:iCs/>
        </w:rPr>
        <w:t xml:space="preserve">Service </w:t>
      </w:r>
      <w:r w:rsidR="00325954">
        <w:rPr>
          <w:i/>
          <w:iCs/>
        </w:rPr>
        <w:t>l</w:t>
      </w:r>
      <w:r w:rsidRPr="006A71BB">
        <w:rPr>
          <w:i/>
          <w:iCs/>
        </w:rPr>
        <w:t>ayer</w:t>
      </w:r>
      <w:r>
        <w:t>)</w:t>
      </w:r>
      <w:r w:rsidR="009F59EA">
        <w:t xml:space="preserve"> ; qui assure les traitements métiers (business process). </w:t>
      </w:r>
      <w:r w:rsidR="00FD15F6">
        <w:t xml:space="preserve">Cette couche doit être uniquement accessible au travers d’API Web </w:t>
      </w:r>
      <w:r w:rsidR="00504D48">
        <w:t xml:space="preserve">REST </w:t>
      </w:r>
      <w:r w:rsidR="00FD15F6">
        <w:t>– basée</w:t>
      </w:r>
      <w:r w:rsidR="00504D48">
        <w:t>s</w:t>
      </w:r>
      <w:r w:rsidR="00FD15F6">
        <w:t xml:space="preserve"> sur </w:t>
      </w:r>
      <w:r w:rsidR="00504D48">
        <w:t xml:space="preserve">le protocole </w:t>
      </w:r>
      <w:r w:rsidR="00FD15F6">
        <w:t>HTTPS.</w:t>
      </w:r>
      <w:r w:rsidR="00504D48">
        <w:t xml:space="preserve"> </w:t>
      </w:r>
    </w:p>
    <w:p w14:paraId="168B5244" w14:textId="65E60E35" w:rsidR="007F7FEA" w:rsidRDefault="006A71BB" w:rsidP="00325954">
      <w:pPr>
        <w:pStyle w:val="Paragraphedeliste"/>
        <w:numPr>
          <w:ilvl w:val="0"/>
          <w:numId w:val="37"/>
        </w:numPr>
        <w:spacing w:after="60"/>
        <w:ind w:left="714" w:hanging="357"/>
        <w:contextualSpacing w:val="0"/>
        <w:jc w:val="both"/>
      </w:pPr>
      <w:r w:rsidRPr="00297B97">
        <w:rPr>
          <w:b/>
          <w:bCs/>
        </w:rPr>
        <w:t>La couche de données</w:t>
      </w:r>
      <w:r>
        <w:t xml:space="preserve"> (</w:t>
      </w:r>
      <w:r w:rsidRPr="006A71BB">
        <w:rPr>
          <w:i/>
          <w:iCs/>
        </w:rPr>
        <w:t>Data layer</w:t>
      </w:r>
      <w:r>
        <w:t>)</w:t>
      </w:r>
      <w:r w:rsidR="00A35E73">
        <w:t> ; qui contient les données exploitées par la couche de service.</w:t>
      </w:r>
      <w:r w:rsidR="00D22BD2">
        <w:t xml:space="preserve"> Notons que les interfaces n’ont jamais directement accès aux donnée</w:t>
      </w:r>
      <w:r w:rsidR="00164C4D">
        <w:t>s sans passer par la couche de service.</w:t>
      </w:r>
    </w:p>
    <w:p w14:paraId="1B70C0D5" w14:textId="218CD842" w:rsidR="00C265C1" w:rsidRPr="00C265C1" w:rsidRDefault="007F7FEA" w:rsidP="00C265C1">
      <w:pPr>
        <w:pStyle w:val="Paragraphedeliste"/>
        <w:numPr>
          <w:ilvl w:val="0"/>
          <w:numId w:val="37"/>
        </w:numPr>
        <w:spacing w:after="60"/>
        <w:ind w:left="714" w:hanging="357"/>
        <w:contextualSpacing w:val="0"/>
        <w:jc w:val="both"/>
        <w:rPr>
          <w:b/>
          <w:bCs/>
        </w:rPr>
      </w:pPr>
      <w:r w:rsidRPr="00325954">
        <w:rPr>
          <w:b/>
          <w:bCs/>
        </w:rPr>
        <w:t>La couche middleware / support</w:t>
      </w:r>
      <w:r w:rsidR="001B7AF2" w:rsidRPr="00325954">
        <w:t xml:space="preserve"> (</w:t>
      </w:r>
      <w:r w:rsidR="001B7AF2" w:rsidRPr="00325954">
        <w:rPr>
          <w:i/>
          <w:iCs/>
        </w:rPr>
        <w:t xml:space="preserve">Middleware </w:t>
      </w:r>
      <w:r w:rsidR="00325954" w:rsidRPr="00325954">
        <w:rPr>
          <w:i/>
          <w:iCs/>
        </w:rPr>
        <w:t>l</w:t>
      </w:r>
      <w:r w:rsidR="001B7AF2" w:rsidRPr="00325954">
        <w:rPr>
          <w:i/>
          <w:iCs/>
        </w:rPr>
        <w:t>ayer</w:t>
      </w:r>
      <w:r w:rsidR="001B7AF2" w:rsidRPr="00325954">
        <w:t>)</w:t>
      </w:r>
      <w:r w:rsidR="00325954" w:rsidRPr="00325954">
        <w:t xml:space="preserve"> ; qui cont</w:t>
      </w:r>
      <w:r w:rsidR="00325954">
        <w:t>ient l’ensemble des composants transverses (authentification, autorisation, cache de données à accès rapide, API Gateway …).</w:t>
      </w:r>
    </w:p>
    <w:p w14:paraId="33511632" w14:textId="77777777" w:rsidR="00C265C1" w:rsidRPr="00C265C1" w:rsidRDefault="00C265C1" w:rsidP="00C265C1">
      <w:pPr>
        <w:spacing w:after="60"/>
        <w:jc w:val="both"/>
        <w:rPr>
          <w:b/>
          <w:bCs/>
        </w:rPr>
      </w:pPr>
    </w:p>
    <w:p w14:paraId="5A0D8B0C" w14:textId="4633B6D3" w:rsidR="00C265C1" w:rsidRDefault="00504D48" w:rsidP="00874B3D">
      <w:pPr>
        <w:spacing w:line="360" w:lineRule="auto"/>
        <w:jc w:val="both"/>
      </w:pPr>
      <w:r>
        <w:t xml:space="preserve">Le design pattern </w:t>
      </w:r>
      <w:r w:rsidR="00937694">
        <w:t xml:space="preserve">d’architecture logiciel </w:t>
      </w:r>
      <w:r>
        <w:t xml:space="preserve">utilisé sera </w:t>
      </w:r>
      <w:r w:rsidR="00937694">
        <w:t xml:space="preserve">basé sur une approche SOA avec une forte modularité. </w:t>
      </w:r>
    </w:p>
    <w:p w14:paraId="68A06694" w14:textId="35AD0723" w:rsidR="00B764A0" w:rsidRDefault="008126FD" w:rsidP="007F5AB8">
      <w:pPr>
        <w:pStyle w:val="Titre3"/>
      </w:pPr>
      <w:bookmarkStart w:id="118" w:name="_Toc92431585"/>
      <w:r>
        <w:t>Justification de l’approche architecturale</w:t>
      </w:r>
      <w:bookmarkEnd w:id="118"/>
    </w:p>
    <w:p w14:paraId="49F7898E" w14:textId="26C9FC0B" w:rsidR="00C265C1" w:rsidRDefault="00C265C1" w:rsidP="00C265C1">
      <w:pPr>
        <w:pStyle w:val="Titre4"/>
      </w:pPr>
      <w:bookmarkStart w:id="119" w:name="_Toc92431586"/>
      <w:r>
        <w:t>Choix des technologies</w:t>
      </w:r>
      <w:r w:rsidR="001D5BC9">
        <w:t xml:space="preserve"> (PHP/Symfony – Vue.JS)</w:t>
      </w:r>
      <w:bookmarkEnd w:id="119"/>
    </w:p>
    <w:p w14:paraId="0CE83BAD" w14:textId="0686BAB9" w:rsidR="002B6BF9" w:rsidRDefault="002B6BF9" w:rsidP="002B6BF9">
      <w:pPr>
        <w:jc w:val="both"/>
      </w:pPr>
      <w:r>
        <w:t>Les technologies employés sont basées sur le couple PHP/Symfony + Vue.JS. Ce choix est justifié par la présence de ces technologies déjà existantes dans le SI qui serviront de base de code pour les nouveaux outils.</w:t>
      </w:r>
      <w:r>
        <w:br/>
        <w:t xml:space="preserve">Le </w:t>
      </w:r>
      <w:r w:rsidR="00AB36E6">
        <w:t>Framework</w:t>
      </w:r>
      <w:r>
        <w:t xml:space="preserve"> Symfony </w:t>
      </w:r>
      <w:r w:rsidR="00567A5C">
        <w:t xml:space="preserve">(open-source) </w:t>
      </w:r>
      <w:r>
        <w:t>embarque par ailleurs un écosystème complet (notamment un moteur de traitement asynchrone)</w:t>
      </w:r>
      <w:r w:rsidR="00567A5C">
        <w:t xml:space="preserve"> et </w:t>
      </w:r>
      <w:r w:rsidR="00AB36E6">
        <w:t>est activement maintenu</w:t>
      </w:r>
      <w:r w:rsidR="00567A5C">
        <w:t xml:space="preserve"> par une importante comm</w:t>
      </w:r>
      <w:r w:rsidR="009637E9">
        <w:t>un</w:t>
      </w:r>
      <w:r w:rsidR="00567A5C">
        <w:t>auté.</w:t>
      </w:r>
    </w:p>
    <w:p w14:paraId="3E0961A2" w14:textId="64D4F879" w:rsidR="009637E9" w:rsidRPr="00EE5FB3" w:rsidRDefault="005D44ED" w:rsidP="002B6BF9">
      <w:pPr>
        <w:jc w:val="both"/>
      </w:pPr>
      <w:r>
        <w:t xml:space="preserve">La libraire Vue.JS est utilisée pour développer des interfaces réactives facilement et </w:t>
      </w:r>
      <w:r w:rsidR="00C47F20">
        <w:t>dispose-t-elle</w:t>
      </w:r>
      <w:r>
        <w:t xml:space="preserve"> aussi d’un excellent </w:t>
      </w:r>
      <w:r w:rsidR="00C47F20">
        <w:t>écosystème</w:t>
      </w:r>
      <w:r>
        <w:t xml:space="preserve"> (Vuex, VueCLI …) facilitant les développements.</w:t>
      </w:r>
    </w:p>
    <w:p w14:paraId="5335035C" w14:textId="637D1956" w:rsidR="0027695F" w:rsidRDefault="00884BFC" w:rsidP="00B764A0">
      <w:pPr>
        <w:pStyle w:val="Titre4"/>
      </w:pPr>
      <w:bookmarkStart w:id="120" w:name="_Toc92431587"/>
      <w:r>
        <w:t xml:space="preserve">Logiciels accessibles sous forme de </w:t>
      </w:r>
      <w:r w:rsidR="0027695F">
        <w:t>W</w:t>
      </w:r>
      <w:r>
        <w:t>eb</w:t>
      </w:r>
      <w:r w:rsidR="00E332ED">
        <w:t>-</w:t>
      </w:r>
      <w:r w:rsidR="0027695F">
        <w:t>A</w:t>
      </w:r>
      <w:r>
        <w:t>pp (SaaS)</w:t>
      </w:r>
      <w:bookmarkEnd w:id="120"/>
    </w:p>
    <w:p w14:paraId="4AF49772" w14:textId="77777777" w:rsidR="008B0C82" w:rsidRDefault="00C265C1" w:rsidP="00EE5FB3">
      <w:pPr>
        <w:jc w:val="both"/>
      </w:pPr>
      <w:r>
        <w:t>Les interfaces sont accessibles au travers de web-app (construite avec Vue.JS)</w:t>
      </w:r>
      <w:r w:rsidR="00EE5FB3">
        <w:t xml:space="preserve"> afin de simplifier les opérations de maintenance et de mise à jour des logiciels, faciliter le déploiement sur les postes</w:t>
      </w:r>
      <w:r w:rsidR="006B6F31">
        <w:t xml:space="preserve"> opérateur</w:t>
      </w:r>
      <w:r w:rsidR="00EE5FB3">
        <w:t xml:space="preserve"> (un simple navigateur web est nécessaire)</w:t>
      </w:r>
      <w:r w:rsidR="006B6F31">
        <w:t xml:space="preserve"> et réduire les coûts de développement.</w:t>
      </w:r>
    </w:p>
    <w:p w14:paraId="5C3C54CA" w14:textId="5D7775F1" w:rsidR="006B6F31" w:rsidRPr="00937694" w:rsidRDefault="006B6F31" w:rsidP="00EE5FB3">
      <w:pPr>
        <w:jc w:val="both"/>
      </w:pPr>
      <w:r>
        <w:t xml:space="preserve">Les utilisateurs sont déjà habitués à utiliser ne nombreux logiciels SaaS. </w:t>
      </w:r>
    </w:p>
    <w:p w14:paraId="72A47F57" w14:textId="20B8A886" w:rsidR="0027695F" w:rsidRDefault="0027695F" w:rsidP="00B764A0">
      <w:pPr>
        <w:pStyle w:val="Titre4"/>
      </w:pPr>
      <w:bookmarkStart w:id="121" w:name="_Toc92431588"/>
      <w:r>
        <w:t>Sécurité des flux avec OAuth / OIDC</w:t>
      </w:r>
      <w:bookmarkEnd w:id="121"/>
    </w:p>
    <w:p w14:paraId="27CD1FE6" w14:textId="3835D9BF" w:rsidR="00860124" w:rsidRDefault="00860124" w:rsidP="007E0836">
      <w:pPr>
        <w:jc w:val="both"/>
      </w:pPr>
      <w:r>
        <w:t xml:space="preserve">Le Framework d’autorisation OAuth </w:t>
      </w:r>
      <w:r w:rsidR="007E0836">
        <w:t xml:space="preserve">est largement implémenté dans la plupart des outils (notamment les API Gateway et les IAM) et fourni une base solide pour l’implémentation de la sécurité par autorisation dans les API et les logiciels. </w:t>
      </w:r>
    </w:p>
    <w:p w14:paraId="1C449814" w14:textId="7518EDCD" w:rsidR="007E0836" w:rsidRPr="00860124" w:rsidRDefault="007E0836" w:rsidP="007E0836">
      <w:pPr>
        <w:jc w:val="both"/>
      </w:pPr>
      <w:r>
        <w:t>L’extension OIDC</w:t>
      </w:r>
      <w:r w:rsidR="00E362F4">
        <w:t xml:space="preserve"> (OpenID Connect)</w:t>
      </w:r>
      <w:r>
        <w:t>, notamment lorsque le serveur d’autorisation prend en charge le SSO fourni une méthode simple et standardisé pour l’implémentation de l’authentification dans les applications web.</w:t>
      </w:r>
    </w:p>
    <w:p w14:paraId="1818EA45" w14:textId="77777777" w:rsidR="003333A3" w:rsidRPr="003333A3" w:rsidRDefault="003333A3" w:rsidP="003333A3"/>
    <w:p w14:paraId="613A093A" w14:textId="77777777" w:rsidR="00592A50" w:rsidRDefault="0027695F" w:rsidP="00B764A0">
      <w:pPr>
        <w:pStyle w:val="Titre4"/>
      </w:pPr>
      <w:bookmarkStart w:id="122" w:name="_Toc92431589"/>
      <w:r>
        <w:t>Fédération des API autours d’une API Gateway</w:t>
      </w:r>
      <w:bookmarkEnd w:id="122"/>
    </w:p>
    <w:p w14:paraId="4B79C345" w14:textId="2B2C4B11" w:rsidR="0050783D" w:rsidRDefault="0050783D" w:rsidP="004746A3">
      <w:pPr>
        <w:jc w:val="both"/>
      </w:pPr>
      <w:r>
        <w:t xml:space="preserve">Bien que ce type d’architecture ne l’impose pas, l’utilisation d’une API Gateway fait </w:t>
      </w:r>
      <w:del w:id="123" w:author="David EVAN" w:date="2022-01-03T20:20:00Z">
        <w:r w:rsidDel="00C47E6B">
          <w:delText>parti</w:delText>
        </w:r>
      </w:del>
      <w:ins w:id="124" w:author="David EVAN" w:date="2022-01-03T20:20:00Z">
        <w:r w:rsidR="00C47E6B">
          <w:t>partie</w:t>
        </w:r>
      </w:ins>
      <w:r>
        <w:t xml:space="preserve"> des bonnes pratiques dès lors que des API sont utilisées.</w:t>
      </w:r>
    </w:p>
    <w:p w14:paraId="4D3F2346" w14:textId="1EA1DD37" w:rsidR="00BB1F3D" w:rsidRDefault="0050783D" w:rsidP="00BB1F3D">
      <w:pPr>
        <w:jc w:val="both"/>
      </w:pPr>
      <w:r w:rsidRPr="0050783D">
        <w:t>L’API Gateway fourni un ensemble de</w:t>
      </w:r>
      <w:r>
        <w:t xml:space="preserve"> service (contrôle d’authentification et d’autorisation basé sur OAuth, load balancing, gestion des versions, url virtuelles) permettant de décharger la couche service de ces actions. L’évolutivité</w:t>
      </w:r>
      <w:r w:rsidR="001931E4">
        <w:t xml:space="preserve"> et la modulation sont</w:t>
      </w:r>
      <w:r>
        <w:t xml:space="preserve"> par ailleurs </w:t>
      </w:r>
      <w:r w:rsidR="004746A3">
        <w:t>simplifié</w:t>
      </w:r>
      <w:r w:rsidR="00B30A7C">
        <w:t>s</w:t>
      </w:r>
      <w:r w:rsidR="00E22E59">
        <w:t xml:space="preserve"> ce qui en fait un composant à haute valeur ajouté</w:t>
      </w:r>
      <w:r w:rsidR="00532409">
        <w:t>e.</w:t>
      </w:r>
    </w:p>
    <w:p w14:paraId="42B0380F" w14:textId="77777777" w:rsidR="000000D3" w:rsidRDefault="000000D3" w:rsidP="00BB1F3D">
      <w:pPr>
        <w:jc w:val="both"/>
      </w:pPr>
    </w:p>
    <w:p w14:paraId="0DE5B3CE" w14:textId="34A8DD50" w:rsidR="00AB3941" w:rsidRPr="00BB1F3D" w:rsidRDefault="00AB3941" w:rsidP="00BB1F3D">
      <w:pPr>
        <w:pStyle w:val="Titre2"/>
        <w:rPr>
          <w:sz w:val="24"/>
          <w:szCs w:val="24"/>
        </w:rPr>
      </w:pPr>
      <w:bookmarkStart w:id="125" w:name="_Toc92431590"/>
      <w:r>
        <w:t>Outil de ticketing externe</w:t>
      </w:r>
      <w:bookmarkEnd w:id="125"/>
    </w:p>
    <w:p w14:paraId="12C2E229" w14:textId="2AF32E9D" w:rsidR="0088523B" w:rsidRDefault="0088523B" w:rsidP="00974118">
      <w:pPr>
        <w:jc w:val="both"/>
      </w:pPr>
      <w:r>
        <w:t>Le cahier des charges impose l’utilisation d’un outil de ticketing externe. Cet outil de ticketing vise à rendre deux services</w:t>
      </w:r>
      <w:r w:rsidR="00204BB1">
        <w:t xml:space="preserve"> principaux</w:t>
      </w:r>
      <w:r>
        <w:t xml:space="preserve"> : </w:t>
      </w:r>
    </w:p>
    <w:p w14:paraId="37421CC5" w14:textId="77777777" w:rsidR="0088523B" w:rsidRPr="0088523B" w:rsidRDefault="0088523B" w:rsidP="00974118">
      <w:pPr>
        <w:pStyle w:val="Paragraphedeliste"/>
        <w:numPr>
          <w:ilvl w:val="0"/>
          <w:numId w:val="37"/>
        </w:numPr>
        <w:jc w:val="both"/>
        <w:rPr>
          <w:rFonts w:ascii="Open Sans" w:eastAsia="Georgia" w:hAnsi="Open Sans" w:cs="Open Sans"/>
          <w:b/>
          <w:sz w:val="30"/>
          <w:szCs w:val="30"/>
        </w:rPr>
      </w:pPr>
      <w:r>
        <w:t>Centraliser les demandes e-mails des clients avec création de ticket automatique.</w:t>
      </w:r>
    </w:p>
    <w:p w14:paraId="38E7FBD2" w14:textId="77777777" w:rsidR="005A7C3D" w:rsidRPr="005A7C3D" w:rsidRDefault="0088523B" w:rsidP="00974118">
      <w:pPr>
        <w:pStyle w:val="Paragraphedeliste"/>
        <w:numPr>
          <w:ilvl w:val="0"/>
          <w:numId w:val="37"/>
        </w:numPr>
        <w:jc w:val="both"/>
        <w:rPr>
          <w:rFonts w:ascii="Open Sans" w:eastAsia="Georgia" w:hAnsi="Open Sans" w:cs="Open Sans"/>
          <w:b/>
          <w:sz w:val="30"/>
          <w:szCs w:val="30"/>
        </w:rPr>
      </w:pPr>
      <w:r>
        <w:t>Faciliter la collaboration interservices via l’utilisation de ticket dans un outil centralisé.</w:t>
      </w:r>
    </w:p>
    <w:p w14:paraId="03E8A10C" w14:textId="77777777" w:rsidR="00B34860" w:rsidRDefault="005A7C3D" w:rsidP="00974118">
      <w:pPr>
        <w:jc w:val="both"/>
      </w:pPr>
      <w:r>
        <w:t>L’outil choisi devra obligatoirement intégrer ces deux fonctionnalités.</w:t>
      </w:r>
      <w:r w:rsidR="00974118">
        <w:t xml:space="preserve"> Le choix sera par ailleurs justifié en fonction du coût de la solution, de sa réputation, de son ergonomie et de sa capacité à s’intégrer à d’autres outils.</w:t>
      </w:r>
    </w:p>
    <w:tbl>
      <w:tblPr>
        <w:tblW w:w="1105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8" w:type="dxa"/>
          <w:left w:w="70" w:type="dxa"/>
          <w:bottom w:w="68" w:type="dxa"/>
          <w:right w:w="227" w:type="dxa"/>
        </w:tblCellMar>
        <w:tblLook w:val="04A0" w:firstRow="1" w:lastRow="0" w:firstColumn="1" w:lastColumn="0" w:noHBand="0" w:noVBand="1"/>
      </w:tblPr>
      <w:tblGrid>
        <w:gridCol w:w="3403"/>
        <w:gridCol w:w="2551"/>
        <w:gridCol w:w="2551"/>
        <w:gridCol w:w="2552"/>
      </w:tblGrid>
      <w:tr w:rsidR="00B34860" w:rsidRPr="00A73E23" w14:paraId="602CD58E" w14:textId="24255F87" w:rsidTr="00B34860">
        <w:trPr>
          <w:trHeight w:val="397"/>
        </w:trPr>
        <w:tc>
          <w:tcPr>
            <w:tcW w:w="3403" w:type="dxa"/>
            <w:shd w:val="clear" w:color="000000" w:fill="8EA9DB"/>
            <w:vAlign w:val="center"/>
          </w:tcPr>
          <w:p w14:paraId="4B53BE01" w14:textId="52EAF336" w:rsidR="00B34860" w:rsidRPr="00A73E23" w:rsidRDefault="00A573C8" w:rsidP="00B34860">
            <w:pPr>
              <w:spacing w:after="0" w:line="240" w:lineRule="auto"/>
              <w:rPr>
                <w:rFonts w:ascii="Calibri" w:eastAsia="Times New Roman" w:hAnsi="Calibri" w:cs="Calibri"/>
                <w:b/>
                <w:bCs/>
                <w:color w:val="000000"/>
              </w:rPr>
            </w:pPr>
            <w:r>
              <w:rPr>
                <w:rFonts w:ascii="Calibri" w:eastAsia="Times New Roman" w:hAnsi="Calibri" w:cs="Calibri"/>
                <w:b/>
                <w:bCs/>
                <w:color w:val="000000"/>
              </w:rPr>
              <w:t>Fonctionnalité / Produit</w:t>
            </w:r>
          </w:p>
        </w:tc>
        <w:tc>
          <w:tcPr>
            <w:tcW w:w="2551" w:type="dxa"/>
            <w:shd w:val="clear" w:color="000000" w:fill="8EA9DB"/>
            <w:vAlign w:val="center"/>
          </w:tcPr>
          <w:p w14:paraId="66ACFB56" w14:textId="0353E389" w:rsidR="00B34860" w:rsidRDefault="00C278EA"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GROOVE</w:t>
            </w:r>
            <w:r w:rsidR="00A96718">
              <w:rPr>
                <w:rFonts w:ascii="Calibri" w:eastAsia="Times New Roman" w:hAnsi="Calibri" w:cs="Calibri"/>
                <w:b/>
                <w:bCs/>
                <w:color w:val="000000"/>
              </w:rPr>
              <w:t>HQ</w:t>
            </w:r>
          </w:p>
        </w:tc>
        <w:tc>
          <w:tcPr>
            <w:tcW w:w="2551" w:type="dxa"/>
            <w:shd w:val="clear" w:color="auto" w:fill="8EA9DB"/>
            <w:vAlign w:val="center"/>
          </w:tcPr>
          <w:p w14:paraId="1532FD51" w14:textId="4A888D4B"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ZENDESK</w:t>
            </w:r>
          </w:p>
        </w:tc>
        <w:tc>
          <w:tcPr>
            <w:tcW w:w="2552" w:type="dxa"/>
            <w:shd w:val="clear" w:color="auto" w:fill="8EA9DB"/>
            <w:vAlign w:val="center"/>
          </w:tcPr>
          <w:p w14:paraId="48CE7185" w14:textId="39ADAD60"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FRESHDESK</w:t>
            </w:r>
          </w:p>
        </w:tc>
      </w:tr>
      <w:tr w:rsidR="00B34860" w:rsidRPr="00C22DA1" w14:paraId="3A060CEE" w14:textId="32E5CCFD" w:rsidTr="00676E7F">
        <w:trPr>
          <w:trHeight w:val="397"/>
        </w:trPr>
        <w:tc>
          <w:tcPr>
            <w:tcW w:w="3403" w:type="dxa"/>
            <w:shd w:val="clear" w:color="auto" w:fill="auto"/>
            <w:vAlign w:val="center"/>
          </w:tcPr>
          <w:p w14:paraId="33098D37" w14:textId="199A7396" w:rsidR="00B34860" w:rsidRPr="00B34860" w:rsidRDefault="00B34860" w:rsidP="00B34860">
            <w:pPr>
              <w:spacing w:after="0" w:line="240" w:lineRule="auto"/>
            </w:pPr>
            <w:r>
              <w:t>Collaboration en interne</w:t>
            </w:r>
          </w:p>
        </w:tc>
        <w:tc>
          <w:tcPr>
            <w:tcW w:w="2551" w:type="dxa"/>
            <w:vAlign w:val="center"/>
          </w:tcPr>
          <w:p w14:paraId="107B4EA6" w14:textId="09B8A86E" w:rsidR="00B34860" w:rsidRPr="00B34860" w:rsidRDefault="00732626" w:rsidP="00C278EA">
            <w:pPr>
              <w:spacing w:after="0" w:line="240" w:lineRule="auto"/>
              <w:jc w:val="center"/>
            </w:pPr>
            <w:r>
              <w:t>Oui</w:t>
            </w:r>
          </w:p>
        </w:tc>
        <w:tc>
          <w:tcPr>
            <w:tcW w:w="2551" w:type="dxa"/>
            <w:shd w:val="clear" w:color="auto" w:fill="auto"/>
            <w:vAlign w:val="center"/>
          </w:tcPr>
          <w:p w14:paraId="6584FDB6" w14:textId="45846B5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34F5DF4D" w14:textId="40D58269" w:rsidR="00B34860" w:rsidRPr="00B34860" w:rsidRDefault="00732626" w:rsidP="00C278EA">
            <w:pPr>
              <w:spacing w:after="0" w:line="240" w:lineRule="auto"/>
              <w:jc w:val="center"/>
            </w:pPr>
            <w:r>
              <w:t>Oui</w:t>
            </w:r>
          </w:p>
        </w:tc>
      </w:tr>
      <w:tr w:rsidR="00B34860" w:rsidRPr="00C22DA1" w14:paraId="5D48C846" w14:textId="57845B32" w:rsidTr="00676E7F">
        <w:trPr>
          <w:trHeight w:val="397"/>
        </w:trPr>
        <w:tc>
          <w:tcPr>
            <w:tcW w:w="3403" w:type="dxa"/>
            <w:shd w:val="clear" w:color="auto" w:fill="auto"/>
            <w:vAlign w:val="center"/>
          </w:tcPr>
          <w:p w14:paraId="152AC9D3" w14:textId="0221F24D" w:rsidR="00B34860" w:rsidRPr="00B34860" w:rsidRDefault="00B34860" w:rsidP="00B34860">
            <w:pPr>
              <w:spacing w:after="0" w:line="240" w:lineRule="auto"/>
            </w:pPr>
            <w:r>
              <w:t>Support client (</w:t>
            </w:r>
            <w:r w:rsidR="00FB3C6B">
              <w:t>C</w:t>
            </w:r>
            <w:r>
              <w:t>réation automatique de ticket lors de la réception d’un e-mail)</w:t>
            </w:r>
          </w:p>
        </w:tc>
        <w:tc>
          <w:tcPr>
            <w:tcW w:w="2551" w:type="dxa"/>
            <w:vAlign w:val="center"/>
          </w:tcPr>
          <w:p w14:paraId="258D6272" w14:textId="60EB33C1" w:rsidR="00B34860" w:rsidRPr="00B34860" w:rsidRDefault="00732626" w:rsidP="00C278EA">
            <w:pPr>
              <w:spacing w:after="0" w:line="240" w:lineRule="auto"/>
              <w:jc w:val="center"/>
            </w:pPr>
            <w:r>
              <w:t>Oui</w:t>
            </w:r>
          </w:p>
        </w:tc>
        <w:tc>
          <w:tcPr>
            <w:tcW w:w="2551" w:type="dxa"/>
            <w:shd w:val="clear" w:color="auto" w:fill="auto"/>
            <w:vAlign w:val="center"/>
          </w:tcPr>
          <w:p w14:paraId="3C066B22" w14:textId="1D5C700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0BAB7F49" w14:textId="3CC91570" w:rsidR="00B34860" w:rsidRPr="00B34860" w:rsidRDefault="00732626" w:rsidP="00C278EA">
            <w:pPr>
              <w:spacing w:after="0" w:line="240" w:lineRule="auto"/>
              <w:jc w:val="center"/>
            </w:pPr>
            <w:r>
              <w:t>Oui</w:t>
            </w:r>
          </w:p>
        </w:tc>
      </w:tr>
      <w:tr w:rsidR="00C50CE9" w:rsidRPr="00C22DA1" w14:paraId="56CDB1CA" w14:textId="4D3EB922" w:rsidTr="00676E7F">
        <w:trPr>
          <w:trHeight w:val="397"/>
        </w:trPr>
        <w:tc>
          <w:tcPr>
            <w:tcW w:w="3403" w:type="dxa"/>
            <w:shd w:val="clear" w:color="auto" w:fill="auto"/>
            <w:vAlign w:val="center"/>
          </w:tcPr>
          <w:p w14:paraId="4C3805DD" w14:textId="788D76FD" w:rsidR="00C50CE9" w:rsidRPr="00B34860" w:rsidRDefault="00C50CE9" w:rsidP="00C50CE9">
            <w:pPr>
              <w:spacing w:after="0" w:line="240" w:lineRule="auto"/>
            </w:pPr>
            <w:r>
              <w:t>Ergonomie</w:t>
            </w:r>
          </w:p>
        </w:tc>
        <w:tc>
          <w:tcPr>
            <w:tcW w:w="2551" w:type="dxa"/>
            <w:vAlign w:val="center"/>
          </w:tcPr>
          <w:p w14:paraId="1C45C05C" w14:textId="6E9E508A" w:rsidR="00C50CE9" w:rsidRPr="00B34860" w:rsidRDefault="00D83D8B" w:rsidP="00C50CE9">
            <w:pPr>
              <w:spacing w:after="0" w:line="240" w:lineRule="auto"/>
            </w:pPr>
            <w:r w:rsidRPr="00D83D8B">
              <w:rPr>
                <w:noProof/>
              </w:rPr>
              <mc:AlternateContent>
                <mc:Choice Requires="wps">
                  <w:drawing>
                    <wp:anchor distT="0" distB="0" distL="114300" distR="114300" simplePos="0" relativeHeight="251682816" behindDoc="0" locked="0" layoutInCell="1" allowOverlap="1" wp14:anchorId="2BD02051" wp14:editId="0C6C4583">
                      <wp:simplePos x="0" y="0"/>
                      <wp:positionH relativeFrom="column">
                        <wp:posOffset>624840</wp:posOffset>
                      </wp:positionH>
                      <wp:positionV relativeFrom="paragraph">
                        <wp:posOffset>10795</wp:posOffset>
                      </wp:positionV>
                      <wp:extent cx="228600" cy="228600"/>
                      <wp:effectExtent l="57150" t="38100" r="38100" b="95250"/>
                      <wp:wrapNone/>
                      <wp:docPr id="136" name="Étoile : 5 branches 136"/>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CBCE" id="Étoile : 5 branches 136" o:spid="_x0000_s1026" style="position:absolute;margin-left:49.2pt;margin-top:.8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1792" behindDoc="0" locked="0" layoutInCell="1" allowOverlap="1" wp14:anchorId="01A567F9" wp14:editId="2689258A">
                      <wp:simplePos x="0" y="0"/>
                      <wp:positionH relativeFrom="column">
                        <wp:posOffset>271780</wp:posOffset>
                      </wp:positionH>
                      <wp:positionV relativeFrom="paragraph">
                        <wp:posOffset>635</wp:posOffset>
                      </wp:positionV>
                      <wp:extent cx="228600" cy="228600"/>
                      <wp:effectExtent l="57150" t="38100" r="38100" b="95250"/>
                      <wp:wrapNone/>
                      <wp:docPr id="135" name="Étoile : 5 branches 135"/>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3B1B9" id="Étoile : 5 branches 135" o:spid="_x0000_s1026" style="position:absolute;margin-left:21.4pt;margin-top:.05pt;width:1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yFbgIAACcFAAAOAAAAZHJzL2Uyb0RvYy54bWysVF1OGzEQfq/UO1h+L5ukhN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0768" behindDoc="0" locked="0" layoutInCell="1" allowOverlap="1" wp14:anchorId="3D20AA4D" wp14:editId="2B6AE64C">
                      <wp:simplePos x="0" y="0"/>
                      <wp:positionH relativeFrom="column">
                        <wp:posOffset>991870</wp:posOffset>
                      </wp:positionH>
                      <wp:positionV relativeFrom="paragraph">
                        <wp:posOffset>6350</wp:posOffset>
                      </wp:positionV>
                      <wp:extent cx="228600" cy="228600"/>
                      <wp:effectExtent l="57150" t="38100" r="38100" b="95250"/>
                      <wp:wrapNone/>
                      <wp:docPr id="134" name="Étoile : 5 branches 13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670AD" id="Étoile : 5 branches 134" o:spid="_x0000_s1026" style="position:absolute;margin-left:78.1pt;margin-top:.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CFbgIAACcFAAAOAAAAZHJzL2Uyb0RvYy54bWysVF1OGzEQfq/UO1h+L5ukgd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1" w:type="dxa"/>
            <w:shd w:val="clear" w:color="auto" w:fill="auto"/>
            <w:vAlign w:val="center"/>
          </w:tcPr>
          <w:p w14:paraId="3AF1516E" w14:textId="71D1FBED" w:rsidR="00C50CE9" w:rsidRPr="00B34860" w:rsidRDefault="00B51B28" w:rsidP="00C50CE9">
            <w:pPr>
              <w:spacing w:after="0" w:line="240" w:lineRule="auto"/>
            </w:pPr>
            <w:r w:rsidRPr="00A36056">
              <w:rPr>
                <w:noProof/>
              </w:rPr>
              <mc:AlternateContent>
                <mc:Choice Requires="wps">
                  <w:drawing>
                    <wp:anchor distT="0" distB="0" distL="114300" distR="114300" simplePos="0" relativeHeight="251678720" behindDoc="0" locked="0" layoutInCell="1" allowOverlap="1" wp14:anchorId="464B4813" wp14:editId="2634C857">
                      <wp:simplePos x="0" y="0"/>
                      <wp:positionH relativeFrom="column">
                        <wp:posOffset>444500</wp:posOffset>
                      </wp:positionH>
                      <wp:positionV relativeFrom="paragraph">
                        <wp:posOffset>14605</wp:posOffset>
                      </wp:positionV>
                      <wp:extent cx="228600" cy="228600"/>
                      <wp:effectExtent l="57150" t="38100" r="38100" b="95250"/>
                      <wp:wrapNone/>
                      <wp:docPr id="133" name="Étoile : 5 branches 13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0D6C" id="Étoile : 5 branches 133" o:spid="_x0000_s1026" style="position:absolute;margin-left:35pt;margin-top:1.1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A36056">
              <w:rPr>
                <w:noProof/>
              </w:rPr>
              <mc:AlternateContent>
                <mc:Choice Requires="wps">
                  <w:drawing>
                    <wp:anchor distT="0" distB="0" distL="114300" distR="114300" simplePos="0" relativeHeight="251677696" behindDoc="0" locked="0" layoutInCell="1" allowOverlap="1" wp14:anchorId="7D344702" wp14:editId="3E0EF9A7">
                      <wp:simplePos x="0" y="0"/>
                      <wp:positionH relativeFrom="column">
                        <wp:posOffset>811530</wp:posOffset>
                      </wp:positionH>
                      <wp:positionV relativeFrom="paragraph">
                        <wp:posOffset>10160</wp:posOffset>
                      </wp:positionV>
                      <wp:extent cx="228600" cy="228600"/>
                      <wp:effectExtent l="57150" t="38100" r="38100" b="95250"/>
                      <wp:wrapNone/>
                      <wp:docPr id="132" name="Étoile : 5 branches 132"/>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EC7F" id="Étoile : 5 branches 132" o:spid="_x0000_s1026" style="position:absolute;margin-left:63.9pt;margin-top:.8pt;width:1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uGbgIAACc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2" w:type="dxa"/>
            <w:shd w:val="clear" w:color="auto" w:fill="EAF1DD" w:themeFill="accent3" w:themeFillTint="33"/>
            <w:vAlign w:val="center"/>
          </w:tcPr>
          <w:p w14:paraId="7A512E3B" w14:textId="2AA4E013" w:rsidR="00C50CE9" w:rsidRPr="00B34860" w:rsidRDefault="00B51B28" w:rsidP="00C50CE9">
            <w:pPr>
              <w:spacing w:after="0" w:line="240" w:lineRule="auto"/>
            </w:pPr>
            <w:r>
              <w:rPr>
                <w:noProof/>
              </w:rPr>
              <mc:AlternateContent>
                <mc:Choice Requires="wps">
                  <w:drawing>
                    <wp:anchor distT="0" distB="0" distL="114300" distR="114300" simplePos="0" relativeHeight="251671552" behindDoc="0" locked="0" layoutInCell="1" allowOverlap="1" wp14:anchorId="0625E53C" wp14:editId="732180B6">
                      <wp:simplePos x="0" y="0"/>
                      <wp:positionH relativeFrom="column">
                        <wp:posOffset>645160</wp:posOffset>
                      </wp:positionH>
                      <wp:positionV relativeFrom="paragraph">
                        <wp:posOffset>22225</wp:posOffset>
                      </wp:positionV>
                      <wp:extent cx="228600" cy="228600"/>
                      <wp:effectExtent l="57150" t="38100" r="38100" b="95250"/>
                      <wp:wrapNone/>
                      <wp:docPr id="24" name="Étoile : 5 branches 2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523BE" id="Étoile : 5 branches 24" o:spid="_x0000_s1026" style="position:absolute;margin-left:50.8pt;margin-top:1.75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Pr>
                <w:noProof/>
              </w:rPr>
              <mc:AlternateContent>
                <mc:Choice Requires="wps">
                  <w:drawing>
                    <wp:anchor distT="0" distB="0" distL="114300" distR="114300" simplePos="0" relativeHeight="251667456" behindDoc="0" locked="0" layoutInCell="1" allowOverlap="1" wp14:anchorId="42BB9216" wp14:editId="2771C7A4">
                      <wp:simplePos x="0" y="0"/>
                      <wp:positionH relativeFrom="column">
                        <wp:posOffset>1012190</wp:posOffset>
                      </wp:positionH>
                      <wp:positionV relativeFrom="paragraph">
                        <wp:posOffset>17780</wp:posOffset>
                      </wp:positionV>
                      <wp:extent cx="228600" cy="228600"/>
                      <wp:effectExtent l="57150" t="38100" r="38100" b="95250"/>
                      <wp:wrapNone/>
                      <wp:docPr id="20" name="Étoile : 5 branches 20"/>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DB64" id="Étoile : 5 branches 20" o:spid="_x0000_s1026" style="position:absolute;margin-left:79.7pt;margin-top:1.4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00A36056">
              <w:rPr>
                <w:noProof/>
              </w:rPr>
              <mc:AlternateContent>
                <mc:Choice Requires="wps">
                  <w:drawing>
                    <wp:anchor distT="0" distB="0" distL="114300" distR="114300" simplePos="0" relativeHeight="251669504" behindDoc="0" locked="0" layoutInCell="1" allowOverlap="1" wp14:anchorId="719296D8" wp14:editId="1E39D40A">
                      <wp:simplePos x="0" y="0"/>
                      <wp:positionH relativeFrom="column">
                        <wp:posOffset>305435</wp:posOffset>
                      </wp:positionH>
                      <wp:positionV relativeFrom="paragraph">
                        <wp:posOffset>15875</wp:posOffset>
                      </wp:positionV>
                      <wp:extent cx="228600" cy="228600"/>
                      <wp:effectExtent l="57150" t="38100" r="38100" b="95250"/>
                      <wp:wrapNone/>
                      <wp:docPr id="23" name="Étoile : 5 branches 2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AB66" id="Étoile : 5 branches 23" o:spid="_x0000_s1026" style="position:absolute;margin-left:24.05pt;margin-top:1.2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aIbQIAACU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r>
      <w:tr w:rsidR="00C50CE9" w:rsidRPr="00C22DA1" w14:paraId="16F39CDF" w14:textId="77777777" w:rsidTr="00676E7F">
        <w:trPr>
          <w:trHeight w:val="397"/>
        </w:trPr>
        <w:tc>
          <w:tcPr>
            <w:tcW w:w="3403" w:type="dxa"/>
            <w:shd w:val="clear" w:color="auto" w:fill="auto"/>
            <w:vAlign w:val="center"/>
          </w:tcPr>
          <w:p w14:paraId="6389124F" w14:textId="0EAD7AF1" w:rsidR="00C50CE9" w:rsidRDefault="00C50CE9" w:rsidP="00C50CE9">
            <w:pPr>
              <w:spacing w:after="0" w:line="240" w:lineRule="auto"/>
            </w:pPr>
            <w:r>
              <w:t xml:space="preserve">Disponibilité en </w:t>
            </w:r>
            <w:r w:rsidR="00DD78C9">
              <w:t>F</w:t>
            </w:r>
            <w:r>
              <w:t>rançais</w:t>
            </w:r>
          </w:p>
        </w:tc>
        <w:tc>
          <w:tcPr>
            <w:tcW w:w="2551" w:type="dxa"/>
            <w:vAlign w:val="center"/>
          </w:tcPr>
          <w:p w14:paraId="1C903F30" w14:textId="7D9709F8" w:rsidR="00C50CE9" w:rsidRPr="00B34860" w:rsidRDefault="00D7427F" w:rsidP="00C278EA">
            <w:pPr>
              <w:spacing w:after="0" w:line="240" w:lineRule="auto"/>
              <w:jc w:val="center"/>
            </w:pPr>
            <w:r>
              <w:t>Non</w:t>
            </w:r>
          </w:p>
        </w:tc>
        <w:tc>
          <w:tcPr>
            <w:tcW w:w="2551" w:type="dxa"/>
            <w:shd w:val="clear" w:color="auto" w:fill="auto"/>
            <w:vAlign w:val="center"/>
          </w:tcPr>
          <w:p w14:paraId="64D4C9C9" w14:textId="1D5B9009" w:rsidR="00C50CE9" w:rsidRPr="00B34860" w:rsidRDefault="00C278EA" w:rsidP="00C278EA">
            <w:pPr>
              <w:spacing w:after="0" w:line="240" w:lineRule="auto"/>
              <w:jc w:val="center"/>
            </w:pPr>
            <w:r>
              <w:t>Oui</w:t>
            </w:r>
          </w:p>
        </w:tc>
        <w:tc>
          <w:tcPr>
            <w:tcW w:w="2552" w:type="dxa"/>
            <w:shd w:val="clear" w:color="auto" w:fill="EAF1DD" w:themeFill="accent3" w:themeFillTint="33"/>
            <w:vAlign w:val="center"/>
          </w:tcPr>
          <w:p w14:paraId="524E0A72" w14:textId="367A216E" w:rsidR="00C50CE9" w:rsidRPr="00B34860" w:rsidRDefault="00C278EA" w:rsidP="00C278EA">
            <w:pPr>
              <w:spacing w:after="0" w:line="240" w:lineRule="auto"/>
              <w:jc w:val="center"/>
            </w:pPr>
            <w:r>
              <w:t>Oui</w:t>
            </w:r>
          </w:p>
        </w:tc>
      </w:tr>
      <w:tr w:rsidR="00C50CE9" w:rsidRPr="00C22DA1" w14:paraId="5F31DA5F" w14:textId="17678852" w:rsidTr="00676E7F">
        <w:trPr>
          <w:trHeight w:val="397"/>
        </w:trPr>
        <w:tc>
          <w:tcPr>
            <w:tcW w:w="3403" w:type="dxa"/>
            <w:shd w:val="clear" w:color="auto" w:fill="auto"/>
            <w:vAlign w:val="center"/>
          </w:tcPr>
          <w:p w14:paraId="2C2A8181" w14:textId="59743C6B" w:rsidR="00C50CE9" w:rsidRPr="00B34860" w:rsidRDefault="00C50CE9" w:rsidP="00C50CE9">
            <w:pPr>
              <w:spacing w:after="0" w:line="240" w:lineRule="auto"/>
            </w:pPr>
            <w:r>
              <w:t>Intégration aux outils tiers</w:t>
            </w:r>
          </w:p>
        </w:tc>
        <w:tc>
          <w:tcPr>
            <w:tcW w:w="2551" w:type="dxa"/>
            <w:vAlign w:val="center"/>
          </w:tcPr>
          <w:p w14:paraId="75B6F3A6" w14:textId="685BE6DF" w:rsidR="00C50CE9" w:rsidRPr="00B34860" w:rsidRDefault="00A23402" w:rsidP="00C278EA">
            <w:pPr>
              <w:spacing w:after="0" w:line="240" w:lineRule="auto"/>
              <w:jc w:val="center"/>
            </w:pPr>
            <w:r>
              <w:t>Oui</w:t>
            </w:r>
          </w:p>
        </w:tc>
        <w:tc>
          <w:tcPr>
            <w:tcW w:w="2551" w:type="dxa"/>
            <w:shd w:val="clear" w:color="auto" w:fill="auto"/>
            <w:vAlign w:val="center"/>
          </w:tcPr>
          <w:p w14:paraId="06AE1394" w14:textId="5E6B5877" w:rsidR="00C50CE9" w:rsidRPr="00B34860" w:rsidRDefault="00A23402" w:rsidP="00C278EA">
            <w:pPr>
              <w:spacing w:after="0" w:line="240" w:lineRule="auto"/>
              <w:jc w:val="center"/>
            </w:pPr>
            <w:r>
              <w:t>Oui</w:t>
            </w:r>
          </w:p>
        </w:tc>
        <w:tc>
          <w:tcPr>
            <w:tcW w:w="2552" w:type="dxa"/>
            <w:shd w:val="clear" w:color="auto" w:fill="EAF1DD" w:themeFill="accent3" w:themeFillTint="33"/>
            <w:vAlign w:val="center"/>
          </w:tcPr>
          <w:p w14:paraId="79E56111" w14:textId="4E052BF8" w:rsidR="00C50CE9" w:rsidRPr="00B34860" w:rsidRDefault="00A23402" w:rsidP="00C278EA">
            <w:pPr>
              <w:spacing w:after="0" w:line="240" w:lineRule="auto"/>
              <w:jc w:val="center"/>
            </w:pPr>
            <w:r>
              <w:t>Oui</w:t>
            </w:r>
          </w:p>
        </w:tc>
      </w:tr>
      <w:tr w:rsidR="00A573C8" w:rsidRPr="00C22DA1" w14:paraId="6E16A8BE" w14:textId="77777777" w:rsidTr="00676E7F">
        <w:trPr>
          <w:trHeight w:val="397"/>
        </w:trPr>
        <w:tc>
          <w:tcPr>
            <w:tcW w:w="3403" w:type="dxa"/>
            <w:shd w:val="clear" w:color="auto" w:fill="auto"/>
            <w:vAlign w:val="center"/>
          </w:tcPr>
          <w:p w14:paraId="471512D7" w14:textId="1BB6F81F" w:rsidR="00A573C8" w:rsidRDefault="00A573C8" w:rsidP="00C50CE9">
            <w:pPr>
              <w:spacing w:after="0" w:line="240" w:lineRule="auto"/>
            </w:pPr>
            <w:r>
              <w:t>SSO (avec OIDC</w:t>
            </w:r>
            <w:r w:rsidR="00390EDD">
              <w:t xml:space="preserve"> - JWT</w:t>
            </w:r>
            <w:r>
              <w:t xml:space="preserve"> externe)</w:t>
            </w:r>
          </w:p>
        </w:tc>
        <w:tc>
          <w:tcPr>
            <w:tcW w:w="2551" w:type="dxa"/>
            <w:vAlign w:val="center"/>
          </w:tcPr>
          <w:p w14:paraId="0E80AAC9" w14:textId="59BEC9C4" w:rsidR="00A573C8" w:rsidRPr="00B34860" w:rsidRDefault="00E233B8" w:rsidP="00C278EA">
            <w:pPr>
              <w:spacing w:after="0" w:line="240" w:lineRule="auto"/>
              <w:jc w:val="center"/>
            </w:pPr>
            <w:r>
              <w:t>Oui</w:t>
            </w:r>
          </w:p>
        </w:tc>
        <w:tc>
          <w:tcPr>
            <w:tcW w:w="2551" w:type="dxa"/>
            <w:shd w:val="clear" w:color="auto" w:fill="auto"/>
            <w:vAlign w:val="center"/>
          </w:tcPr>
          <w:p w14:paraId="79249671" w14:textId="71196F7A" w:rsidR="00A573C8" w:rsidRPr="00B34860" w:rsidRDefault="00164407" w:rsidP="00C278EA">
            <w:pPr>
              <w:spacing w:after="0" w:line="240" w:lineRule="auto"/>
              <w:jc w:val="center"/>
            </w:pPr>
            <w:r>
              <w:t>Oui</w:t>
            </w:r>
          </w:p>
        </w:tc>
        <w:tc>
          <w:tcPr>
            <w:tcW w:w="2552" w:type="dxa"/>
            <w:shd w:val="clear" w:color="auto" w:fill="EAF1DD" w:themeFill="accent3" w:themeFillTint="33"/>
            <w:vAlign w:val="center"/>
          </w:tcPr>
          <w:p w14:paraId="0BAC5A73" w14:textId="4F02652F" w:rsidR="00A573C8" w:rsidRPr="00B34860" w:rsidRDefault="00611D21" w:rsidP="00C278EA">
            <w:pPr>
              <w:spacing w:after="0" w:line="240" w:lineRule="auto"/>
              <w:jc w:val="center"/>
            </w:pPr>
            <w:r>
              <w:t>Oui</w:t>
            </w:r>
          </w:p>
        </w:tc>
      </w:tr>
      <w:tr w:rsidR="00C50CE9" w:rsidRPr="00511399" w14:paraId="1A55529D" w14:textId="6FC9BA9D" w:rsidTr="00676E7F">
        <w:trPr>
          <w:trHeight w:val="397"/>
        </w:trPr>
        <w:tc>
          <w:tcPr>
            <w:tcW w:w="3403" w:type="dxa"/>
            <w:shd w:val="clear" w:color="auto" w:fill="auto"/>
            <w:vAlign w:val="center"/>
          </w:tcPr>
          <w:p w14:paraId="169364E7" w14:textId="3749356E" w:rsidR="00C50CE9" w:rsidRPr="00B34860" w:rsidRDefault="00C50CE9" w:rsidP="00C50CE9">
            <w:pPr>
              <w:spacing w:after="0" w:line="240" w:lineRule="auto"/>
            </w:pPr>
            <w:r w:rsidRPr="00B34860">
              <w:t>Coût (pour 20 licences utilisateurs)</w:t>
            </w:r>
          </w:p>
        </w:tc>
        <w:tc>
          <w:tcPr>
            <w:tcW w:w="2551" w:type="dxa"/>
            <w:vAlign w:val="center"/>
          </w:tcPr>
          <w:p w14:paraId="2F92A518" w14:textId="33E04679" w:rsidR="00C50CE9" w:rsidRPr="00B34860" w:rsidRDefault="001B3E7A" w:rsidP="00C278EA">
            <w:pPr>
              <w:spacing w:after="0" w:line="240" w:lineRule="auto"/>
              <w:jc w:val="center"/>
            </w:pPr>
            <w:r>
              <w:t>~620 EUR / Mois</w:t>
            </w:r>
          </w:p>
        </w:tc>
        <w:tc>
          <w:tcPr>
            <w:tcW w:w="2551" w:type="dxa"/>
            <w:shd w:val="clear" w:color="auto" w:fill="auto"/>
            <w:vAlign w:val="center"/>
          </w:tcPr>
          <w:p w14:paraId="27D465E2" w14:textId="61A4D205" w:rsidR="00C50CE9" w:rsidRPr="00B34860" w:rsidRDefault="001B3E7A" w:rsidP="00C278EA">
            <w:pPr>
              <w:keepNext/>
              <w:spacing w:after="0" w:line="240" w:lineRule="auto"/>
              <w:jc w:val="center"/>
            </w:pPr>
            <w:r>
              <w:t>~980 EUR / Mois</w:t>
            </w:r>
          </w:p>
        </w:tc>
        <w:tc>
          <w:tcPr>
            <w:tcW w:w="2552" w:type="dxa"/>
            <w:shd w:val="clear" w:color="auto" w:fill="EAF1DD" w:themeFill="accent3" w:themeFillTint="33"/>
            <w:vAlign w:val="center"/>
          </w:tcPr>
          <w:p w14:paraId="2909198A" w14:textId="03402256" w:rsidR="00C50CE9" w:rsidRPr="00B34860" w:rsidRDefault="001B3E7A" w:rsidP="00C278EA">
            <w:pPr>
              <w:keepNext/>
              <w:spacing w:after="0" w:line="240" w:lineRule="auto"/>
              <w:jc w:val="center"/>
            </w:pPr>
            <w:r>
              <w:t>~980 EUR / Mois</w:t>
            </w:r>
          </w:p>
        </w:tc>
      </w:tr>
      <w:tr w:rsidR="007C0A2C" w:rsidRPr="00511399" w14:paraId="77863A4B" w14:textId="77777777" w:rsidTr="00676E7F">
        <w:trPr>
          <w:trHeight w:val="397"/>
        </w:trPr>
        <w:tc>
          <w:tcPr>
            <w:tcW w:w="3403" w:type="dxa"/>
            <w:shd w:val="clear" w:color="auto" w:fill="auto"/>
            <w:vAlign w:val="center"/>
          </w:tcPr>
          <w:p w14:paraId="3C697DF7" w14:textId="2A33B1D7" w:rsidR="007C0A2C" w:rsidRPr="00B34860" w:rsidRDefault="007C0A2C" w:rsidP="00C50CE9">
            <w:pPr>
              <w:spacing w:after="0" w:line="240" w:lineRule="auto"/>
            </w:pPr>
            <w:r>
              <w:t>RGPD Compliant</w:t>
            </w:r>
          </w:p>
        </w:tc>
        <w:tc>
          <w:tcPr>
            <w:tcW w:w="2551" w:type="dxa"/>
            <w:vAlign w:val="center"/>
          </w:tcPr>
          <w:p w14:paraId="36122E12" w14:textId="19F109EF" w:rsidR="007C0A2C" w:rsidRPr="00B34860" w:rsidRDefault="008C5D44" w:rsidP="00C278EA">
            <w:pPr>
              <w:spacing w:after="0" w:line="240" w:lineRule="auto"/>
              <w:jc w:val="center"/>
            </w:pPr>
            <w:r>
              <w:t>?</w:t>
            </w:r>
          </w:p>
        </w:tc>
        <w:tc>
          <w:tcPr>
            <w:tcW w:w="2551" w:type="dxa"/>
            <w:shd w:val="clear" w:color="auto" w:fill="auto"/>
            <w:vAlign w:val="center"/>
          </w:tcPr>
          <w:p w14:paraId="727E2AFF" w14:textId="586A64B0" w:rsidR="007C0A2C" w:rsidRPr="00B34860" w:rsidRDefault="008C5D44" w:rsidP="00C278EA">
            <w:pPr>
              <w:keepNext/>
              <w:spacing w:after="0" w:line="240" w:lineRule="auto"/>
              <w:jc w:val="center"/>
            </w:pPr>
            <w:r>
              <w:t>Oui</w:t>
            </w:r>
          </w:p>
        </w:tc>
        <w:tc>
          <w:tcPr>
            <w:tcW w:w="2552" w:type="dxa"/>
            <w:shd w:val="clear" w:color="auto" w:fill="EAF1DD" w:themeFill="accent3" w:themeFillTint="33"/>
            <w:vAlign w:val="center"/>
          </w:tcPr>
          <w:p w14:paraId="6D447D42" w14:textId="3DBA0A9A" w:rsidR="007C0A2C" w:rsidRPr="00B34860" w:rsidRDefault="008C5D44" w:rsidP="00C278EA">
            <w:pPr>
              <w:keepNext/>
              <w:spacing w:after="0" w:line="240" w:lineRule="auto"/>
              <w:jc w:val="center"/>
            </w:pPr>
            <w:r>
              <w:t>Oui</w:t>
            </w:r>
          </w:p>
        </w:tc>
      </w:tr>
    </w:tbl>
    <w:p w14:paraId="00FA3639" w14:textId="06341707" w:rsidR="00A67DD9" w:rsidRDefault="00A67DD9">
      <w:pPr>
        <w:pStyle w:val="Lgende"/>
      </w:pPr>
      <w:bookmarkStart w:id="126" w:name="_Toc92133573"/>
      <w:r>
        <w:t xml:space="preserve">Tableau </w:t>
      </w:r>
      <w:r w:rsidR="000155D2">
        <w:fldChar w:fldCharType="begin"/>
      </w:r>
      <w:r w:rsidR="000155D2">
        <w:instrText xml:space="preserve"> SEQ Tableau \* ARABIC </w:instrText>
      </w:r>
      <w:r w:rsidR="000155D2">
        <w:fldChar w:fldCharType="separate"/>
      </w:r>
      <w:r w:rsidR="00642E53">
        <w:rPr>
          <w:noProof/>
        </w:rPr>
        <w:t>7</w:t>
      </w:r>
      <w:r w:rsidR="000155D2">
        <w:rPr>
          <w:noProof/>
        </w:rPr>
        <w:fldChar w:fldCharType="end"/>
      </w:r>
      <w:del w:id="127" w:author="David EVAN" w:date="2022-01-03T20:17:00Z">
        <w:r w:rsidDel="00A32181">
          <w:delText xml:space="preserve"> </w:delText>
        </w:r>
      </w:del>
      <w:ins w:id="128" w:author="David EVAN" w:date="2022-01-03T20:17:00Z">
        <w:r w:rsidR="00A32181">
          <w:t> </w:t>
        </w:r>
      </w:ins>
      <w:del w:id="129" w:author="David EVAN" w:date="2022-01-03T20:17:00Z">
        <w:r w:rsidDel="00A32181">
          <w:delText>-</w:delText>
        </w:r>
      </w:del>
      <w:ins w:id="130" w:author="David EVAN" w:date="2022-01-03T20:17:00Z">
        <w:r w:rsidR="00A32181">
          <w:t>:</w:t>
        </w:r>
      </w:ins>
      <w:r>
        <w:t xml:space="preserve"> Table de comparaison des outils de ticketing du marché</w:t>
      </w:r>
      <w:bookmarkEnd w:id="126"/>
    </w:p>
    <w:p w14:paraId="0CEF3BEA" w14:textId="6DD421FB" w:rsidR="00822504" w:rsidRDefault="00184D83" w:rsidP="00184D83">
      <w:pPr>
        <w:pStyle w:val="Titre2"/>
      </w:pPr>
      <w:bookmarkStart w:id="131" w:name="_Toc92431591"/>
      <w:r>
        <w:lastRenderedPageBreak/>
        <w:t xml:space="preserve">Exigences </w:t>
      </w:r>
      <w:r w:rsidR="008379A2">
        <w:t>de l’</w:t>
      </w:r>
      <w:r>
        <w:t>architecture</w:t>
      </w:r>
      <w:r w:rsidR="00400B8C">
        <w:t xml:space="preserve"> cible</w:t>
      </w:r>
      <w:bookmarkEnd w:id="131"/>
    </w:p>
    <w:p w14:paraId="7FE52FF1" w14:textId="483EE4A2" w:rsidR="00394822" w:rsidRPr="00394822" w:rsidRDefault="005A49A0" w:rsidP="005A49A0">
      <w:pPr>
        <w:jc w:val="both"/>
      </w:pPr>
      <w:r>
        <w:t xml:space="preserve">Le catalogue ci-après fourni la liste des exigences d’architecture (haut niveau) pour la nouvelle architecture. Ce catalogue </w:t>
      </w:r>
      <w:r w:rsidR="00A161B9">
        <w:t xml:space="preserve">a été </w:t>
      </w:r>
      <w:r w:rsidR="000A7A04">
        <w:t xml:space="preserve">créé </w:t>
      </w:r>
      <w:r w:rsidR="00A161B9">
        <w:t>en s’appuyant</w:t>
      </w:r>
      <w:r>
        <w:t xml:space="preserve"> sur les évaluations de l’architecture de référence</w:t>
      </w:r>
      <w:r w:rsidR="000E5E7B">
        <w:t xml:space="preserve"> et les bonnes pratiques générales d’architecture</w:t>
      </w:r>
      <w:r>
        <w:t>.</w:t>
      </w:r>
    </w:p>
    <w:tbl>
      <w:tblPr>
        <w:tblW w:w="10949"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2018"/>
        <w:gridCol w:w="6521"/>
      </w:tblGrid>
      <w:tr w:rsidR="005E3194" w14:paraId="497D2D69" w14:textId="77777777" w:rsidTr="00636316">
        <w:trPr>
          <w:trHeight w:val="397"/>
        </w:trPr>
        <w:tc>
          <w:tcPr>
            <w:tcW w:w="1560" w:type="dxa"/>
            <w:tcBorders>
              <w:top w:val="single" w:sz="4" w:space="0" w:color="auto"/>
              <w:left w:val="single" w:sz="4" w:space="0" w:color="auto"/>
              <w:bottom w:val="single" w:sz="8" w:space="0" w:color="auto"/>
            </w:tcBorders>
            <w:shd w:val="clear" w:color="auto" w:fill="8EA9DB"/>
            <w:vAlign w:val="center"/>
          </w:tcPr>
          <w:p w14:paraId="536E3D78" w14:textId="77777777" w:rsidR="005E3194" w:rsidRPr="00A73E23" w:rsidRDefault="005E3194" w:rsidP="00A679F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Catégorie</w:t>
            </w:r>
          </w:p>
        </w:tc>
        <w:tc>
          <w:tcPr>
            <w:tcW w:w="850" w:type="dxa"/>
            <w:tcBorders>
              <w:top w:val="single" w:sz="4" w:space="0" w:color="auto"/>
              <w:bottom w:val="single" w:sz="8" w:space="0" w:color="auto"/>
              <w:right w:val="nil"/>
            </w:tcBorders>
            <w:shd w:val="clear" w:color="auto" w:fill="8EA9DB"/>
            <w:vAlign w:val="center"/>
          </w:tcPr>
          <w:p w14:paraId="473904F4" w14:textId="77777777" w:rsidR="005E3194" w:rsidRDefault="005E3194" w:rsidP="00A679F2">
            <w:pPr>
              <w:spacing w:after="0" w:line="240" w:lineRule="auto"/>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2018" w:type="dxa"/>
            <w:tcBorders>
              <w:top w:val="single" w:sz="4" w:space="0" w:color="auto"/>
              <w:left w:val="nil"/>
              <w:bottom w:val="single" w:sz="8" w:space="0" w:color="auto"/>
            </w:tcBorders>
            <w:shd w:val="clear" w:color="auto" w:fill="8EA9DB"/>
            <w:vAlign w:val="center"/>
            <w:hideMark/>
          </w:tcPr>
          <w:p w14:paraId="717FCEBE" w14:textId="77777777" w:rsidR="005E3194" w:rsidRPr="00A73E23"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Type</w:t>
            </w:r>
          </w:p>
        </w:tc>
        <w:tc>
          <w:tcPr>
            <w:tcW w:w="6521" w:type="dxa"/>
            <w:tcBorders>
              <w:top w:val="single" w:sz="4" w:space="0" w:color="auto"/>
              <w:bottom w:val="single" w:sz="8" w:space="0" w:color="auto"/>
              <w:right w:val="single" w:sz="4" w:space="0" w:color="auto"/>
            </w:tcBorders>
            <w:shd w:val="clear" w:color="auto" w:fill="8EA9DB"/>
            <w:vAlign w:val="center"/>
          </w:tcPr>
          <w:p w14:paraId="4F2B4183" w14:textId="77777777" w:rsidR="005E3194"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Spécification</w:t>
            </w:r>
          </w:p>
        </w:tc>
      </w:tr>
      <w:tr w:rsidR="00BF12AA" w:rsidRPr="00CB7483" w14:paraId="7CB988A4" w14:textId="77777777" w:rsidTr="00636316">
        <w:trPr>
          <w:trHeight w:val="20"/>
        </w:trPr>
        <w:tc>
          <w:tcPr>
            <w:tcW w:w="1560" w:type="dxa"/>
            <w:vMerge w:val="restart"/>
            <w:tcBorders>
              <w:top w:val="single" w:sz="8" w:space="0" w:color="auto"/>
              <w:left w:val="single" w:sz="4" w:space="0" w:color="auto"/>
              <w:right w:val="single" w:sz="4" w:space="0" w:color="auto"/>
            </w:tcBorders>
            <w:shd w:val="clear" w:color="auto" w:fill="auto"/>
            <w:vAlign w:val="center"/>
          </w:tcPr>
          <w:p w14:paraId="6243E16B" w14:textId="71A220C1" w:rsidR="00BF12AA" w:rsidRPr="00CB7483" w:rsidRDefault="00BF12AA" w:rsidP="00A679F2">
            <w:pPr>
              <w:spacing w:after="0" w:line="240" w:lineRule="auto"/>
              <w:jc w:val="center"/>
              <w:rPr>
                <w:b/>
                <w:bCs/>
              </w:rPr>
            </w:pPr>
            <w:r w:rsidRPr="00CB7483">
              <w:rPr>
                <w:b/>
                <w:bCs/>
              </w:rPr>
              <w:t>Architecture</w:t>
            </w:r>
          </w:p>
        </w:tc>
        <w:tc>
          <w:tcPr>
            <w:tcW w:w="850" w:type="dxa"/>
            <w:tcBorders>
              <w:top w:val="single" w:sz="8" w:space="0" w:color="auto"/>
              <w:left w:val="single" w:sz="4" w:space="0" w:color="auto"/>
              <w:bottom w:val="single" w:sz="4" w:space="0" w:color="auto"/>
            </w:tcBorders>
            <w:vAlign w:val="center"/>
          </w:tcPr>
          <w:p w14:paraId="612BC2A0" w14:textId="6C7CE9EB" w:rsidR="00BF12AA" w:rsidRPr="00CB7483" w:rsidRDefault="004751BA" w:rsidP="00A679F2">
            <w:pPr>
              <w:autoSpaceDE w:val="0"/>
              <w:autoSpaceDN w:val="0"/>
              <w:adjustRightInd w:val="0"/>
              <w:spacing w:after="0" w:line="240" w:lineRule="auto"/>
              <w:jc w:val="center"/>
              <w:rPr>
                <w:rFonts w:ascii="Calibri" w:hAnsi="Calibri" w:cs="Calibri"/>
              </w:rPr>
            </w:pPr>
            <w:r>
              <w:rPr>
                <w:b/>
                <w:bCs/>
              </w:rPr>
              <w:t>AR</w:t>
            </w:r>
            <w:r w:rsidR="00BF12AA" w:rsidRPr="00CB7483">
              <w:rPr>
                <w:b/>
                <w:bCs/>
              </w:rPr>
              <w:t>1</w:t>
            </w:r>
          </w:p>
        </w:tc>
        <w:tc>
          <w:tcPr>
            <w:tcW w:w="2018" w:type="dxa"/>
            <w:tcBorders>
              <w:top w:val="single" w:sz="8" w:space="0" w:color="auto"/>
              <w:bottom w:val="single" w:sz="4" w:space="0" w:color="auto"/>
            </w:tcBorders>
            <w:shd w:val="clear" w:color="auto" w:fill="auto"/>
            <w:vAlign w:val="center"/>
          </w:tcPr>
          <w:p w14:paraId="66D65E85" w14:textId="77777777" w:rsidR="00BF12AA" w:rsidRPr="00CB7483" w:rsidRDefault="00BF12AA" w:rsidP="00A679F2">
            <w:pPr>
              <w:spacing w:after="0" w:line="240" w:lineRule="auto"/>
              <w:jc w:val="both"/>
            </w:pPr>
            <w:r w:rsidRPr="00CB7483">
              <w:t>Gouvernance</w:t>
            </w:r>
          </w:p>
        </w:tc>
        <w:tc>
          <w:tcPr>
            <w:tcW w:w="6521" w:type="dxa"/>
            <w:tcBorders>
              <w:top w:val="single" w:sz="8" w:space="0" w:color="auto"/>
              <w:bottom w:val="single" w:sz="4" w:space="0" w:color="auto"/>
              <w:right w:val="single" w:sz="4" w:space="0" w:color="auto"/>
            </w:tcBorders>
            <w:vAlign w:val="center"/>
          </w:tcPr>
          <w:p w14:paraId="48F511D2" w14:textId="302DD1B4" w:rsidR="00BF12AA" w:rsidRPr="00CB7483" w:rsidRDefault="00BF12AA" w:rsidP="00A679F2">
            <w:pPr>
              <w:spacing w:after="0" w:line="240" w:lineRule="auto"/>
              <w:jc w:val="both"/>
            </w:pPr>
            <w:r w:rsidRPr="00CB7483">
              <w:t>Une gouvernance de l’architecture doit être défini au sein de l’entreprise. Les missions principales de la gouvernance porteront sur la conception et le contrôle de conformité de l’architecture</w:t>
            </w:r>
            <w:r>
              <w:t xml:space="preserve"> SI et business.</w:t>
            </w:r>
          </w:p>
        </w:tc>
      </w:tr>
      <w:tr w:rsidR="00BF12AA" w:rsidRPr="00CB7483" w14:paraId="342ECDC5"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74BBF63C"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9E242F9" w14:textId="4D96ABA3"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2</w:t>
            </w:r>
          </w:p>
        </w:tc>
        <w:tc>
          <w:tcPr>
            <w:tcW w:w="2018" w:type="dxa"/>
            <w:tcBorders>
              <w:top w:val="single" w:sz="8" w:space="0" w:color="auto"/>
              <w:bottom w:val="single" w:sz="4" w:space="0" w:color="auto"/>
            </w:tcBorders>
            <w:shd w:val="clear" w:color="auto" w:fill="auto"/>
            <w:vAlign w:val="center"/>
          </w:tcPr>
          <w:p w14:paraId="283028F2" w14:textId="77777777" w:rsidR="00BF12AA" w:rsidRPr="00CB7483" w:rsidRDefault="00BF12AA" w:rsidP="00A679F2">
            <w:pPr>
              <w:spacing w:after="0" w:line="240" w:lineRule="auto"/>
              <w:jc w:val="both"/>
            </w:pPr>
            <w:r>
              <w:t>Design Pattern</w:t>
            </w:r>
          </w:p>
        </w:tc>
        <w:tc>
          <w:tcPr>
            <w:tcW w:w="6521" w:type="dxa"/>
            <w:tcBorders>
              <w:top w:val="single" w:sz="8" w:space="0" w:color="auto"/>
              <w:bottom w:val="single" w:sz="4" w:space="0" w:color="auto"/>
              <w:right w:val="single" w:sz="4" w:space="0" w:color="auto"/>
            </w:tcBorders>
            <w:vAlign w:val="center"/>
          </w:tcPr>
          <w:p w14:paraId="5A9F8143" w14:textId="67B26C72" w:rsidR="00BF12AA" w:rsidRPr="00CB7483" w:rsidRDefault="00BF12AA" w:rsidP="00A679F2">
            <w:pPr>
              <w:spacing w:after="0" w:line="240" w:lineRule="auto"/>
              <w:jc w:val="both"/>
            </w:pPr>
            <w:r>
              <w:t xml:space="preserve">Une architecture basée sur une couche de service modulable est préconisée. L’architecture doit répondre aux objectifs de disponibilité, de vélocité, de sécurité et de maintenance simplifiée recherchés. </w:t>
            </w:r>
          </w:p>
        </w:tc>
      </w:tr>
      <w:tr w:rsidR="00BF12AA" w:rsidRPr="00CB7483" w14:paraId="0454F55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0298BDA9"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38B0ADA0" w14:textId="6045682C"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3</w:t>
            </w:r>
          </w:p>
        </w:tc>
        <w:tc>
          <w:tcPr>
            <w:tcW w:w="2018" w:type="dxa"/>
            <w:tcBorders>
              <w:top w:val="single" w:sz="8" w:space="0" w:color="auto"/>
              <w:bottom w:val="single" w:sz="4" w:space="0" w:color="auto"/>
            </w:tcBorders>
            <w:shd w:val="clear" w:color="auto" w:fill="auto"/>
            <w:vAlign w:val="center"/>
          </w:tcPr>
          <w:p w14:paraId="6D019390" w14:textId="77777777" w:rsidR="00BF12AA" w:rsidRPr="00CB7483" w:rsidRDefault="00BF12AA" w:rsidP="00A679F2">
            <w:pPr>
              <w:spacing w:after="0" w:line="240" w:lineRule="auto"/>
              <w:jc w:val="both"/>
            </w:pPr>
            <w:r>
              <w:t>Stack techno.</w:t>
            </w:r>
          </w:p>
        </w:tc>
        <w:tc>
          <w:tcPr>
            <w:tcW w:w="6521" w:type="dxa"/>
            <w:tcBorders>
              <w:top w:val="single" w:sz="8" w:space="0" w:color="auto"/>
              <w:bottom w:val="single" w:sz="4" w:space="0" w:color="auto"/>
              <w:right w:val="single" w:sz="4" w:space="0" w:color="auto"/>
            </w:tcBorders>
            <w:vAlign w:val="center"/>
          </w:tcPr>
          <w:p w14:paraId="7086F43E" w14:textId="02A99E5E" w:rsidR="00BF12AA" w:rsidRPr="00CB7483" w:rsidRDefault="00BF12AA" w:rsidP="00A679F2">
            <w:pPr>
              <w:spacing w:after="0" w:line="240" w:lineRule="auto"/>
              <w:jc w:val="both"/>
            </w:pPr>
            <w:r>
              <w:t>La stack technologique PHP – Symfony – Vue.JS est préconisé pour le développement des applicatifs.</w:t>
            </w:r>
          </w:p>
        </w:tc>
      </w:tr>
      <w:tr w:rsidR="00BF12AA" w:rsidRPr="00CB7483" w14:paraId="22BB97D8"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1A71E465"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1E53A4C6" w14:textId="72C9F9AE" w:rsidR="00BF12AA" w:rsidRDefault="004751BA" w:rsidP="00A679F2">
            <w:pPr>
              <w:autoSpaceDE w:val="0"/>
              <w:autoSpaceDN w:val="0"/>
              <w:adjustRightInd w:val="0"/>
              <w:spacing w:after="0" w:line="240" w:lineRule="auto"/>
              <w:jc w:val="center"/>
              <w:rPr>
                <w:b/>
                <w:bCs/>
              </w:rPr>
            </w:pPr>
            <w:r>
              <w:rPr>
                <w:b/>
                <w:bCs/>
              </w:rPr>
              <w:t>AR4</w:t>
            </w:r>
          </w:p>
        </w:tc>
        <w:tc>
          <w:tcPr>
            <w:tcW w:w="2018" w:type="dxa"/>
            <w:tcBorders>
              <w:top w:val="single" w:sz="8" w:space="0" w:color="auto"/>
              <w:bottom w:val="single" w:sz="4" w:space="0" w:color="auto"/>
            </w:tcBorders>
            <w:shd w:val="clear" w:color="auto" w:fill="auto"/>
            <w:vAlign w:val="center"/>
          </w:tcPr>
          <w:p w14:paraId="09E50E9C" w14:textId="13605DFE" w:rsidR="00BF12AA" w:rsidRDefault="00BF12AA" w:rsidP="00A679F2">
            <w:pPr>
              <w:spacing w:after="0" w:line="240" w:lineRule="auto"/>
              <w:jc w:val="both"/>
            </w:pPr>
            <w:r>
              <w:t>Mutli-environnement</w:t>
            </w:r>
          </w:p>
        </w:tc>
        <w:tc>
          <w:tcPr>
            <w:tcW w:w="6521" w:type="dxa"/>
            <w:tcBorders>
              <w:top w:val="single" w:sz="8" w:space="0" w:color="auto"/>
              <w:bottom w:val="single" w:sz="4" w:space="0" w:color="auto"/>
              <w:right w:val="single" w:sz="4" w:space="0" w:color="auto"/>
            </w:tcBorders>
            <w:vAlign w:val="center"/>
          </w:tcPr>
          <w:p w14:paraId="336E1F82" w14:textId="7573C130" w:rsidR="00BF12AA" w:rsidRDefault="00BF12AA" w:rsidP="00A679F2">
            <w:pPr>
              <w:spacing w:after="0" w:line="240" w:lineRule="auto"/>
              <w:jc w:val="both"/>
            </w:pPr>
            <w:r>
              <w:t xml:space="preserve">L’ensemble du système devra exister à minima sur deux environnements : développement et production. </w:t>
            </w:r>
          </w:p>
        </w:tc>
      </w:tr>
      <w:tr w:rsidR="00BF12AA" w:rsidRPr="00CB7483" w14:paraId="5F8FC39C"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6F98AB0"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E4A57CE" w14:textId="06DD8A43" w:rsidR="00BF12AA" w:rsidRDefault="004751BA" w:rsidP="00A679F2">
            <w:pPr>
              <w:autoSpaceDE w:val="0"/>
              <w:autoSpaceDN w:val="0"/>
              <w:adjustRightInd w:val="0"/>
              <w:spacing w:after="0" w:line="240" w:lineRule="auto"/>
              <w:jc w:val="center"/>
              <w:rPr>
                <w:b/>
                <w:bCs/>
              </w:rPr>
            </w:pPr>
            <w:r>
              <w:rPr>
                <w:b/>
                <w:bCs/>
              </w:rPr>
              <w:t>AR5</w:t>
            </w:r>
          </w:p>
        </w:tc>
        <w:tc>
          <w:tcPr>
            <w:tcW w:w="2018" w:type="dxa"/>
            <w:tcBorders>
              <w:top w:val="single" w:sz="8" w:space="0" w:color="auto"/>
              <w:bottom w:val="single" w:sz="4" w:space="0" w:color="auto"/>
            </w:tcBorders>
            <w:shd w:val="clear" w:color="auto" w:fill="auto"/>
            <w:vAlign w:val="center"/>
          </w:tcPr>
          <w:p w14:paraId="351759D2" w14:textId="59F322DC" w:rsidR="00BF12AA" w:rsidRDefault="00BF12AA" w:rsidP="00A679F2">
            <w:pPr>
              <w:spacing w:after="0" w:line="240" w:lineRule="auto"/>
              <w:jc w:val="both"/>
            </w:pPr>
            <w:r>
              <w:t>Building block</w:t>
            </w:r>
          </w:p>
        </w:tc>
        <w:tc>
          <w:tcPr>
            <w:tcW w:w="6521" w:type="dxa"/>
            <w:tcBorders>
              <w:top w:val="single" w:sz="8" w:space="0" w:color="auto"/>
              <w:bottom w:val="single" w:sz="4" w:space="0" w:color="auto"/>
              <w:right w:val="single" w:sz="4" w:space="0" w:color="auto"/>
            </w:tcBorders>
            <w:vAlign w:val="center"/>
          </w:tcPr>
          <w:p w14:paraId="5BDD9AFD" w14:textId="2CE61BFE" w:rsidR="00BF12AA" w:rsidRDefault="00BF12AA" w:rsidP="00A679F2">
            <w:pPr>
              <w:spacing w:after="0" w:line="240" w:lineRule="auto"/>
              <w:jc w:val="both"/>
            </w:pPr>
            <w:r>
              <w:t xml:space="preserve">L’architecture devra être bâti autant que possible sur des briques de références faiblement couplées et à forte cohérence. </w:t>
            </w:r>
          </w:p>
        </w:tc>
      </w:tr>
      <w:tr w:rsidR="00BF12AA" w:rsidRPr="00CB7483" w14:paraId="594520AF"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092D2E6C" w14:textId="77777777" w:rsidR="00BF12AA" w:rsidRPr="00CB7483" w:rsidRDefault="00BF12AA" w:rsidP="00BF12AA">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255A9C3C" w14:textId="76E65CC4" w:rsidR="00BF12AA" w:rsidRDefault="004751BA" w:rsidP="00BF12AA">
            <w:pPr>
              <w:autoSpaceDE w:val="0"/>
              <w:autoSpaceDN w:val="0"/>
              <w:adjustRightInd w:val="0"/>
              <w:spacing w:after="0" w:line="240" w:lineRule="auto"/>
              <w:jc w:val="center"/>
              <w:rPr>
                <w:b/>
                <w:bCs/>
              </w:rPr>
            </w:pPr>
            <w:r>
              <w:rPr>
                <w:b/>
                <w:bCs/>
              </w:rPr>
              <w:t>AR6</w:t>
            </w:r>
          </w:p>
        </w:tc>
        <w:tc>
          <w:tcPr>
            <w:tcW w:w="2018" w:type="dxa"/>
            <w:tcBorders>
              <w:top w:val="single" w:sz="8" w:space="0" w:color="auto"/>
              <w:bottom w:val="single" w:sz="4" w:space="0" w:color="auto"/>
            </w:tcBorders>
            <w:shd w:val="clear" w:color="auto" w:fill="auto"/>
            <w:vAlign w:val="center"/>
          </w:tcPr>
          <w:p w14:paraId="202869B7" w14:textId="1D1C1E30" w:rsidR="00BF12AA" w:rsidRDefault="00BF12AA" w:rsidP="00BF12AA">
            <w:pPr>
              <w:spacing w:after="0" w:line="240" w:lineRule="auto"/>
              <w:jc w:val="both"/>
            </w:pPr>
            <w:r>
              <w:t>Technologies</w:t>
            </w:r>
          </w:p>
        </w:tc>
        <w:tc>
          <w:tcPr>
            <w:tcW w:w="6521" w:type="dxa"/>
            <w:tcBorders>
              <w:top w:val="single" w:sz="8" w:space="0" w:color="auto"/>
              <w:bottom w:val="single" w:sz="4" w:space="0" w:color="auto"/>
              <w:right w:val="single" w:sz="4" w:space="0" w:color="auto"/>
            </w:tcBorders>
            <w:vAlign w:val="center"/>
          </w:tcPr>
          <w:p w14:paraId="496C42A2" w14:textId="5ABEC8F7" w:rsidR="00BF12AA" w:rsidRDefault="00BF12AA" w:rsidP="00BF12AA">
            <w:pPr>
              <w:spacing w:after="0" w:line="240" w:lineRule="auto"/>
              <w:jc w:val="both"/>
            </w:pPr>
            <w:r>
              <w:t>Les logiciels et technologies open-source et disposant d’un écosystème complet sont préconisés.</w:t>
            </w:r>
          </w:p>
        </w:tc>
      </w:tr>
      <w:tr w:rsidR="0000549A" w:rsidRPr="00CB7483" w14:paraId="703FC8E8" w14:textId="77777777" w:rsidTr="00636316">
        <w:trPr>
          <w:trHeight w:val="20"/>
        </w:trPr>
        <w:tc>
          <w:tcPr>
            <w:tcW w:w="1560" w:type="dxa"/>
            <w:vMerge w:val="restart"/>
            <w:tcBorders>
              <w:top w:val="single" w:sz="4" w:space="0" w:color="auto"/>
              <w:left w:val="single" w:sz="4" w:space="0" w:color="auto"/>
              <w:right w:val="single" w:sz="4" w:space="0" w:color="auto"/>
            </w:tcBorders>
            <w:shd w:val="clear" w:color="auto" w:fill="auto"/>
            <w:vAlign w:val="center"/>
          </w:tcPr>
          <w:p w14:paraId="4A541BF0" w14:textId="77777777" w:rsidR="0000549A" w:rsidRPr="00CB7483" w:rsidRDefault="0000549A" w:rsidP="00BF12AA">
            <w:pPr>
              <w:spacing w:after="0" w:line="240" w:lineRule="auto"/>
              <w:jc w:val="center"/>
              <w:rPr>
                <w:b/>
                <w:bCs/>
              </w:rPr>
            </w:pPr>
            <w:r w:rsidRPr="00CB7483">
              <w:rPr>
                <w:b/>
                <w:bCs/>
              </w:rPr>
              <w:t>Sécurité</w:t>
            </w:r>
          </w:p>
          <w:p w14:paraId="17C0952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22730F7" w14:textId="506D525C" w:rsidR="0000549A" w:rsidRPr="00CB7483" w:rsidRDefault="004751BA" w:rsidP="00BF12AA">
            <w:pPr>
              <w:spacing w:after="0" w:line="240" w:lineRule="auto"/>
              <w:jc w:val="center"/>
            </w:pPr>
            <w:r>
              <w:rPr>
                <w:b/>
                <w:bCs/>
              </w:rPr>
              <w:t>AR7</w:t>
            </w:r>
          </w:p>
        </w:tc>
        <w:tc>
          <w:tcPr>
            <w:tcW w:w="2018" w:type="dxa"/>
            <w:tcBorders>
              <w:top w:val="single" w:sz="4" w:space="0" w:color="auto"/>
              <w:bottom w:val="single" w:sz="4" w:space="0" w:color="auto"/>
            </w:tcBorders>
            <w:shd w:val="clear" w:color="auto" w:fill="auto"/>
            <w:vAlign w:val="center"/>
          </w:tcPr>
          <w:p w14:paraId="448E6339" w14:textId="77777777" w:rsidR="0000549A" w:rsidRPr="00CB7483" w:rsidRDefault="0000549A" w:rsidP="00BF12AA">
            <w:pPr>
              <w:spacing w:after="0" w:line="240" w:lineRule="auto"/>
              <w:jc w:val="both"/>
            </w:pPr>
            <w:r>
              <w:t>Contrôle d’accès</w:t>
            </w:r>
          </w:p>
        </w:tc>
        <w:tc>
          <w:tcPr>
            <w:tcW w:w="6521" w:type="dxa"/>
            <w:tcBorders>
              <w:top w:val="single" w:sz="4" w:space="0" w:color="auto"/>
              <w:bottom w:val="single" w:sz="4" w:space="0" w:color="auto"/>
              <w:right w:val="single" w:sz="4" w:space="0" w:color="auto"/>
            </w:tcBorders>
            <w:vAlign w:val="center"/>
          </w:tcPr>
          <w:p w14:paraId="25816656" w14:textId="6CD3ACF7" w:rsidR="0000549A" w:rsidRPr="00CB7483" w:rsidRDefault="0000549A" w:rsidP="00BF12AA">
            <w:pPr>
              <w:spacing w:after="0" w:line="240" w:lineRule="auto"/>
              <w:jc w:val="both"/>
            </w:pPr>
            <w:r>
              <w:t>Un contrôle d’accès (authentification) basé sur des standards de sécurité devra être utilisé. L’utilisation de la technologie OAuth2 / OIDC est préconisé pour l’authentification.</w:t>
            </w:r>
          </w:p>
        </w:tc>
      </w:tr>
      <w:tr w:rsidR="001868BF" w:rsidRPr="00CB7483" w14:paraId="4ADAD280" w14:textId="77777777" w:rsidTr="00636316">
        <w:trPr>
          <w:trHeight w:val="20"/>
        </w:trPr>
        <w:tc>
          <w:tcPr>
            <w:tcW w:w="1560" w:type="dxa"/>
            <w:vMerge/>
            <w:tcBorders>
              <w:top w:val="single" w:sz="4" w:space="0" w:color="auto"/>
              <w:left w:val="single" w:sz="4" w:space="0" w:color="auto"/>
              <w:right w:val="single" w:sz="4" w:space="0" w:color="auto"/>
            </w:tcBorders>
            <w:shd w:val="clear" w:color="auto" w:fill="auto"/>
            <w:vAlign w:val="center"/>
          </w:tcPr>
          <w:p w14:paraId="20C3F1E2" w14:textId="77777777" w:rsidR="001868BF" w:rsidRPr="00CB7483" w:rsidRDefault="001868BF"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82329AB" w14:textId="0509BB17" w:rsidR="001868BF" w:rsidRDefault="001868BF" w:rsidP="00BF12AA">
            <w:pPr>
              <w:spacing w:after="0" w:line="240" w:lineRule="auto"/>
              <w:jc w:val="center"/>
              <w:rPr>
                <w:b/>
                <w:bCs/>
              </w:rPr>
            </w:pPr>
            <w:r>
              <w:rPr>
                <w:b/>
                <w:bCs/>
              </w:rPr>
              <w:t>AR8</w:t>
            </w:r>
          </w:p>
        </w:tc>
        <w:tc>
          <w:tcPr>
            <w:tcW w:w="2018" w:type="dxa"/>
            <w:tcBorders>
              <w:top w:val="single" w:sz="4" w:space="0" w:color="auto"/>
              <w:bottom w:val="single" w:sz="4" w:space="0" w:color="auto"/>
            </w:tcBorders>
            <w:shd w:val="clear" w:color="auto" w:fill="auto"/>
            <w:vAlign w:val="center"/>
          </w:tcPr>
          <w:p w14:paraId="1802524D" w14:textId="45DC9662" w:rsidR="001868BF" w:rsidRDefault="00B959FC" w:rsidP="00BF12AA">
            <w:pPr>
              <w:spacing w:after="0" w:line="240" w:lineRule="auto"/>
              <w:jc w:val="both"/>
            </w:pPr>
            <w:r>
              <w:t>2FA</w:t>
            </w:r>
          </w:p>
        </w:tc>
        <w:tc>
          <w:tcPr>
            <w:tcW w:w="6521" w:type="dxa"/>
            <w:tcBorders>
              <w:top w:val="single" w:sz="4" w:space="0" w:color="auto"/>
              <w:bottom w:val="single" w:sz="4" w:space="0" w:color="auto"/>
              <w:right w:val="single" w:sz="4" w:space="0" w:color="auto"/>
            </w:tcBorders>
            <w:vAlign w:val="center"/>
          </w:tcPr>
          <w:p w14:paraId="2C1C0AE6" w14:textId="7D54D466" w:rsidR="001868BF" w:rsidRDefault="00B959FC" w:rsidP="00BF12AA">
            <w:pPr>
              <w:spacing w:after="0" w:line="240" w:lineRule="auto"/>
              <w:jc w:val="both"/>
            </w:pPr>
            <w:r>
              <w:t>Le système exige une authentification à deux facteurs (validation par délivrance de token) pour tout accès nécessitant une sécurité par login / mot de passe.</w:t>
            </w:r>
          </w:p>
        </w:tc>
      </w:tr>
      <w:tr w:rsidR="0000549A" w:rsidRPr="00CB7483" w14:paraId="4E8B2AD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5A0B5A0D"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008A829D" w14:textId="02A33C80" w:rsidR="0000549A" w:rsidRPr="00CB7483" w:rsidRDefault="004751BA" w:rsidP="00BF12AA">
            <w:pPr>
              <w:jc w:val="center"/>
            </w:pPr>
            <w:r>
              <w:rPr>
                <w:b/>
                <w:bCs/>
              </w:rPr>
              <w:t>AR</w:t>
            </w:r>
            <w:r w:rsidR="001868BF">
              <w:rPr>
                <w:b/>
                <w:bCs/>
              </w:rPr>
              <w:t>9</w:t>
            </w:r>
          </w:p>
        </w:tc>
        <w:tc>
          <w:tcPr>
            <w:tcW w:w="2018" w:type="dxa"/>
            <w:tcBorders>
              <w:top w:val="single" w:sz="4" w:space="0" w:color="auto"/>
              <w:bottom w:val="single" w:sz="4" w:space="0" w:color="auto"/>
            </w:tcBorders>
            <w:shd w:val="clear" w:color="auto" w:fill="auto"/>
            <w:vAlign w:val="center"/>
          </w:tcPr>
          <w:p w14:paraId="5CC16500" w14:textId="77777777" w:rsidR="0000549A" w:rsidRPr="00CB7483" w:rsidRDefault="0000549A" w:rsidP="00BF12AA">
            <w:pPr>
              <w:spacing w:after="0" w:line="240" w:lineRule="auto"/>
              <w:jc w:val="both"/>
            </w:pPr>
            <w:r>
              <w:t>Transfert des données</w:t>
            </w:r>
          </w:p>
        </w:tc>
        <w:tc>
          <w:tcPr>
            <w:tcW w:w="6521" w:type="dxa"/>
            <w:tcBorders>
              <w:top w:val="single" w:sz="4" w:space="0" w:color="auto"/>
              <w:bottom w:val="single" w:sz="4" w:space="0" w:color="auto"/>
              <w:right w:val="single" w:sz="4" w:space="0" w:color="auto"/>
            </w:tcBorders>
            <w:vAlign w:val="center"/>
          </w:tcPr>
          <w:p w14:paraId="024C920A" w14:textId="77777777" w:rsidR="0000549A" w:rsidRPr="00CB7483" w:rsidRDefault="0000549A" w:rsidP="00BF12AA">
            <w:pPr>
              <w:spacing w:after="0" w:line="240" w:lineRule="auto"/>
              <w:jc w:val="both"/>
            </w:pPr>
            <w:r>
              <w:t xml:space="preserve">Le transfert des données tant à l’extérieur qu’à l’intérieur du SI n’utilisera que des protocole sécurisés basé sur la technologie TLS (HTTPS, AMQPS, SSH tunneling ...) </w:t>
            </w:r>
          </w:p>
        </w:tc>
      </w:tr>
      <w:tr w:rsidR="0000549A" w:rsidRPr="00CB7483" w14:paraId="6D388100"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BF6CC67"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60C5D8A" w14:textId="58AC9C22" w:rsidR="0000549A" w:rsidRPr="00A25ECC" w:rsidRDefault="004751BA" w:rsidP="00BF12AA">
            <w:pPr>
              <w:pStyle w:val="Default"/>
              <w:jc w:val="center"/>
              <w:rPr>
                <w:b/>
                <w:bCs/>
                <w:sz w:val="22"/>
                <w:szCs w:val="22"/>
              </w:rPr>
            </w:pPr>
            <w:r>
              <w:rPr>
                <w:b/>
                <w:bCs/>
              </w:rPr>
              <w:t>AR</w:t>
            </w:r>
            <w:r w:rsidR="001868BF">
              <w:rPr>
                <w:b/>
                <w:bCs/>
              </w:rPr>
              <w:t>10</w:t>
            </w:r>
          </w:p>
        </w:tc>
        <w:tc>
          <w:tcPr>
            <w:tcW w:w="2018" w:type="dxa"/>
            <w:tcBorders>
              <w:top w:val="single" w:sz="4" w:space="0" w:color="auto"/>
              <w:bottom w:val="single" w:sz="4" w:space="0" w:color="auto"/>
            </w:tcBorders>
            <w:shd w:val="clear" w:color="auto" w:fill="auto"/>
            <w:vAlign w:val="center"/>
          </w:tcPr>
          <w:p w14:paraId="336D53F8" w14:textId="77777777" w:rsidR="0000549A" w:rsidRPr="00CB7483" w:rsidRDefault="0000549A" w:rsidP="00BF12AA">
            <w:pPr>
              <w:spacing w:after="0" w:line="240" w:lineRule="auto"/>
              <w:jc w:val="both"/>
            </w:pPr>
            <w:r>
              <w:t>Chiffrement</w:t>
            </w:r>
          </w:p>
        </w:tc>
        <w:tc>
          <w:tcPr>
            <w:tcW w:w="6521" w:type="dxa"/>
            <w:tcBorders>
              <w:top w:val="single" w:sz="4" w:space="0" w:color="auto"/>
              <w:bottom w:val="single" w:sz="4" w:space="0" w:color="auto"/>
              <w:right w:val="single" w:sz="4" w:space="0" w:color="auto"/>
            </w:tcBorders>
            <w:vAlign w:val="center"/>
          </w:tcPr>
          <w:p w14:paraId="043B2CF6" w14:textId="77777777" w:rsidR="0000549A" w:rsidRPr="00CB7483" w:rsidRDefault="0000549A" w:rsidP="00BF12AA">
            <w:pPr>
              <w:spacing w:after="0" w:line="240" w:lineRule="auto"/>
              <w:jc w:val="both"/>
            </w:pPr>
            <w:r>
              <w:t>Les données sensibles doivent être stockées de manière non lisible sur le support de stockage (base de données, serveur de fichier ...). Le protocole AES-256 est préconisé.</w:t>
            </w:r>
          </w:p>
        </w:tc>
      </w:tr>
      <w:tr w:rsidR="0000549A" w14:paraId="65D7ADC1"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2BB9E093"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4E93FBF" w14:textId="6808233B" w:rsidR="0000549A" w:rsidRDefault="004751BA" w:rsidP="00BF12AA">
            <w:pPr>
              <w:pStyle w:val="Default"/>
              <w:jc w:val="center"/>
              <w:rPr>
                <w:b/>
                <w:bCs/>
                <w:sz w:val="22"/>
                <w:szCs w:val="22"/>
              </w:rPr>
            </w:pPr>
            <w:r>
              <w:rPr>
                <w:b/>
                <w:bCs/>
              </w:rPr>
              <w:t>AR1</w:t>
            </w:r>
            <w:r w:rsidR="001868BF">
              <w:rPr>
                <w:b/>
                <w:bCs/>
              </w:rPr>
              <w:t>1</w:t>
            </w:r>
          </w:p>
        </w:tc>
        <w:tc>
          <w:tcPr>
            <w:tcW w:w="2018" w:type="dxa"/>
            <w:tcBorders>
              <w:top w:val="single" w:sz="4" w:space="0" w:color="auto"/>
              <w:bottom w:val="single" w:sz="4" w:space="0" w:color="auto"/>
            </w:tcBorders>
            <w:shd w:val="clear" w:color="auto" w:fill="auto"/>
            <w:vAlign w:val="center"/>
          </w:tcPr>
          <w:p w14:paraId="533F3BC8" w14:textId="56AA97DF" w:rsidR="0000549A" w:rsidRDefault="0000549A" w:rsidP="00BF12AA">
            <w:pPr>
              <w:spacing w:after="0" w:line="240" w:lineRule="auto"/>
              <w:jc w:val="both"/>
            </w:pPr>
            <w:r>
              <w:t>Single-Sign On</w:t>
            </w:r>
          </w:p>
        </w:tc>
        <w:tc>
          <w:tcPr>
            <w:tcW w:w="6521" w:type="dxa"/>
            <w:tcBorders>
              <w:top w:val="single" w:sz="4" w:space="0" w:color="auto"/>
              <w:bottom w:val="single" w:sz="4" w:space="0" w:color="auto"/>
              <w:right w:val="single" w:sz="4" w:space="0" w:color="auto"/>
            </w:tcBorders>
            <w:vAlign w:val="center"/>
          </w:tcPr>
          <w:p w14:paraId="3BE546BE" w14:textId="78C3C160" w:rsidR="0000549A" w:rsidRDefault="0000549A" w:rsidP="00BF12AA">
            <w:pPr>
              <w:spacing w:after="0" w:line="240" w:lineRule="auto"/>
              <w:jc w:val="both"/>
            </w:pPr>
            <w:r>
              <w:t xml:space="preserve">Les technologie de type SSO doivent être mise en œuvre afin de renforcer la protection et améliorer le confort utilisateur. </w:t>
            </w:r>
          </w:p>
        </w:tc>
      </w:tr>
      <w:tr w:rsidR="0000549A" w14:paraId="3EDCD800"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4A0C5EC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79D3749" w14:textId="3BAC4D19" w:rsidR="0000549A" w:rsidRDefault="004751BA" w:rsidP="00BF12AA">
            <w:pPr>
              <w:pStyle w:val="Default"/>
              <w:jc w:val="center"/>
              <w:rPr>
                <w:b/>
                <w:bCs/>
                <w:sz w:val="22"/>
                <w:szCs w:val="22"/>
              </w:rPr>
            </w:pPr>
            <w:r>
              <w:rPr>
                <w:b/>
                <w:bCs/>
              </w:rPr>
              <w:t>AR1</w:t>
            </w:r>
            <w:r w:rsidR="001868BF">
              <w:rPr>
                <w:b/>
                <w:bCs/>
              </w:rPr>
              <w:t>2</w:t>
            </w:r>
          </w:p>
        </w:tc>
        <w:tc>
          <w:tcPr>
            <w:tcW w:w="2018" w:type="dxa"/>
            <w:tcBorders>
              <w:top w:val="single" w:sz="4" w:space="0" w:color="auto"/>
              <w:bottom w:val="single" w:sz="4" w:space="0" w:color="auto"/>
            </w:tcBorders>
            <w:shd w:val="clear" w:color="auto" w:fill="auto"/>
            <w:vAlign w:val="center"/>
          </w:tcPr>
          <w:p w14:paraId="455EC56F" w14:textId="6E66F0B5" w:rsidR="0000549A" w:rsidRDefault="0000549A" w:rsidP="00BF12AA">
            <w:pPr>
              <w:spacing w:after="0" w:line="240" w:lineRule="auto"/>
              <w:jc w:val="both"/>
            </w:pPr>
            <w:r>
              <w:t>Mise à jour des systèmes</w:t>
            </w:r>
          </w:p>
        </w:tc>
        <w:tc>
          <w:tcPr>
            <w:tcW w:w="6521" w:type="dxa"/>
            <w:tcBorders>
              <w:top w:val="single" w:sz="4" w:space="0" w:color="auto"/>
              <w:bottom w:val="single" w:sz="4" w:space="0" w:color="auto"/>
              <w:right w:val="single" w:sz="4" w:space="0" w:color="auto"/>
            </w:tcBorders>
            <w:vAlign w:val="center"/>
          </w:tcPr>
          <w:p w14:paraId="5FC90BF6" w14:textId="5A6C979B" w:rsidR="0000549A" w:rsidRDefault="0000549A" w:rsidP="007541DA">
            <w:pPr>
              <w:keepNext/>
              <w:spacing w:after="0" w:line="240" w:lineRule="auto"/>
              <w:jc w:val="both"/>
            </w:pPr>
            <w:r>
              <w:t>Les systèmes doivent être maintenus à jour. Des procédures de contrôle et de mise à jour à intervalle régulier doivent être implémentés.</w:t>
            </w:r>
          </w:p>
        </w:tc>
      </w:tr>
    </w:tbl>
    <w:p w14:paraId="0FDDBC95" w14:textId="6ED3395F" w:rsidR="008F7FC3" w:rsidRDefault="007541DA" w:rsidP="007541DA">
      <w:pPr>
        <w:pStyle w:val="Lgende"/>
      </w:pPr>
      <w:bookmarkStart w:id="132" w:name="_Toc92133574"/>
      <w:r>
        <w:t xml:space="preserve">Tableau </w:t>
      </w:r>
      <w:r w:rsidR="000155D2">
        <w:fldChar w:fldCharType="begin"/>
      </w:r>
      <w:r w:rsidR="000155D2">
        <w:instrText xml:space="preserve"> SEQ Tableau \* ARABIC </w:instrText>
      </w:r>
      <w:r w:rsidR="000155D2">
        <w:fldChar w:fldCharType="separate"/>
      </w:r>
      <w:r w:rsidR="00642E53">
        <w:rPr>
          <w:noProof/>
        </w:rPr>
        <w:t>8</w:t>
      </w:r>
      <w:r w:rsidR="000155D2">
        <w:rPr>
          <w:noProof/>
        </w:rPr>
        <w:fldChar w:fldCharType="end"/>
      </w:r>
      <w:del w:id="133" w:author="David EVAN" w:date="2022-01-03T20:16:00Z">
        <w:r w:rsidDel="00A32181">
          <w:delText xml:space="preserve"> </w:delText>
        </w:r>
      </w:del>
      <w:ins w:id="134" w:author="David EVAN" w:date="2022-01-03T20:16:00Z">
        <w:r w:rsidR="00A32181">
          <w:t> :</w:t>
        </w:r>
      </w:ins>
      <w:del w:id="135" w:author="David EVAN" w:date="2022-01-03T20:16:00Z">
        <w:r w:rsidDel="00A32181">
          <w:delText>-</w:delText>
        </w:r>
      </w:del>
      <w:r>
        <w:t xml:space="preserve"> Catalogue des exigences de l'architecture cible (1/2)</w:t>
      </w:r>
      <w:bookmarkEnd w:id="132"/>
    </w:p>
    <w:tbl>
      <w:tblPr>
        <w:tblW w:w="10632"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1701"/>
        <w:gridCol w:w="6521"/>
      </w:tblGrid>
      <w:tr w:rsidR="00685DA8" w:rsidRPr="00CB7483" w14:paraId="04BB30F1" w14:textId="77777777" w:rsidTr="00685DA8">
        <w:trPr>
          <w:trHeight w:val="624"/>
        </w:trPr>
        <w:tc>
          <w:tcPr>
            <w:tcW w:w="1560" w:type="dxa"/>
            <w:tcBorders>
              <w:top w:val="single" w:sz="4" w:space="0" w:color="auto"/>
              <w:left w:val="single" w:sz="4" w:space="0" w:color="auto"/>
              <w:bottom w:val="single" w:sz="4" w:space="0" w:color="auto"/>
            </w:tcBorders>
            <w:shd w:val="clear" w:color="auto" w:fill="8EA9DB"/>
            <w:vAlign w:val="center"/>
          </w:tcPr>
          <w:p w14:paraId="5C9D832A" w14:textId="022C2DE4" w:rsidR="00685DA8" w:rsidRPr="00685DA8" w:rsidRDefault="00685DA8" w:rsidP="00685DA8">
            <w:pPr>
              <w:spacing w:after="0" w:line="240" w:lineRule="auto"/>
              <w:jc w:val="center"/>
              <w:rPr>
                <w:b/>
                <w:bCs/>
              </w:rPr>
            </w:pPr>
            <w:r w:rsidRPr="00685DA8">
              <w:rPr>
                <w:rFonts w:ascii="Calibri" w:eastAsia="Times New Roman" w:hAnsi="Calibri" w:cs="Calibri"/>
                <w:b/>
                <w:bCs/>
                <w:color w:val="000000"/>
              </w:rPr>
              <w:lastRenderedPageBreak/>
              <w:t>Catégorie</w:t>
            </w:r>
          </w:p>
        </w:tc>
        <w:tc>
          <w:tcPr>
            <w:tcW w:w="850" w:type="dxa"/>
            <w:tcBorders>
              <w:top w:val="single" w:sz="4" w:space="0" w:color="auto"/>
              <w:bottom w:val="single" w:sz="4" w:space="0" w:color="auto"/>
            </w:tcBorders>
            <w:shd w:val="clear" w:color="auto" w:fill="8EA9DB"/>
            <w:vAlign w:val="center"/>
          </w:tcPr>
          <w:p w14:paraId="21BDC83D" w14:textId="73E94709" w:rsidR="00685DA8" w:rsidRPr="00685DA8" w:rsidRDefault="00685DA8" w:rsidP="00685DA8">
            <w:pPr>
              <w:pStyle w:val="Default"/>
              <w:jc w:val="center"/>
              <w:rPr>
                <w:b/>
                <w:bCs/>
                <w:sz w:val="22"/>
                <w:szCs w:val="22"/>
              </w:rPr>
            </w:pPr>
            <w:r w:rsidRPr="00685DA8">
              <w:rPr>
                <w:rFonts w:eastAsia="Times New Roman"/>
                <w:b/>
                <w:bCs/>
                <w:sz w:val="22"/>
                <w:szCs w:val="22"/>
              </w:rPr>
              <w:t>Id.</w:t>
            </w:r>
          </w:p>
        </w:tc>
        <w:tc>
          <w:tcPr>
            <w:tcW w:w="1701" w:type="dxa"/>
            <w:tcBorders>
              <w:top w:val="single" w:sz="4" w:space="0" w:color="auto"/>
              <w:left w:val="nil"/>
              <w:bottom w:val="single" w:sz="4" w:space="0" w:color="auto"/>
            </w:tcBorders>
            <w:shd w:val="clear" w:color="auto" w:fill="8EA9DB"/>
            <w:vAlign w:val="center"/>
          </w:tcPr>
          <w:p w14:paraId="08B787CF" w14:textId="575721DA" w:rsidR="00685DA8" w:rsidRPr="00685DA8" w:rsidRDefault="00685DA8" w:rsidP="00685DA8">
            <w:pPr>
              <w:spacing w:after="0" w:line="240" w:lineRule="auto"/>
              <w:jc w:val="both"/>
            </w:pPr>
            <w:r w:rsidRPr="00685DA8">
              <w:rPr>
                <w:rFonts w:ascii="Calibri" w:eastAsia="Times New Roman" w:hAnsi="Calibri" w:cs="Calibri"/>
                <w:b/>
                <w:bCs/>
                <w:color w:val="000000"/>
              </w:rPr>
              <w:t>Type</w:t>
            </w:r>
          </w:p>
        </w:tc>
        <w:tc>
          <w:tcPr>
            <w:tcW w:w="6521" w:type="dxa"/>
            <w:tcBorders>
              <w:top w:val="single" w:sz="4" w:space="0" w:color="auto"/>
              <w:bottom w:val="single" w:sz="4" w:space="0" w:color="auto"/>
              <w:right w:val="single" w:sz="4" w:space="0" w:color="auto"/>
            </w:tcBorders>
            <w:shd w:val="clear" w:color="auto" w:fill="8EA9DB"/>
            <w:vAlign w:val="center"/>
          </w:tcPr>
          <w:p w14:paraId="03E1B3CB" w14:textId="44BA833C" w:rsidR="00685DA8" w:rsidRPr="00685DA8" w:rsidRDefault="00685DA8" w:rsidP="00685DA8">
            <w:pPr>
              <w:keepNext/>
              <w:spacing w:after="0" w:line="240" w:lineRule="auto"/>
              <w:jc w:val="both"/>
            </w:pPr>
            <w:r w:rsidRPr="00685DA8">
              <w:rPr>
                <w:rFonts w:ascii="Calibri" w:eastAsia="Times New Roman" w:hAnsi="Calibri" w:cs="Calibri"/>
                <w:b/>
                <w:bCs/>
                <w:color w:val="000000"/>
              </w:rPr>
              <w:t>Spécification</w:t>
            </w:r>
          </w:p>
        </w:tc>
      </w:tr>
      <w:tr w:rsidR="00685DA8" w:rsidRPr="00CB7483" w14:paraId="2D180868" w14:textId="77777777" w:rsidTr="001E2FDD">
        <w:trPr>
          <w:trHeight w:val="624"/>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E31B0F0" w14:textId="09780844" w:rsidR="00685DA8" w:rsidRPr="00CB7483" w:rsidRDefault="00685DA8" w:rsidP="00685DA8">
            <w:pPr>
              <w:spacing w:after="0" w:line="240" w:lineRule="auto"/>
              <w:jc w:val="center"/>
              <w:rPr>
                <w:b/>
                <w:bCs/>
              </w:rPr>
            </w:pPr>
            <w:r w:rsidRPr="004334CF">
              <w:rPr>
                <w:b/>
                <w:bCs/>
              </w:rPr>
              <w:t>Disponibilité</w:t>
            </w:r>
          </w:p>
        </w:tc>
        <w:tc>
          <w:tcPr>
            <w:tcW w:w="850" w:type="dxa"/>
            <w:tcBorders>
              <w:top w:val="single" w:sz="4" w:space="0" w:color="auto"/>
              <w:left w:val="single" w:sz="4" w:space="0" w:color="auto"/>
              <w:bottom w:val="single" w:sz="4" w:space="0" w:color="auto"/>
            </w:tcBorders>
            <w:vAlign w:val="center"/>
          </w:tcPr>
          <w:p w14:paraId="735DA945" w14:textId="1E82A2F2" w:rsidR="00685DA8" w:rsidRPr="00A25ECC" w:rsidRDefault="00685DA8" w:rsidP="00685DA8">
            <w:pPr>
              <w:pStyle w:val="Default"/>
              <w:jc w:val="center"/>
              <w:rPr>
                <w:b/>
                <w:bCs/>
                <w:sz w:val="22"/>
                <w:szCs w:val="22"/>
              </w:rPr>
            </w:pPr>
            <w:r>
              <w:rPr>
                <w:b/>
                <w:bCs/>
              </w:rPr>
              <w:t>AR1</w:t>
            </w:r>
            <w:r w:rsidR="001868BF">
              <w:rPr>
                <w:b/>
                <w:bCs/>
              </w:rPr>
              <w:t>3</w:t>
            </w:r>
          </w:p>
        </w:tc>
        <w:tc>
          <w:tcPr>
            <w:tcW w:w="1701" w:type="dxa"/>
            <w:tcBorders>
              <w:top w:val="single" w:sz="4" w:space="0" w:color="auto"/>
              <w:bottom w:val="single" w:sz="4" w:space="0" w:color="auto"/>
            </w:tcBorders>
            <w:shd w:val="clear" w:color="auto" w:fill="auto"/>
            <w:vAlign w:val="center"/>
          </w:tcPr>
          <w:p w14:paraId="6B33C435" w14:textId="77777777" w:rsidR="00685DA8" w:rsidRPr="00CB7483" w:rsidRDefault="00685DA8" w:rsidP="00685DA8">
            <w:pPr>
              <w:spacing w:after="0" w:line="240" w:lineRule="auto"/>
              <w:jc w:val="both"/>
            </w:pPr>
            <w:r>
              <w:t>Plateforme cloud</w:t>
            </w:r>
          </w:p>
        </w:tc>
        <w:tc>
          <w:tcPr>
            <w:tcW w:w="6521" w:type="dxa"/>
            <w:tcBorders>
              <w:top w:val="single" w:sz="4" w:space="0" w:color="auto"/>
              <w:bottom w:val="single" w:sz="4" w:space="0" w:color="auto"/>
              <w:right w:val="single" w:sz="4" w:space="0" w:color="auto"/>
            </w:tcBorders>
            <w:vAlign w:val="center"/>
          </w:tcPr>
          <w:p w14:paraId="3BFB271B" w14:textId="36CEF3D7" w:rsidR="00685DA8" w:rsidRPr="00CB7483" w:rsidRDefault="00685DA8" w:rsidP="00685DA8">
            <w:pPr>
              <w:keepNext/>
              <w:spacing w:after="0" w:line="240" w:lineRule="auto"/>
              <w:jc w:val="both"/>
            </w:pPr>
            <w:r>
              <w:t>L’utilisation d’une plateforme cloud de type PaaS (Platform as a Service). L’écosystème AWS (en partie déjà implémenté) permet de répondre aux besoins définis.</w:t>
            </w:r>
          </w:p>
        </w:tc>
      </w:tr>
      <w:tr w:rsidR="00685DA8" w:rsidRPr="003E043A" w14:paraId="23C086FA"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0E075035"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99CAD3D" w14:textId="5EDD82C0" w:rsidR="00685DA8" w:rsidRPr="00A25ECC" w:rsidRDefault="00685DA8" w:rsidP="00685DA8">
            <w:pPr>
              <w:pStyle w:val="Default"/>
              <w:jc w:val="center"/>
              <w:rPr>
                <w:b/>
                <w:bCs/>
                <w:sz w:val="22"/>
                <w:szCs w:val="22"/>
              </w:rPr>
            </w:pPr>
            <w:r>
              <w:rPr>
                <w:b/>
                <w:bCs/>
              </w:rPr>
              <w:t>AR1</w:t>
            </w:r>
            <w:r w:rsidR="001868BF">
              <w:rPr>
                <w:b/>
                <w:bCs/>
              </w:rPr>
              <w:t>4</w:t>
            </w:r>
          </w:p>
        </w:tc>
        <w:tc>
          <w:tcPr>
            <w:tcW w:w="1701" w:type="dxa"/>
            <w:tcBorders>
              <w:top w:val="single" w:sz="4" w:space="0" w:color="auto"/>
              <w:bottom w:val="single" w:sz="4" w:space="0" w:color="auto"/>
            </w:tcBorders>
            <w:shd w:val="clear" w:color="auto" w:fill="auto"/>
            <w:vAlign w:val="center"/>
          </w:tcPr>
          <w:p w14:paraId="1AAEC88A" w14:textId="77777777" w:rsidR="00685DA8" w:rsidRPr="00CB7483" w:rsidRDefault="00685DA8" w:rsidP="00685DA8">
            <w:pPr>
              <w:spacing w:after="0" w:line="240" w:lineRule="auto"/>
              <w:jc w:val="both"/>
            </w:pPr>
            <w:r>
              <w:t>Redondance</w:t>
            </w:r>
          </w:p>
        </w:tc>
        <w:tc>
          <w:tcPr>
            <w:tcW w:w="6521" w:type="dxa"/>
            <w:tcBorders>
              <w:top w:val="single" w:sz="4" w:space="0" w:color="auto"/>
              <w:bottom w:val="single" w:sz="4" w:space="0" w:color="auto"/>
              <w:right w:val="single" w:sz="4" w:space="0" w:color="auto"/>
            </w:tcBorders>
            <w:vAlign w:val="center"/>
          </w:tcPr>
          <w:p w14:paraId="3E5025A2" w14:textId="170F69DC" w:rsidR="00685DA8" w:rsidRPr="003E043A" w:rsidRDefault="00685DA8" w:rsidP="00685DA8">
            <w:pPr>
              <w:keepNext/>
              <w:spacing w:after="0" w:line="240" w:lineRule="auto"/>
              <w:jc w:val="both"/>
              <w:rPr>
                <w:vertAlign w:val="subscript"/>
              </w:rPr>
            </w:pPr>
            <w:r>
              <w:t>L’ensemble des services et applicatifs doit être redondé au moins 2 fois. Des mécanismes de bascule simplifiés doivent être implémentés.</w:t>
            </w:r>
          </w:p>
        </w:tc>
      </w:tr>
      <w:tr w:rsidR="00685DA8" w14:paraId="217669AB"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53A79B69"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6001FE88" w14:textId="770AD974" w:rsidR="00685DA8" w:rsidRDefault="00685DA8" w:rsidP="00685DA8">
            <w:pPr>
              <w:pStyle w:val="Default"/>
              <w:jc w:val="center"/>
              <w:rPr>
                <w:b/>
                <w:bCs/>
                <w:sz w:val="22"/>
                <w:szCs w:val="22"/>
              </w:rPr>
            </w:pPr>
            <w:r>
              <w:rPr>
                <w:b/>
                <w:bCs/>
              </w:rPr>
              <w:t>AR1</w:t>
            </w:r>
            <w:r w:rsidR="001868BF">
              <w:rPr>
                <w:b/>
                <w:bCs/>
              </w:rPr>
              <w:t>5</w:t>
            </w:r>
          </w:p>
        </w:tc>
        <w:tc>
          <w:tcPr>
            <w:tcW w:w="1701" w:type="dxa"/>
            <w:tcBorders>
              <w:top w:val="single" w:sz="4" w:space="0" w:color="auto"/>
              <w:bottom w:val="single" w:sz="4" w:space="0" w:color="auto"/>
            </w:tcBorders>
            <w:shd w:val="clear" w:color="auto" w:fill="auto"/>
            <w:vAlign w:val="center"/>
          </w:tcPr>
          <w:p w14:paraId="478E9D1E" w14:textId="1101EABE" w:rsidR="00685DA8" w:rsidRDefault="00685DA8" w:rsidP="00685DA8">
            <w:pPr>
              <w:spacing w:after="0" w:line="240" w:lineRule="auto"/>
              <w:jc w:val="both"/>
            </w:pPr>
            <w:r>
              <w:t>Sauvegarde des système et des données</w:t>
            </w:r>
          </w:p>
        </w:tc>
        <w:tc>
          <w:tcPr>
            <w:tcW w:w="6521" w:type="dxa"/>
            <w:tcBorders>
              <w:top w:val="single" w:sz="4" w:space="0" w:color="auto"/>
              <w:bottom w:val="single" w:sz="4" w:space="0" w:color="auto"/>
              <w:right w:val="single" w:sz="4" w:space="0" w:color="auto"/>
            </w:tcBorders>
            <w:vAlign w:val="center"/>
          </w:tcPr>
          <w:p w14:paraId="452E6F73" w14:textId="24F88100" w:rsidR="00685DA8" w:rsidRDefault="00685DA8" w:rsidP="00685DA8">
            <w:pPr>
              <w:keepNext/>
              <w:spacing w:after="0" w:line="240" w:lineRule="auto"/>
              <w:jc w:val="both"/>
            </w:pPr>
            <w:r>
              <w:t>Les systèmes et les données doivent être sauvegardée par des processus automatiques. Des procédures de reprises doivent être implémentée et testées régulièrement.</w:t>
            </w:r>
          </w:p>
        </w:tc>
      </w:tr>
      <w:tr w:rsidR="00685DA8" w14:paraId="181CCF68"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1582ADC"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E70EDB2" w14:textId="67F02D74" w:rsidR="00685DA8" w:rsidRDefault="00685DA8" w:rsidP="00685DA8">
            <w:pPr>
              <w:pStyle w:val="Default"/>
              <w:jc w:val="center"/>
              <w:rPr>
                <w:b/>
                <w:bCs/>
                <w:sz w:val="22"/>
                <w:szCs w:val="22"/>
              </w:rPr>
            </w:pPr>
            <w:r>
              <w:rPr>
                <w:b/>
                <w:bCs/>
              </w:rPr>
              <w:t>AR1</w:t>
            </w:r>
            <w:r w:rsidR="001868BF">
              <w:rPr>
                <w:b/>
                <w:bCs/>
              </w:rPr>
              <w:t>6</w:t>
            </w:r>
          </w:p>
        </w:tc>
        <w:tc>
          <w:tcPr>
            <w:tcW w:w="1701" w:type="dxa"/>
            <w:tcBorders>
              <w:top w:val="single" w:sz="4" w:space="0" w:color="auto"/>
              <w:bottom w:val="single" w:sz="4" w:space="0" w:color="auto"/>
            </w:tcBorders>
            <w:shd w:val="clear" w:color="auto" w:fill="auto"/>
            <w:vAlign w:val="center"/>
          </w:tcPr>
          <w:p w14:paraId="5D5BB335" w14:textId="1EE7973E" w:rsidR="00685DA8" w:rsidRDefault="00685DA8" w:rsidP="00685DA8">
            <w:pPr>
              <w:spacing w:after="0" w:line="240" w:lineRule="auto"/>
              <w:jc w:val="both"/>
            </w:pPr>
            <w:r>
              <w:t>Non duplication des données</w:t>
            </w:r>
          </w:p>
        </w:tc>
        <w:tc>
          <w:tcPr>
            <w:tcW w:w="6521" w:type="dxa"/>
            <w:tcBorders>
              <w:top w:val="single" w:sz="4" w:space="0" w:color="auto"/>
              <w:bottom w:val="single" w:sz="4" w:space="0" w:color="auto"/>
              <w:right w:val="single" w:sz="4" w:space="0" w:color="auto"/>
            </w:tcBorders>
            <w:vAlign w:val="center"/>
          </w:tcPr>
          <w:p w14:paraId="21F6E786" w14:textId="1C055AF0" w:rsidR="00685DA8" w:rsidRDefault="00685DA8" w:rsidP="00685DA8">
            <w:pPr>
              <w:keepNext/>
              <w:spacing w:after="0" w:line="240" w:lineRule="auto"/>
              <w:jc w:val="both"/>
            </w:pPr>
            <w:r>
              <w:t>Les données ne doivent pas être dupliquée. La centralisation des donnés avec contrôle d’accès doit être recherchée.</w:t>
            </w:r>
          </w:p>
        </w:tc>
      </w:tr>
      <w:tr w:rsidR="00685DA8" w14:paraId="1C5EBC72"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C06F778"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2250777C" w14:textId="02C71B5C" w:rsidR="00685DA8" w:rsidRDefault="00685DA8" w:rsidP="00685DA8">
            <w:pPr>
              <w:pStyle w:val="Default"/>
              <w:jc w:val="center"/>
              <w:rPr>
                <w:b/>
                <w:bCs/>
                <w:sz w:val="22"/>
                <w:szCs w:val="22"/>
              </w:rPr>
            </w:pPr>
            <w:r>
              <w:rPr>
                <w:b/>
                <w:bCs/>
              </w:rPr>
              <w:t>AR1</w:t>
            </w:r>
            <w:r w:rsidR="001868BF">
              <w:rPr>
                <w:b/>
                <w:bCs/>
              </w:rPr>
              <w:t>7</w:t>
            </w:r>
          </w:p>
        </w:tc>
        <w:tc>
          <w:tcPr>
            <w:tcW w:w="1701" w:type="dxa"/>
            <w:tcBorders>
              <w:top w:val="single" w:sz="4" w:space="0" w:color="auto"/>
              <w:bottom w:val="single" w:sz="4" w:space="0" w:color="auto"/>
            </w:tcBorders>
            <w:shd w:val="clear" w:color="auto" w:fill="auto"/>
            <w:vAlign w:val="center"/>
          </w:tcPr>
          <w:p w14:paraId="04048F11" w14:textId="77777777" w:rsidR="00685DA8" w:rsidRDefault="00685DA8" w:rsidP="00685DA8">
            <w:pPr>
              <w:spacing w:after="0" w:line="240" w:lineRule="auto"/>
              <w:jc w:val="both"/>
            </w:pPr>
            <w:r>
              <w:t>RTO / RPO</w:t>
            </w:r>
          </w:p>
        </w:tc>
        <w:tc>
          <w:tcPr>
            <w:tcW w:w="6521" w:type="dxa"/>
            <w:tcBorders>
              <w:top w:val="single" w:sz="4" w:space="0" w:color="auto"/>
              <w:bottom w:val="single" w:sz="4" w:space="0" w:color="auto"/>
              <w:right w:val="single" w:sz="4" w:space="0" w:color="auto"/>
            </w:tcBorders>
            <w:vAlign w:val="center"/>
          </w:tcPr>
          <w:p w14:paraId="3DF12970" w14:textId="77777777" w:rsidR="00685DA8" w:rsidRDefault="00685DA8" w:rsidP="00685DA8">
            <w:pPr>
              <w:keepNext/>
              <w:spacing w:after="0" w:line="240" w:lineRule="auto"/>
              <w:jc w:val="both"/>
            </w:pPr>
            <w:r>
              <w:t xml:space="preserve">Le RPO après incident doit être &lt; 10min. </w:t>
            </w:r>
          </w:p>
          <w:p w14:paraId="67CF723F" w14:textId="77777777" w:rsidR="00685DA8" w:rsidRDefault="00685DA8" w:rsidP="00685DA8">
            <w:pPr>
              <w:keepNext/>
              <w:spacing w:after="0" w:line="240" w:lineRule="auto"/>
              <w:jc w:val="both"/>
            </w:pPr>
            <w:r>
              <w:t>Le RTO après incident doit être &lt; 1h.</w:t>
            </w:r>
          </w:p>
        </w:tc>
      </w:tr>
      <w:tr w:rsidR="00685DA8" w14:paraId="12D701AA" w14:textId="77777777" w:rsidTr="00C11A95">
        <w:trPr>
          <w:trHeight w:val="624"/>
        </w:trPr>
        <w:tc>
          <w:tcPr>
            <w:tcW w:w="1560" w:type="dxa"/>
            <w:vMerge w:val="restart"/>
            <w:tcBorders>
              <w:top w:val="single" w:sz="4" w:space="0" w:color="auto"/>
              <w:left w:val="single" w:sz="4" w:space="0" w:color="auto"/>
              <w:right w:val="single" w:sz="4" w:space="0" w:color="auto"/>
            </w:tcBorders>
            <w:shd w:val="clear" w:color="auto" w:fill="auto"/>
            <w:vAlign w:val="center"/>
          </w:tcPr>
          <w:p w14:paraId="2C9E66B3" w14:textId="7EB0C1F2" w:rsidR="00685DA8" w:rsidRPr="004334CF" w:rsidRDefault="00685DA8" w:rsidP="00685DA8">
            <w:pPr>
              <w:spacing w:after="0" w:line="240" w:lineRule="auto"/>
              <w:jc w:val="center"/>
              <w:rPr>
                <w:b/>
                <w:bCs/>
              </w:rPr>
            </w:pPr>
            <w:r w:rsidRPr="00D76313">
              <w:rPr>
                <w:b/>
                <w:bCs/>
              </w:rPr>
              <w:t>Qualité de service</w:t>
            </w:r>
            <w:r>
              <w:rPr>
                <w:b/>
                <w:bCs/>
              </w:rPr>
              <w:t xml:space="preserve"> / Performance</w:t>
            </w:r>
          </w:p>
        </w:tc>
        <w:tc>
          <w:tcPr>
            <w:tcW w:w="850" w:type="dxa"/>
            <w:tcBorders>
              <w:top w:val="single" w:sz="4" w:space="0" w:color="auto"/>
              <w:left w:val="single" w:sz="4" w:space="0" w:color="auto"/>
              <w:bottom w:val="single" w:sz="4" w:space="0" w:color="auto"/>
            </w:tcBorders>
            <w:vAlign w:val="center"/>
          </w:tcPr>
          <w:p w14:paraId="53D6A31D" w14:textId="5FF4D7CA" w:rsidR="00685DA8" w:rsidRDefault="00685DA8" w:rsidP="00685DA8">
            <w:pPr>
              <w:pStyle w:val="Default"/>
              <w:jc w:val="center"/>
              <w:rPr>
                <w:b/>
                <w:bCs/>
                <w:sz w:val="22"/>
                <w:szCs w:val="22"/>
              </w:rPr>
            </w:pPr>
            <w:r>
              <w:rPr>
                <w:b/>
                <w:bCs/>
              </w:rPr>
              <w:t>AR1</w:t>
            </w:r>
            <w:r w:rsidR="001868BF">
              <w:rPr>
                <w:b/>
                <w:bCs/>
              </w:rPr>
              <w:t>8</w:t>
            </w:r>
          </w:p>
        </w:tc>
        <w:tc>
          <w:tcPr>
            <w:tcW w:w="1701" w:type="dxa"/>
            <w:tcBorders>
              <w:top w:val="single" w:sz="4" w:space="0" w:color="auto"/>
              <w:bottom w:val="single" w:sz="4" w:space="0" w:color="auto"/>
            </w:tcBorders>
            <w:shd w:val="clear" w:color="auto" w:fill="auto"/>
            <w:vAlign w:val="center"/>
          </w:tcPr>
          <w:p w14:paraId="6C3C7150" w14:textId="0CF3BFD9" w:rsidR="00685DA8" w:rsidRDefault="00685DA8" w:rsidP="00685DA8">
            <w:pPr>
              <w:spacing w:after="0" w:line="240" w:lineRule="auto"/>
              <w:jc w:val="both"/>
            </w:pPr>
            <w:r>
              <w:t>Cache applicatif</w:t>
            </w:r>
          </w:p>
        </w:tc>
        <w:tc>
          <w:tcPr>
            <w:tcW w:w="6521" w:type="dxa"/>
            <w:tcBorders>
              <w:top w:val="single" w:sz="4" w:space="0" w:color="auto"/>
              <w:bottom w:val="single" w:sz="4" w:space="0" w:color="auto"/>
              <w:right w:val="single" w:sz="4" w:space="0" w:color="auto"/>
            </w:tcBorders>
            <w:vAlign w:val="center"/>
          </w:tcPr>
          <w:p w14:paraId="65D40BD6" w14:textId="7E13A21F" w:rsidR="00685DA8" w:rsidRDefault="00685DA8" w:rsidP="00685DA8">
            <w:pPr>
              <w:keepNext/>
              <w:spacing w:after="0" w:line="240" w:lineRule="auto"/>
              <w:jc w:val="both"/>
            </w:pPr>
            <w:r>
              <w:t>L’utilisation de technologie de cache applicatif sont préconisés (Local ou type Redis). Ces caches applicatifs ont pour triple objectif de : Réduire les temps d’accès aux données, réduire les opérations sur le SI, améliorer les performances des applications et services.</w:t>
            </w:r>
          </w:p>
        </w:tc>
      </w:tr>
      <w:tr w:rsidR="00685DA8" w14:paraId="498BD894" w14:textId="77777777" w:rsidTr="00C11A95">
        <w:trPr>
          <w:trHeight w:val="624"/>
        </w:trPr>
        <w:tc>
          <w:tcPr>
            <w:tcW w:w="1560" w:type="dxa"/>
            <w:vMerge/>
            <w:tcBorders>
              <w:left w:val="single" w:sz="4" w:space="0" w:color="auto"/>
              <w:right w:val="single" w:sz="4" w:space="0" w:color="auto"/>
            </w:tcBorders>
            <w:shd w:val="clear" w:color="auto" w:fill="auto"/>
            <w:vAlign w:val="center"/>
          </w:tcPr>
          <w:p w14:paraId="4CFCE4AD"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CDDA94D" w14:textId="5D954B68" w:rsidR="00685DA8" w:rsidRDefault="00685DA8" w:rsidP="00685DA8">
            <w:pPr>
              <w:pStyle w:val="Default"/>
              <w:jc w:val="center"/>
              <w:rPr>
                <w:b/>
                <w:bCs/>
                <w:sz w:val="22"/>
                <w:szCs w:val="22"/>
              </w:rPr>
            </w:pPr>
            <w:r>
              <w:rPr>
                <w:b/>
                <w:bCs/>
              </w:rPr>
              <w:t>AR1</w:t>
            </w:r>
            <w:r w:rsidR="001868BF">
              <w:rPr>
                <w:b/>
                <w:bCs/>
              </w:rPr>
              <w:t>9</w:t>
            </w:r>
          </w:p>
        </w:tc>
        <w:tc>
          <w:tcPr>
            <w:tcW w:w="1701" w:type="dxa"/>
            <w:tcBorders>
              <w:top w:val="single" w:sz="4" w:space="0" w:color="auto"/>
              <w:bottom w:val="single" w:sz="4" w:space="0" w:color="auto"/>
            </w:tcBorders>
            <w:shd w:val="clear" w:color="auto" w:fill="auto"/>
            <w:vAlign w:val="center"/>
          </w:tcPr>
          <w:p w14:paraId="7EB4AA63" w14:textId="0C0AE867" w:rsidR="00685DA8" w:rsidRDefault="00685DA8" w:rsidP="00685DA8">
            <w:pPr>
              <w:spacing w:after="0" w:line="240" w:lineRule="auto"/>
              <w:jc w:val="both"/>
            </w:pPr>
            <w:r>
              <w:t>Réactivité des interfaces</w:t>
            </w:r>
          </w:p>
        </w:tc>
        <w:tc>
          <w:tcPr>
            <w:tcW w:w="6521" w:type="dxa"/>
            <w:tcBorders>
              <w:top w:val="single" w:sz="4" w:space="0" w:color="auto"/>
              <w:bottom w:val="single" w:sz="4" w:space="0" w:color="auto"/>
              <w:right w:val="single" w:sz="4" w:space="0" w:color="auto"/>
            </w:tcBorders>
            <w:vAlign w:val="center"/>
          </w:tcPr>
          <w:p w14:paraId="73F999BD" w14:textId="042292B2" w:rsidR="00685DA8" w:rsidRDefault="00685DA8" w:rsidP="00685DA8">
            <w:pPr>
              <w:keepNext/>
              <w:spacing w:after="0" w:line="240" w:lineRule="auto"/>
              <w:jc w:val="both"/>
            </w:pPr>
            <w:r>
              <w:t>Toutes les interfaces doivent répondre avec des temps de latences inférieures à 3 secondes dans des conditions normales d’exploitation.</w:t>
            </w:r>
          </w:p>
        </w:tc>
      </w:tr>
      <w:tr w:rsidR="00685DA8" w14:paraId="49B96020"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193A6E18"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719E5D77" w14:textId="73D52149" w:rsidR="00685DA8" w:rsidRDefault="00685DA8" w:rsidP="00685DA8">
            <w:pPr>
              <w:pStyle w:val="Default"/>
              <w:jc w:val="center"/>
              <w:rPr>
                <w:b/>
                <w:bCs/>
                <w:sz w:val="22"/>
                <w:szCs w:val="22"/>
              </w:rPr>
            </w:pPr>
            <w:r>
              <w:rPr>
                <w:b/>
                <w:bCs/>
              </w:rPr>
              <w:t>AR</w:t>
            </w:r>
            <w:r w:rsidR="001868BF">
              <w:rPr>
                <w:b/>
                <w:bCs/>
              </w:rPr>
              <w:t>20</w:t>
            </w:r>
          </w:p>
        </w:tc>
        <w:tc>
          <w:tcPr>
            <w:tcW w:w="1701" w:type="dxa"/>
            <w:tcBorders>
              <w:top w:val="single" w:sz="4" w:space="0" w:color="auto"/>
              <w:bottom w:val="single" w:sz="4" w:space="0" w:color="auto"/>
            </w:tcBorders>
            <w:shd w:val="clear" w:color="auto" w:fill="auto"/>
            <w:vAlign w:val="center"/>
          </w:tcPr>
          <w:p w14:paraId="63749AC2" w14:textId="6CF05243" w:rsidR="00685DA8" w:rsidRDefault="00685DA8" w:rsidP="00685DA8">
            <w:pPr>
              <w:spacing w:after="0" w:line="240" w:lineRule="auto"/>
              <w:jc w:val="both"/>
            </w:pPr>
            <w:r>
              <w:t>Traitement différés</w:t>
            </w:r>
          </w:p>
        </w:tc>
        <w:tc>
          <w:tcPr>
            <w:tcW w:w="6521" w:type="dxa"/>
            <w:tcBorders>
              <w:top w:val="single" w:sz="4" w:space="0" w:color="auto"/>
              <w:bottom w:val="single" w:sz="4" w:space="0" w:color="auto"/>
              <w:right w:val="single" w:sz="4" w:space="0" w:color="auto"/>
            </w:tcBorders>
            <w:vAlign w:val="center"/>
          </w:tcPr>
          <w:p w14:paraId="0B62007D" w14:textId="04CD6107" w:rsidR="00685DA8" w:rsidRDefault="00685DA8" w:rsidP="007541DA">
            <w:pPr>
              <w:keepNext/>
              <w:spacing w:after="0" w:line="240" w:lineRule="auto"/>
              <w:jc w:val="both"/>
            </w:pPr>
            <w:r>
              <w:t>Les traitements lourds doivent être systématiquement traités en asynchrones (via des queues FIFO par exemple) et implémentés des mécanismes de tolérances aux erreurs (re-déclenchement automatique par exemple)</w:t>
            </w:r>
          </w:p>
        </w:tc>
      </w:tr>
    </w:tbl>
    <w:p w14:paraId="6E83A7DB" w14:textId="1C0669CD" w:rsidR="007541DA" w:rsidRDefault="007541DA">
      <w:pPr>
        <w:pStyle w:val="Lgende"/>
      </w:pPr>
      <w:bookmarkStart w:id="136" w:name="_Toc92133575"/>
      <w:r>
        <w:t xml:space="preserve">Tableau </w:t>
      </w:r>
      <w:r w:rsidR="000155D2">
        <w:fldChar w:fldCharType="begin"/>
      </w:r>
      <w:r w:rsidR="000155D2">
        <w:instrText xml:space="preserve"> SEQ Tableau \* ARABIC </w:instrText>
      </w:r>
      <w:r w:rsidR="000155D2">
        <w:fldChar w:fldCharType="separate"/>
      </w:r>
      <w:r w:rsidR="00642E53">
        <w:rPr>
          <w:noProof/>
        </w:rPr>
        <w:t>9</w:t>
      </w:r>
      <w:r w:rsidR="000155D2">
        <w:rPr>
          <w:noProof/>
        </w:rPr>
        <w:fldChar w:fldCharType="end"/>
      </w:r>
      <w:del w:id="137" w:author="David EVAN" w:date="2022-01-03T20:16:00Z">
        <w:r w:rsidDel="00A32181">
          <w:delText xml:space="preserve"> </w:delText>
        </w:r>
      </w:del>
      <w:ins w:id="138" w:author="David EVAN" w:date="2022-01-03T20:16:00Z">
        <w:r w:rsidR="00A32181">
          <w:t> :</w:t>
        </w:r>
      </w:ins>
      <w:del w:id="139" w:author="David EVAN" w:date="2022-01-03T20:16:00Z">
        <w:r w:rsidDel="00A32181">
          <w:delText>-</w:delText>
        </w:r>
      </w:del>
      <w:r>
        <w:t xml:space="preserve"> </w:t>
      </w:r>
      <w:r w:rsidRPr="00D74CED">
        <w:t>Catalogue des exigences de l'architecture cible (</w:t>
      </w:r>
      <w:r w:rsidR="00B7543A">
        <w:t>2</w:t>
      </w:r>
      <w:r w:rsidRPr="00D74CED">
        <w:t>/2)</w:t>
      </w:r>
      <w:bookmarkEnd w:id="136"/>
    </w:p>
    <w:p w14:paraId="7215323F" w14:textId="77777777" w:rsidR="00822504" w:rsidRDefault="00822504">
      <w:pPr>
        <w:rPr>
          <w:rFonts w:ascii="Open Sans" w:eastAsia="Georgia" w:hAnsi="Open Sans" w:cs="Open Sans"/>
          <w:b/>
          <w:color w:val="24292E"/>
          <w:sz w:val="36"/>
          <w:szCs w:val="36"/>
        </w:rPr>
      </w:pPr>
      <w:r>
        <w:br w:type="page"/>
      </w:r>
    </w:p>
    <w:p w14:paraId="79D38181" w14:textId="2810B5CE" w:rsidR="00822504" w:rsidRDefault="00822504" w:rsidP="00C7418F">
      <w:pPr>
        <w:pStyle w:val="Titre1"/>
      </w:pPr>
      <w:bookmarkStart w:id="140" w:name="_Toc92431592"/>
      <w:r w:rsidRPr="00C7418F">
        <w:lastRenderedPageBreak/>
        <w:t>ARCHITECTURE CIBLE</w:t>
      </w:r>
      <w:bookmarkEnd w:id="140"/>
    </w:p>
    <w:p w14:paraId="71F87BB3" w14:textId="073E9E22" w:rsidR="003D7F2F" w:rsidRDefault="003D7F2F" w:rsidP="003D7F2F">
      <w:pPr>
        <w:jc w:val="both"/>
      </w:pPr>
      <w:r>
        <w:t>L’architecture cible de l’entreprise correspond à l’implémentation des nouvelles exigences et recommandations permettant d’atteindre les objectifs définis par l’entreprise.</w:t>
      </w:r>
      <w:r w:rsidR="004D2C11">
        <w:t xml:space="preserve"> </w:t>
      </w:r>
      <w:r>
        <w:t xml:space="preserve">Cette section </w:t>
      </w:r>
      <w:r w:rsidR="00967D4E">
        <w:t xml:space="preserve">présente et </w:t>
      </w:r>
      <w:r>
        <w:t>décrit les modifications d’architecture à apporter selon les différents points de vue : Business, data, applicatif et technique.</w:t>
      </w:r>
    </w:p>
    <w:p w14:paraId="35D83AA6" w14:textId="60444CC9" w:rsidR="001C6ED5" w:rsidRPr="00B91980" w:rsidRDefault="00B26354" w:rsidP="00B91980">
      <w:pPr>
        <w:jc w:val="both"/>
        <w:rPr>
          <w:i/>
          <w:iCs/>
          <w:sz w:val="20"/>
          <w:szCs w:val="20"/>
        </w:rPr>
      </w:pPr>
      <w:r w:rsidRPr="00B91980">
        <w:rPr>
          <w:i/>
          <w:iCs/>
          <w:sz w:val="20"/>
          <w:szCs w:val="20"/>
        </w:rPr>
        <w:t xml:space="preserve">Pour des raisons de simplifications, les </w:t>
      </w:r>
      <w:r w:rsidR="001832C7">
        <w:rPr>
          <w:i/>
          <w:iCs/>
          <w:sz w:val="20"/>
          <w:szCs w:val="20"/>
        </w:rPr>
        <w:t>artefacts</w:t>
      </w:r>
      <w:r w:rsidRPr="00B91980">
        <w:rPr>
          <w:i/>
          <w:iCs/>
          <w:sz w:val="20"/>
          <w:szCs w:val="20"/>
        </w:rPr>
        <w:t xml:space="preserve"> </w:t>
      </w:r>
      <w:r w:rsidR="001832C7">
        <w:rPr>
          <w:i/>
          <w:iCs/>
          <w:sz w:val="20"/>
          <w:szCs w:val="20"/>
        </w:rPr>
        <w:t xml:space="preserve">dont l’objet principal n’a pas été </w:t>
      </w:r>
      <w:r w:rsidRPr="00B91980">
        <w:rPr>
          <w:i/>
          <w:iCs/>
          <w:sz w:val="20"/>
          <w:szCs w:val="20"/>
        </w:rPr>
        <w:t>modifiés ne seront pas représentés dans cette section. Le référentiel d’architecture permet de naviguer plus facilement à travers les différent</w:t>
      </w:r>
      <w:r w:rsidR="005178FD">
        <w:rPr>
          <w:i/>
          <w:iCs/>
          <w:sz w:val="20"/>
          <w:szCs w:val="20"/>
        </w:rPr>
        <w:t>es modélisations</w:t>
      </w:r>
      <w:r w:rsidRPr="00B91980">
        <w:rPr>
          <w:i/>
          <w:iCs/>
          <w:sz w:val="20"/>
          <w:szCs w:val="20"/>
        </w:rPr>
        <w:t>.</w:t>
      </w:r>
    </w:p>
    <w:p w14:paraId="7B6FF500" w14:textId="0EF05ACE" w:rsidR="00AB72A8" w:rsidRDefault="00AB72A8" w:rsidP="00AB72A8">
      <w:pPr>
        <w:pStyle w:val="Titre2"/>
      </w:pPr>
      <w:bookmarkStart w:id="141" w:name="_Toc92431593"/>
      <w:r w:rsidRPr="00012FC5">
        <w:t>Architecture métier (business layer)</w:t>
      </w:r>
      <w:bookmarkEnd w:id="141"/>
    </w:p>
    <w:p w14:paraId="7D91CCD0" w14:textId="4DBED1B8" w:rsidR="004A05EE" w:rsidRPr="004A05EE" w:rsidRDefault="004A05EE" w:rsidP="00FC623E">
      <w:pPr>
        <w:jc w:val="both"/>
      </w:pPr>
      <w:r>
        <w:t>Peu de processus métiers seront modifiés. Comme précisé dans l’évaluation de l’architecture business, seul les processus du service client et le processus du service informatique seront amené à évoluer.</w:t>
      </w:r>
      <w:r w:rsidR="00283269">
        <w:t xml:space="preserve"> Notons toutefois que les outils et la plateforme technologique utilisés seront </w:t>
      </w:r>
      <w:r w:rsidR="00AB5DA6">
        <w:t>amenées</w:t>
      </w:r>
      <w:r w:rsidR="00283269">
        <w:t xml:space="preserve"> à évoluer.</w:t>
      </w:r>
    </w:p>
    <w:p w14:paraId="2F7067DC" w14:textId="52D9810F" w:rsidR="00E00053" w:rsidRDefault="00E00053" w:rsidP="00E00053">
      <w:pPr>
        <w:pStyle w:val="Titre3"/>
      </w:pPr>
      <w:bookmarkStart w:id="142" w:name="_Toc92431594"/>
      <w:r w:rsidRPr="003D6979">
        <w:t>D</w:t>
      </w:r>
      <w:r>
        <w:t>épartement service client</w:t>
      </w:r>
      <w:bookmarkEnd w:id="142"/>
    </w:p>
    <w:p w14:paraId="14A0952C" w14:textId="77777777" w:rsidR="00F32413" w:rsidRDefault="00F32413" w:rsidP="00F32413">
      <w:pPr>
        <w:pStyle w:val="Titre4"/>
      </w:pPr>
      <w:bookmarkStart w:id="143" w:name="_Toc92431595"/>
      <w:r>
        <w:t>Processus :  Répondre à un client</w:t>
      </w:r>
      <w:bookmarkEnd w:id="143"/>
    </w:p>
    <w:p w14:paraId="48B11F63" w14:textId="79C17C22" w:rsidR="00A65CCD" w:rsidRDefault="008D4FF8" w:rsidP="008D4FF8">
      <w:pPr>
        <w:keepNext/>
        <w:ind w:hanging="1418"/>
      </w:pPr>
      <w:r>
        <w:rPr>
          <w:noProof/>
        </w:rPr>
        <w:drawing>
          <wp:inline distT="0" distB="0" distL="0" distR="0" wp14:anchorId="693280A3" wp14:editId="015C5923">
            <wp:extent cx="7696200" cy="404543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27318" cy="4061796"/>
                    </a:xfrm>
                    <a:prstGeom prst="rect">
                      <a:avLst/>
                    </a:prstGeom>
                    <a:noFill/>
                    <a:ln>
                      <a:noFill/>
                    </a:ln>
                  </pic:spPr>
                </pic:pic>
              </a:graphicData>
            </a:graphic>
          </wp:inline>
        </w:drawing>
      </w:r>
    </w:p>
    <w:p w14:paraId="7D38F71C" w14:textId="78AE09E1" w:rsidR="00F32413" w:rsidRPr="00A65CCD" w:rsidRDefault="00A65CCD" w:rsidP="00A65CCD">
      <w:pPr>
        <w:pStyle w:val="Lgende"/>
        <w:jc w:val="left"/>
      </w:pPr>
      <w:bookmarkStart w:id="144" w:name="_Toc92133520"/>
      <w:r w:rsidRPr="00A65CCD">
        <w:t xml:space="preserve">Figure </w:t>
      </w:r>
      <w:r>
        <w:fldChar w:fldCharType="begin"/>
      </w:r>
      <w:r w:rsidRPr="00A65CCD">
        <w:instrText xml:space="preserve"> SEQ Figure \* ARABIC </w:instrText>
      </w:r>
      <w:r>
        <w:fldChar w:fldCharType="separate"/>
      </w:r>
      <w:r w:rsidR="000A219C">
        <w:rPr>
          <w:noProof/>
        </w:rPr>
        <w:t>14</w:t>
      </w:r>
      <w:r>
        <w:fldChar w:fldCharType="end"/>
      </w:r>
      <w:r w:rsidRPr="00A65CCD">
        <w:t xml:space="preserve"> </w:t>
      </w:r>
      <w:del w:id="145" w:author="David EVAN" w:date="2022-01-03T20:16:00Z">
        <w:r w:rsidR="0053026F" w:rsidDel="00CD1557">
          <w:delText>-</w:delText>
        </w:r>
        <w:r w:rsidRPr="00A65CCD" w:rsidDel="00CD1557">
          <w:delText xml:space="preserve"> B</w:delText>
        </w:r>
      </w:del>
      <w:ins w:id="146" w:author="David EVAN" w:date="2022-01-03T20:16:00Z">
        <w:r w:rsidR="00CD1557">
          <w:t>: B</w:t>
        </w:r>
      </w:ins>
      <w:r w:rsidRPr="00A65CCD">
        <w:t xml:space="preserve">usiness Target Architecture </w:t>
      </w:r>
      <w:r w:rsidR="00647F3F">
        <w:t>-</w:t>
      </w:r>
      <w:r w:rsidRPr="00A65CCD">
        <w:t xml:space="preserve"> Répondre à</w:t>
      </w:r>
      <w:r>
        <w:t xml:space="preserve"> un client</w:t>
      </w:r>
      <w:bookmarkEnd w:id="144"/>
    </w:p>
    <w:p w14:paraId="79D88832" w14:textId="0D885EB8" w:rsidR="00B556B0" w:rsidRDefault="00604F4F" w:rsidP="004D3457">
      <w:pPr>
        <w:jc w:val="both"/>
      </w:pPr>
      <w:r>
        <w:lastRenderedPageBreak/>
        <w:t>Le processus « Répondre à un client »</w:t>
      </w:r>
      <w:r w:rsidR="00CA27EA">
        <w:t xml:space="preserve"> va</w:t>
      </w:r>
      <w:r>
        <w:t xml:space="preserve"> évolue</w:t>
      </w:r>
      <w:r w:rsidR="00CA27EA">
        <w:t>r</w:t>
      </w:r>
      <w:r>
        <w:t xml:space="preserve"> pour </w:t>
      </w:r>
      <w:r w:rsidR="004E28E8">
        <w:t xml:space="preserve">s’articuler autour du nouvel outil de ticketing. </w:t>
      </w:r>
    </w:p>
    <w:p w14:paraId="2F8835B0" w14:textId="200BA57E" w:rsidR="008D5F8E" w:rsidRDefault="00BF27B0" w:rsidP="004D3457">
      <w:pPr>
        <w:jc w:val="both"/>
      </w:pPr>
      <w:r>
        <w:t xml:space="preserve">L’outil de ticketing remplace l’ancien système d’historique client par dossier partagé au sein d’une base MS Access pour fournir une interface ergonomique permettant aux différents intervenants d’enrichir et d’affecter les tickets aux services concernés. </w:t>
      </w:r>
      <w:r w:rsidR="008D5F8E">
        <w:t>Les tickets peuvent être créées par les opérateurs du service client, suite à un appel, ou généré automatiquement à la réception d’un e-mail</w:t>
      </w:r>
      <w:r w:rsidR="00CB6EFF">
        <w:t xml:space="preserve"> d’un client</w:t>
      </w:r>
      <w:r w:rsidR="008D5F8E">
        <w:t>.</w:t>
      </w:r>
    </w:p>
    <w:p w14:paraId="28B6D0C3" w14:textId="221327CF" w:rsidR="00C0632C" w:rsidRDefault="009D21D4" w:rsidP="00B556B0">
      <w:pPr>
        <w:jc w:val="both"/>
      </w:pPr>
      <w:r>
        <w:t>Le système de ticketing permet désormais une collaboration en temps réel, centralise les demandes des clients au sein d’un même outil et facilite la collaboration et les processus inter-service.</w:t>
      </w:r>
    </w:p>
    <w:p w14:paraId="1086C388" w14:textId="4B79CDF3" w:rsidR="00E95927" w:rsidRPr="00A65CCD" w:rsidRDefault="00E95927" w:rsidP="00E95927">
      <w:pPr>
        <w:pStyle w:val="Titre3"/>
      </w:pPr>
      <w:bookmarkStart w:id="147" w:name="_Toc92431596"/>
      <w:r w:rsidRPr="00A65CCD">
        <w:t>Service Informatique</w:t>
      </w:r>
      <w:bookmarkEnd w:id="147"/>
    </w:p>
    <w:p w14:paraId="1D07F3AD" w14:textId="4B930738" w:rsidR="00E95927" w:rsidRPr="00807E37" w:rsidRDefault="00E95927" w:rsidP="00E95927">
      <w:pPr>
        <w:pStyle w:val="Titre4"/>
      </w:pPr>
      <w:bookmarkStart w:id="148" w:name="_Toc92431597"/>
      <w:r>
        <w:t xml:space="preserve">Processus : </w:t>
      </w:r>
      <w:r w:rsidR="00A237E4" w:rsidRPr="00A237E4">
        <w:t>Contrôler trimestriellement la sauvegarde des données et tester la restauration</w:t>
      </w:r>
      <w:bookmarkEnd w:id="148"/>
    </w:p>
    <w:p w14:paraId="4170CA50" w14:textId="77777777" w:rsidR="00784F99" w:rsidRDefault="002D67BD" w:rsidP="00A955B1">
      <w:pPr>
        <w:keepNext/>
        <w:ind w:hanging="709"/>
        <w:jc w:val="center"/>
      </w:pPr>
      <w:r>
        <w:rPr>
          <w:noProof/>
        </w:rPr>
        <w:drawing>
          <wp:inline distT="0" distB="0" distL="0" distR="0" wp14:anchorId="35BDBD60" wp14:editId="7F1EE0F3">
            <wp:extent cx="6923687" cy="400170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79680" cy="4034065"/>
                    </a:xfrm>
                    <a:prstGeom prst="rect">
                      <a:avLst/>
                    </a:prstGeom>
                    <a:noFill/>
                    <a:ln>
                      <a:noFill/>
                    </a:ln>
                  </pic:spPr>
                </pic:pic>
              </a:graphicData>
            </a:graphic>
          </wp:inline>
        </w:drawing>
      </w:r>
    </w:p>
    <w:p w14:paraId="09FA9AF4" w14:textId="1C322A54" w:rsidR="00E95927" w:rsidRPr="00E95927" w:rsidRDefault="00784F99" w:rsidP="00784F99">
      <w:pPr>
        <w:pStyle w:val="Lgende"/>
        <w:jc w:val="left"/>
      </w:pPr>
      <w:bookmarkStart w:id="149" w:name="_Toc92133521"/>
      <w:r>
        <w:t xml:space="preserve">Figure </w:t>
      </w:r>
      <w:r w:rsidR="000155D2">
        <w:fldChar w:fldCharType="begin"/>
      </w:r>
      <w:r w:rsidR="000155D2">
        <w:instrText xml:space="preserve"> SEQ Figure \* ARABIC </w:instrText>
      </w:r>
      <w:r w:rsidR="000155D2">
        <w:fldChar w:fldCharType="separate"/>
      </w:r>
      <w:r w:rsidR="000A219C">
        <w:rPr>
          <w:noProof/>
        </w:rPr>
        <w:t>15</w:t>
      </w:r>
      <w:r w:rsidR="000155D2">
        <w:rPr>
          <w:noProof/>
        </w:rPr>
        <w:fldChar w:fldCharType="end"/>
      </w:r>
      <w:r>
        <w:t xml:space="preserve"> : Business Target Architecture - Controller la sauvegarde et </w:t>
      </w:r>
      <w:r w:rsidR="00A71C37">
        <w:t xml:space="preserve">la </w:t>
      </w:r>
      <w:r>
        <w:t>restauration des données</w:t>
      </w:r>
      <w:bookmarkEnd w:id="149"/>
    </w:p>
    <w:p w14:paraId="15621BDA" w14:textId="77777777" w:rsidR="00023577" w:rsidRDefault="00B556B0" w:rsidP="00850410">
      <w:pPr>
        <w:jc w:val="both"/>
      </w:pPr>
      <w:r>
        <w:t>Le pr</w:t>
      </w:r>
      <w:r w:rsidR="00DC3995">
        <w:t xml:space="preserve">ocessus « Sauvegarder quotidiennement les données » et supprimé au profit d’un tout nouveau processus attribué au responsable informatique : Vérifier </w:t>
      </w:r>
      <w:r w:rsidR="005B7B9B">
        <w:t xml:space="preserve">le bon fonctionnement des sauvegarde automatique </w:t>
      </w:r>
      <w:r w:rsidR="00DC3995">
        <w:t>et tester la restauration des données.</w:t>
      </w:r>
      <w:r w:rsidR="00431C30">
        <w:t xml:space="preserve"> </w:t>
      </w:r>
    </w:p>
    <w:p w14:paraId="62C6D041" w14:textId="0C64E2EB" w:rsidR="00520DA1" w:rsidRDefault="00431C30" w:rsidP="00850410">
      <w:pPr>
        <w:jc w:val="both"/>
      </w:pPr>
      <w:r>
        <w:t>Ce processus vise à automatiser les actions de sauvegarde sur la plateforme AWS et à remplacer les tâches fastidieuse de sauvegarde par des contrôles et des tests à haute valeur ajoutée afin de s’assurer une parfaite exécution du PCA en cas d’incident</w:t>
      </w:r>
      <w:r w:rsidR="0089718F">
        <w:t xml:space="preserve"> majeur.</w:t>
      </w:r>
      <w:r w:rsidR="00520DA1">
        <w:br w:type="page"/>
      </w:r>
    </w:p>
    <w:p w14:paraId="5F6B5B36" w14:textId="0E852E34" w:rsidR="00AB72A8" w:rsidRDefault="00AB72A8" w:rsidP="00AB72A8">
      <w:pPr>
        <w:pStyle w:val="Titre2"/>
      </w:pPr>
      <w:bookmarkStart w:id="150" w:name="_Toc92431598"/>
      <w:r>
        <w:lastRenderedPageBreak/>
        <w:t>Architecture des données (data layer)</w:t>
      </w:r>
      <w:bookmarkEnd w:id="150"/>
    </w:p>
    <w:p w14:paraId="264A3F3C" w14:textId="516274DE" w:rsidR="00B2768C" w:rsidRPr="00B2768C" w:rsidRDefault="00B2768C" w:rsidP="00B2768C">
      <w:pPr>
        <w:pStyle w:val="Titre3"/>
      </w:pPr>
      <w:bookmarkStart w:id="151" w:name="_Toc92431599"/>
      <w:r>
        <w:t>Cartographie des données métiers dans l’entreprise</w:t>
      </w:r>
      <w:bookmarkEnd w:id="151"/>
    </w:p>
    <w:p w14:paraId="30BF6913" w14:textId="77777777" w:rsidR="00B2768C" w:rsidRDefault="00B2768C" w:rsidP="00DB52CD">
      <w:pPr>
        <w:keepNext/>
        <w:jc w:val="center"/>
      </w:pPr>
      <w:r>
        <w:rPr>
          <w:noProof/>
        </w:rPr>
        <w:drawing>
          <wp:inline distT="0" distB="0" distL="0" distR="0" wp14:anchorId="392D5A6E" wp14:editId="7CC2DD11">
            <wp:extent cx="5758543" cy="4946441"/>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129" cy="4948662"/>
                    </a:xfrm>
                    <a:prstGeom prst="rect">
                      <a:avLst/>
                    </a:prstGeom>
                    <a:noFill/>
                    <a:ln>
                      <a:noFill/>
                    </a:ln>
                  </pic:spPr>
                </pic:pic>
              </a:graphicData>
            </a:graphic>
          </wp:inline>
        </w:drawing>
      </w:r>
    </w:p>
    <w:p w14:paraId="3A2ECEE7" w14:textId="2E28D9DE" w:rsidR="00B2768C" w:rsidRDefault="00B2768C" w:rsidP="00B2768C">
      <w:pPr>
        <w:pStyle w:val="Lgende"/>
        <w:jc w:val="left"/>
      </w:pPr>
      <w:r>
        <w:t xml:space="preserve">Figure </w:t>
      </w:r>
      <w:r w:rsidR="001F4DA8">
        <w:fldChar w:fldCharType="begin"/>
      </w:r>
      <w:r w:rsidR="001F4DA8">
        <w:instrText xml:space="preserve"> SEQ Figure \* ARABIC </w:instrText>
      </w:r>
      <w:r w:rsidR="001F4DA8">
        <w:fldChar w:fldCharType="separate"/>
      </w:r>
      <w:r w:rsidR="000A219C">
        <w:rPr>
          <w:noProof/>
        </w:rPr>
        <w:t>16</w:t>
      </w:r>
      <w:r w:rsidR="001F4DA8">
        <w:rPr>
          <w:noProof/>
        </w:rPr>
        <w:fldChar w:fldCharType="end"/>
      </w:r>
      <w:r>
        <w:t xml:space="preserve"> : Data Target Architecture - Cartographie des données métiers</w:t>
      </w:r>
    </w:p>
    <w:p w14:paraId="3CF4805B" w14:textId="0CBA23BF" w:rsidR="00B2768C" w:rsidRDefault="00DF52A8" w:rsidP="00DF52A8">
      <w:pPr>
        <w:jc w:val="both"/>
      </w:pPr>
      <w:r>
        <w:t>Il est possible de visualiser sur la figure ci-avant les différentes données métiers de la nouvelle architecture. Le périmètre des données n’a pas évolué, toutefois les supports de stockage</w:t>
      </w:r>
      <w:r w:rsidR="007151E8">
        <w:t xml:space="preserve"> ont été modifiés</w:t>
      </w:r>
      <w:r>
        <w:t>.</w:t>
      </w:r>
      <w:r w:rsidR="005F1390">
        <w:t xml:space="preserve"> </w:t>
      </w:r>
      <w:r w:rsidR="00DB65D9">
        <w:t xml:space="preserve">Il </w:t>
      </w:r>
      <w:r w:rsidR="00834899">
        <w:t xml:space="preserve">possible de </w:t>
      </w:r>
      <w:r w:rsidR="00C010B4">
        <w:t xml:space="preserve">constater que la </w:t>
      </w:r>
      <w:r w:rsidR="003F4FB3">
        <w:t>plupart</w:t>
      </w:r>
      <w:r w:rsidR="00C010B4">
        <w:t xml:space="preserve"> des données</w:t>
      </w:r>
      <w:r w:rsidR="00DB65D9">
        <w:t xml:space="preserve"> métier</w:t>
      </w:r>
      <w:r w:rsidR="002E05D6">
        <w:t>s, anciennement fragmenté</w:t>
      </w:r>
      <w:r w:rsidR="00455281">
        <w:t>e</w:t>
      </w:r>
      <w:r w:rsidR="002E05D6">
        <w:t xml:space="preserve">s dans de nombreuses bases, </w:t>
      </w:r>
      <w:r w:rsidR="00C010B4">
        <w:t>sont regroupés au sein d’une même base de données déployée sur un cluster Amazon Aurora</w:t>
      </w:r>
      <w:r w:rsidR="0063660A">
        <w:rPr>
          <w:rStyle w:val="Appelnotedebasdep"/>
        </w:rPr>
        <w:footnoteReference w:id="3"/>
      </w:r>
      <w:r w:rsidR="00BC57F4">
        <w:t>.</w:t>
      </w:r>
    </w:p>
    <w:p w14:paraId="2783D929" w14:textId="0B764935" w:rsidR="003F4FB3" w:rsidRDefault="003F4FB3" w:rsidP="00DF52A8">
      <w:pPr>
        <w:jc w:val="both"/>
      </w:pPr>
      <w:r>
        <w:t>Les données de la base Aurora sont automatiquement sauvegardée</w:t>
      </w:r>
      <w:r w:rsidR="00DA1B87">
        <w:t>s</w:t>
      </w:r>
      <w:r>
        <w:t xml:space="preserve"> sur une instance Amazon S3.</w:t>
      </w:r>
      <w:r w:rsidR="00DA1B87">
        <w:t xml:space="preserve"> Les données statique du type « Plan d’action » et autres données seront stockés sur un répertoire partagé Amazon Cloud Drive.</w:t>
      </w:r>
      <w:r w:rsidR="00BE2339">
        <w:t xml:space="preserve"> L’outil de ticketing dispose bien entendu de sa propre base stocké</w:t>
      </w:r>
      <w:r w:rsidR="00930BE7">
        <w:t>e</w:t>
      </w:r>
      <w:r w:rsidR="00BE2339">
        <w:t xml:space="preserve"> chez l</w:t>
      </w:r>
      <w:r w:rsidR="0075040D">
        <w:t>’éditeur.</w:t>
      </w:r>
    </w:p>
    <w:p w14:paraId="04319AAA" w14:textId="77777777" w:rsidR="007151E8" w:rsidRDefault="007151E8" w:rsidP="00DF52A8">
      <w:pPr>
        <w:jc w:val="both"/>
      </w:pPr>
    </w:p>
    <w:p w14:paraId="243B295B" w14:textId="77777777" w:rsidR="006A7D36" w:rsidRDefault="00B2768C" w:rsidP="00B2768C">
      <w:pPr>
        <w:pStyle w:val="Titre3"/>
      </w:pPr>
      <w:bookmarkStart w:id="152" w:name="_Toc92431600"/>
      <w:r>
        <w:t>Sécurité des données et contrôle d’accès</w:t>
      </w:r>
      <w:bookmarkEnd w:id="152"/>
    </w:p>
    <w:p w14:paraId="30A87411" w14:textId="77777777" w:rsidR="002E2FF4" w:rsidRDefault="002E2FF4" w:rsidP="002E2FF4">
      <w:pPr>
        <w:keepNext/>
        <w:ind w:hanging="426"/>
      </w:pPr>
      <w:r>
        <w:rPr>
          <w:noProof/>
        </w:rPr>
        <w:drawing>
          <wp:inline distT="0" distB="0" distL="0" distR="0" wp14:anchorId="08166C34" wp14:editId="2A33DFA4">
            <wp:extent cx="6649848" cy="3708912"/>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2911" cy="3727353"/>
                    </a:xfrm>
                    <a:prstGeom prst="rect">
                      <a:avLst/>
                    </a:prstGeom>
                    <a:noFill/>
                    <a:ln>
                      <a:noFill/>
                    </a:ln>
                  </pic:spPr>
                </pic:pic>
              </a:graphicData>
            </a:graphic>
          </wp:inline>
        </w:drawing>
      </w:r>
    </w:p>
    <w:p w14:paraId="14159C12" w14:textId="17DDCCF8" w:rsidR="00236D26" w:rsidRDefault="002E2FF4" w:rsidP="00236D26">
      <w:pPr>
        <w:pStyle w:val="Lgende"/>
        <w:jc w:val="left"/>
      </w:pPr>
      <w:r>
        <w:t xml:space="preserve">Figure </w:t>
      </w:r>
      <w:r>
        <w:fldChar w:fldCharType="begin"/>
      </w:r>
      <w:r>
        <w:instrText xml:space="preserve"> SEQ Figure \* ARABIC </w:instrText>
      </w:r>
      <w:r>
        <w:fldChar w:fldCharType="separate"/>
      </w:r>
      <w:r w:rsidR="000A219C">
        <w:rPr>
          <w:noProof/>
        </w:rPr>
        <w:t>17</w:t>
      </w:r>
      <w:r>
        <w:fldChar w:fldCharType="end"/>
      </w:r>
      <w:r>
        <w:t xml:space="preserve"> : Data Target Architecture - Accès aux données métiers</w:t>
      </w:r>
    </w:p>
    <w:p w14:paraId="7FBCC5C6" w14:textId="44E97DD1" w:rsidR="00E33BC0" w:rsidRDefault="007F0A81" w:rsidP="00B900DF">
      <w:pPr>
        <w:jc w:val="both"/>
      </w:pPr>
      <w:r>
        <w:t>Le regroupement des données au sein d’une même base ne signifie pas un accès libre aux données de l’entreprise.</w:t>
      </w:r>
      <w:r w:rsidR="00B83A28">
        <w:t xml:space="preserve"> L</w:t>
      </w:r>
      <w:r w:rsidR="006E65C0">
        <w:t>’</w:t>
      </w:r>
      <w:r w:rsidR="00B83A28">
        <w:t>accès aux différentes informations est réalisé à l’aide des interface de la nouvelle web app LAE. Le logiciel embarque un contrôle d’accès strict basé sur un système de rôle qui assure la sécurité des données, tant sur le périmètre, que sur les capacités (lecture / écriture).</w:t>
      </w:r>
    </w:p>
    <w:p w14:paraId="1A6AE106" w14:textId="77777777" w:rsidR="00E33BC0" w:rsidRDefault="00E33BC0" w:rsidP="00B900DF">
      <w:pPr>
        <w:jc w:val="both"/>
      </w:pPr>
      <w:r>
        <w:t xml:space="preserve">Nous noterons toutefois que les données « Historique des demandes clients » est désormais accessible à tous, et ce avec objectif de simplifier la collaboration inter-service. </w:t>
      </w:r>
    </w:p>
    <w:p w14:paraId="65F5DB91" w14:textId="77777777" w:rsidR="001E630C" w:rsidRDefault="00E33BC0" w:rsidP="00B900DF">
      <w:pPr>
        <w:jc w:val="both"/>
      </w:pPr>
      <w:r>
        <w:t>Un soin tout particulier sera apporté aux données sensibles ou critiques (notamment les coordonnées bancaires ou les informations de santé) en ajoutant un cryptage spécifique (voir exigences d’architecture)</w:t>
      </w:r>
      <w:r w:rsidR="003903D6">
        <w:t xml:space="preserve"> afin de se prémunir des risques en cas de fuite de données.</w:t>
      </w:r>
    </w:p>
    <w:p w14:paraId="4ED22FFE" w14:textId="6B75D85B" w:rsidR="00520DA1" w:rsidRPr="00842CD5" w:rsidRDefault="001E630C" w:rsidP="00B900DF">
      <w:pPr>
        <w:jc w:val="both"/>
      </w:pPr>
      <w:r>
        <w:t xml:space="preserve">Notons par ailleurs que les exigences d’architecture </w:t>
      </w:r>
      <w:r w:rsidR="00243BFA">
        <w:t>imposent</w:t>
      </w:r>
      <w:r>
        <w:t xml:space="preserve"> une authentification à deux facteurs (2FA) pour accéder au système d’information</w:t>
      </w:r>
      <w:r w:rsidR="00243BFA">
        <w:t>. Le vol d’information d’identification d’un collaborateur n’aura pas pour conséquence d’entrainer une fuite de données.</w:t>
      </w:r>
      <w:r w:rsidR="00520DA1">
        <w:br w:type="page"/>
      </w:r>
    </w:p>
    <w:p w14:paraId="0D0302FE" w14:textId="5FA5CC2B" w:rsidR="00AB72A8" w:rsidRDefault="00AB72A8" w:rsidP="00AB72A8">
      <w:pPr>
        <w:pStyle w:val="Titre2"/>
      </w:pPr>
      <w:bookmarkStart w:id="153" w:name="_Toc92431601"/>
      <w:r>
        <w:lastRenderedPageBreak/>
        <w:t>Architecture applicative (application layer)</w:t>
      </w:r>
      <w:bookmarkEnd w:id="153"/>
    </w:p>
    <w:p w14:paraId="76967625" w14:textId="659E5519" w:rsidR="00DC27B5" w:rsidRPr="00DC27B5" w:rsidRDefault="00DC27B5" w:rsidP="004B5466">
      <w:pPr>
        <w:pStyle w:val="Titre3"/>
      </w:pPr>
      <w:bookmarkStart w:id="154" w:name="_Toc92431602"/>
      <w:r>
        <w:t>Cartographie des applicatifs</w:t>
      </w:r>
      <w:bookmarkEnd w:id="154"/>
    </w:p>
    <w:p w14:paraId="68BD80E8" w14:textId="0C9BFC3F" w:rsidR="00513C21" w:rsidRDefault="00C124DA" w:rsidP="0009045B">
      <w:pPr>
        <w:keepNext/>
        <w:ind w:hanging="993"/>
      </w:pPr>
      <w:r>
        <w:rPr>
          <w:noProof/>
        </w:rPr>
        <w:drawing>
          <wp:inline distT="0" distB="0" distL="0" distR="0" wp14:anchorId="6ACF4A4A" wp14:editId="17439EBC">
            <wp:extent cx="7273023" cy="6085114"/>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01086" cy="6108593"/>
                    </a:xfrm>
                    <a:prstGeom prst="rect">
                      <a:avLst/>
                    </a:prstGeom>
                    <a:noFill/>
                    <a:ln>
                      <a:noFill/>
                    </a:ln>
                  </pic:spPr>
                </pic:pic>
              </a:graphicData>
            </a:graphic>
          </wp:inline>
        </w:drawing>
      </w:r>
    </w:p>
    <w:p w14:paraId="4675218C" w14:textId="08BFEAB8" w:rsidR="002B6575" w:rsidRDefault="00513C21" w:rsidP="00513C21">
      <w:pPr>
        <w:pStyle w:val="Lgende"/>
        <w:jc w:val="left"/>
      </w:pPr>
      <w:r>
        <w:t xml:space="preserve">Figure </w:t>
      </w:r>
      <w:r>
        <w:fldChar w:fldCharType="begin"/>
      </w:r>
      <w:r>
        <w:instrText xml:space="preserve"> SEQ Figure \* ARABIC </w:instrText>
      </w:r>
      <w:r>
        <w:fldChar w:fldCharType="separate"/>
      </w:r>
      <w:r w:rsidR="000A219C">
        <w:rPr>
          <w:noProof/>
        </w:rPr>
        <w:t>18</w:t>
      </w:r>
      <w:r>
        <w:fldChar w:fldCharType="end"/>
      </w:r>
      <w:r>
        <w:t xml:space="preserve"> : Application Target Architecture - Cartographie des applicatifs</w:t>
      </w:r>
    </w:p>
    <w:p w14:paraId="6251A395" w14:textId="77777777" w:rsidR="001533DB" w:rsidRDefault="002A1CB0">
      <w:r>
        <w:t xml:space="preserve">La figure ci-avant présente </w:t>
      </w:r>
      <w:r w:rsidR="00421A92">
        <w:t>la vue de la nouvelle architecture applicative de l’entreprise.</w:t>
      </w:r>
      <w:r w:rsidR="004A764E">
        <w:t xml:space="preserve"> Le modèle affiché est directement issu du prototype présenté dans le présent document.</w:t>
      </w:r>
      <w:r w:rsidR="009F233B">
        <w:t xml:space="preserve"> </w:t>
      </w:r>
      <w:r w:rsidR="003945BD">
        <w:t>Les figures en « bleu clair » représente des services « clef en main » sur lesquelles aucun développement interne n’est nécessaire. Les figures</w:t>
      </w:r>
      <w:r w:rsidR="005F1BED">
        <w:t> « bleu foncé »</w:t>
      </w:r>
      <w:r w:rsidR="003945BD">
        <w:t xml:space="preserve"> sont les applications sur lesquelles des développements logiciels sont à prévoir.</w:t>
      </w:r>
    </w:p>
    <w:p w14:paraId="198E0F20" w14:textId="3D18A870" w:rsidR="007E0A17" w:rsidRDefault="001533DB" w:rsidP="000F23A6">
      <w:pPr>
        <w:jc w:val="both"/>
      </w:pPr>
      <w:r>
        <w:lastRenderedPageBreak/>
        <w:t>Nous noterons que l’ensemble des interfaces utilisateur sont regroupées dans la nouvelle Web App LAE</w:t>
      </w:r>
      <w:r w:rsidR="001B53BB">
        <w:t xml:space="preserve"> (Les fonctionnalités différent en fonction des capacités de l’utilisateur)</w:t>
      </w:r>
      <w:r>
        <w:t>, développé</w:t>
      </w:r>
      <w:r w:rsidR="001B53BB">
        <w:t>e</w:t>
      </w:r>
      <w:r>
        <w:t xml:space="preserve"> en Vue.JS</w:t>
      </w:r>
      <w:r w:rsidR="001B53BB">
        <w:t xml:space="preserve">. </w:t>
      </w:r>
      <w:r w:rsidR="00AC4226">
        <w:t>L’application de vente servira de base à la</w:t>
      </w:r>
      <w:r w:rsidR="00B22637">
        <w:t xml:space="preserve"> création</w:t>
      </w:r>
      <w:r w:rsidR="00AC4226">
        <w:t xml:space="preserve"> WebApp</w:t>
      </w:r>
      <w:r w:rsidR="00334867">
        <w:t>.</w:t>
      </w:r>
    </w:p>
    <w:p w14:paraId="44BA560C" w14:textId="353DC868" w:rsidR="009F7385" w:rsidRDefault="001B53BB" w:rsidP="000F23A6">
      <w:pPr>
        <w:jc w:val="both"/>
      </w:pPr>
      <w:r>
        <w:t>La web App</w:t>
      </w:r>
      <w:r w:rsidR="007E0A17">
        <w:t xml:space="preserve"> </w:t>
      </w:r>
      <w:r w:rsidR="001533DB">
        <w:t>exploite, au travers de l’API Gateway, les services</w:t>
      </w:r>
      <w:r w:rsidR="006E09B9">
        <w:t xml:space="preserve"> backend, exposés sous la forme d’API RESTFULL et développé en PHP/Symfony. La couche service exploite les données du cluster Aurora DB regroupant la </w:t>
      </w:r>
      <w:r w:rsidR="00D32851">
        <w:t>plupart</w:t>
      </w:r>
      <w:r w:rsidR="006E09B9">
        <w:t xml:space="preserve"> des données métiers de l’entreprise. </w:t>
      </w:r>
      <w:r w:rsidR="003A3BF1">
        <w:t xml:space="preserve">Pour rappel, </w:t>
      </w:r>
      <w:r w:rsidR="00C44ADC">
        <w:t xml:space="preserve">le backend de l’application de </w:t>
      </w:r>
      <w:r w:rsidR="003A3BF1">
        <w:t xml:space="preserve">vente servira de base à la création </w:t>
      </w:r>
      <w:r w:rsidR="00C44ADC">
        <w:t>de ce composant</w:t>
      </w:r>
      <w:r w:rsidR="00594049">
        <w:t>.</w:t>
      </w:r>
      <w:r w:rsidR="00C44ADC">
        <w:t xml:space="preserve"> Une montée en version du langage utilisé (PHP 7 vers P</w:t>
      </w:r>
      <w:r w:rsidR="00FA4856">
        <w:t>HP</w:t>
      </w:r>
      <w:r w:rsidR="00BE27CB">
        <w:t xml:space="preserve"> </w:t>
      </w:r>
      <w:r w:rsidR="00C44ADC">
        <w:t>8) est à prévoir au cours des développements.</w:t>
      </w:r>
    </w:p>
    <w:p w14:paraId="1E3E0D6F" w14:textId="18F785D5" w:rsidR="00BB5A7A" w:rsidRDefault="00BB5A7A" w:rsidP="000F23A6">
      <w:pPr>
        <w:jc w:val="both"/>
      </w:pPr>
      <w:r>
        <w:t xml:space="preserve">La base de données </w:t>
      </w:r>
      <w:r w:rsidR="00EA5EE2">
        <w:t>principale</w:t>
      </w:r>
      <w:r>
        <w:t xml:space="preserve"> et géré</w:t>
      </w:r>
      <w:r w:rsidR="00242152">
        <w:t>e</w:t>
      </w:r>
      <w:r>
        <w:t xml:space="preserve"> par deux instances (répliqué</w:t>
      </w:r>
      <w:r w:rsidR="00994F6C">
        <w:t>es</w:t>
      </w:r>
      <w:r>
        <w:t xml:space="preserve"> à l’identique et auto-</w:t>
      </w:r>
      <w:r w:rsidR="0051359B">
        <w:t>scalable</w:t>
      </w:r>
      <w:r>
        <w:t xml:space="preserve">) d’Amazon Aurora DB.  </w:t>
      </w:r>
    </w:p>
    <w:p w14:paraId="3F691BC1" w14:textId="2828EA89" w:rsidR="000F23A6" w:rsidRDefault="006E09B9" w:rsidP="000F23A6">
      <w:pPr>
        <w:jc w:val="both"/>
      </w:pPr>
      <w:r>
        <w:t>L’authentification, l’identification et les contrôles d’accès aux services et données sont assurés par le service Amazon Cognit</w:t>
      </w:r>
      <w:r w:rsidR="00D32851">
        <w:t>o</w:t>
      </w:r>
      <w:r w:rsidR="000F23A6">
        <w:t xml:space="preserve"> agissant comme IAM et fournissant les informations d’identification et d’authentification en exploitant le </w:t>
      </w:r>
      <w:r w:rsidR="008826ED">
        <w:t>Framework</w:t>
      </w:r>
      <w:r w:rsidR="000F23A6">
        <w:t xml:space="preserve"> d’autorisation OAuth 2.0 et son extension OIDC</w:t>
      </w:r>
      <w:r w:rsidR="00D32851">
        <w:t>.</w:t>
      </w:r>
    </w:p>
    <w:p w14:paraId="025BA6AD" w14:textId="696FE253" w:rsidR="000F23A6" w:rsidRDefault="009F7385" w:rsidP="000F23A6">
      <w:pPr>
        <w:jc w:val="both"/>
      </w:pPr>
      <w:r>
        <w:t>La présence du service AWS S3 est rendu nécessaire pour assurer le stockage des données volumineuses (factures, contrats, justificatifs divers, CGV …)</w:t>
      </w:r>
      <w:r w:rsidR="00090603">
        <w:t>.</w:t>
      </w:r>
    </w:p>
    <w:p w14:paraId="044A74B4" w14:textId="22ED3EF6" w:rsidR="00E8026A" w:rsidRDefault="00E8026A" w:rsidP="000F23A6">
      <w:pPr>
        <w:jc w:val="both"/>
      </w:pPr>
      <w:r>
        <w:t>Le service AWS ElasticCache vise à fournir au backend un cache de données à accès rapide visant à améliorer les performances globales du SI en fournissant une solution simple et centralisée.</w:t>
      </w:r>
    </w:p>
    <w:p w14:paraId="0295198B" w14:textId="1D5141CE" w:rsidR="00864328" w:rsidRDefault="00864328" w:rsidP="000F23A6">
      <w:pPr>
        <w:jc w:val="both"/>
      </w:pPr>
      <w:r>
        <w:t>Le Web Application Firewall est utilisé principalement pour renforcer la sécurité de la web application et fournir un premier niveau de détection des cyberattaques.</w:t>
      </w:r>
    </w:p>
    <w:p w14:paraId="3DAF284A" w14:textId="428F6649" w:rsidR="0013381F" w:rsidRDefault="0013381F" w:rsidP="000F23A6">
      <w:pPr>
        <w:jc w:val="both"/>
      </w:pPr>
      <w:r>
        <w:t>N</w:t>
      </w:r>
      <w:r w:rsidR="00DD1E0A">
        <w:t xml:space="preserve">ous noterons </w:t>
      </w:r>
      <w:r>
        <w:t xml:space="preserve">également </w:t>
      </w:r>
      <w:r w:rsidR="00DD1E0A">
        <w:t xml:space="preserve">la </w:t>
      </w:r>
      <w:r w:rsidR="00F74844">
        <w:t>présence</w:t>
      </w:r>
      <w:r w:rsidR="00DD1E0A">
        <w:t xml:space="preserve"> d’un load balancer</w:t>
      </w:r>
      <w:r w:rsidR="00F74844">
        <w:t xml:space="preserve"> optionnel. </w:t>
      </w:r>
      <w:r w:rsidR="005658D8">
        <w:t xml:space="preserve">Le load balancer est utilisé pour </w:t>
      </w:r>
      <w:r w:rsidR="000335A2">
        <w:t>réceptionner</w:t>
      </w:r>
      <w:r w:rsidR="005658D8">
        <w:t xml:space="preserve"> les requêtes et les transférer aux diverses instances de l’</w:t>
      </w:r>
      <w:r w:rsidR="000335A2">
        <w:t>application</w:t>
      </w:r>
      <w:r w:rsidR="005658D8">
        <w:t xml:space="preserve"> web. </w:t>
      </w:r>
      <w:r w:rsidR="00CD7299">
        <w:t>Bien qu’il ne soit pas indispensable au bon fonctionnement de l’application et que la charge ne l’impose pas, la mise à disposition de plusieurs instance de la web-app (tout comme celle du back-end) permet de s’assurer d’une disponibilité de la plateforme en cas d’échec d’une instance</w:t>
      </w:r>
      <w:r w:rsidR="00CE7BDA">
        <w:t xml:space="preserve"> de service</w:t>
      </w:r>
      <w:r w:rsidR="00CD7299">
        <w:t xml:space="preserve"> et au cours des processus de déploiements de mise à jour.</w:t>
      </w:r>
      <w:r w:rsidR="00315BD5">
        <w:t xml:space="preserve"> Il permet par ailleurs de faciliter les futures évolutions de cette plateforme (telle qu’une ouverture aux clients par exemple).</w:t>
      </w:r>
      <w:r w:rsidR="00016C3C">
        <w:t xml:space="preserve"> Son utilisation paraît totalement justifiée eu égard au coût relativement faible d’un tel service</w:t>
      </w:r>
      <w:r w:rsidR="008126B9">
        <w:t>.</w:t>
      </w:r>
    </w:p>
    <w:p w14:paraId="36C32AED" w14:textId="77777777" w:rsidR="00925524" w:rsidRDefault="0013381F" w:rsidP="00925524">
      <w:pPr>
        <w:jc w:val="both"/>
      </w:pPr>
      <w:r>
        <w:t>En dernier</w:t>
      </w:r>
      <w:r w:rsidR="00016C3C">
        <w:t xml:space="preserve"> </w:t>
      </w:r>
      <w:r w:rsidR="00D13AA5">
        <w:t xml:space="preserve">lieu, nous pouvons visualiser la présence du nouvel outil de ticketing, accessible aux différents services opérationnels de l’entreprise, et exploitant bien entendu ses </w:t>
      </w:r>
      <w:r w:rsidR="00EA39FB">
        <w:t>propres</w:t>
      </w:r>
      <w:r w:rsidR="00D13AA5">
        <w:t xml:space="preserve"> données. </w:t>
      </w:r>
      <w:r w:rsidR="00A27F2F">
        <w:t>Bien que non mentionné dans ce schéma</w:t>
      </w:r>
      <w:r w:rsidR="00BB66D4">
        <w:t xml:space="preserve"> et hors du scope de ce chantier</w:t>
      </w:r>
      <w:r w:rsidR="00A27F2F">
        <w:t>, l’outil</w:t>
      </w:r>
      <w:r w:rsidR="00C053C2">
        <w:t xml:space="preserve"> de ticketing</w:t>
      </w:r>
      <w:r w:rsidR="00A27F2F">
        <w:t xml:space="preserve"> sélectionné fourni des capacités d’intégration permettant d’envisager une évolution pour l’intégrer directement dans la web app.</w:t>
      </w:r>
    </w:p>
    <w:p w14:paraId="2D83C467" w14:textId="6A73022E" w:rsidR="00925524" w:rsidRDefault="00CB41A1" w:rsidP="00435B4B">
      <w:pPr>
        <w:jc w:val="both"/>
      </w:pPr>
      <w:r>
        <w:t xml:space="preserve">La plateforme technique (représentée en « vert » dans le schéma) sera </w:t>
      </w:r>
      <w:r w:rsidR="00D45D1A">
        <w:t>détaillée</w:t>
      </w:r>
      <w:r>
        <w:t xml:space="preserve"> dans la section correspondante.</w:t>
      </w:r>
      <w:r w:rsidR="00925524">
        <w:br w:type="page"/>
      </w:r>
    </w:p>
    <w:p w14:paraId="132A9A2A" w14:textId="01A02D1B" w:rsidR="00435B4B" w:rsidRDefault="00925524" w:rsidP="00D42E45">
      <w:pPr>
        <w:pStyle w:val="Titre3"/>
      </w:pPr>
      <w:bookmarkStart w:id="155" w:name="_Toc92431603"/>
      <w:r>
        <w:lastRenderedPageBreak/>
        <w:t>Catalogue des composants applicatifs</w:t>
      </w:r>
      <w:bookmarkEnd w:id="155"/>
      <w:r>
        <w:t xml:space="preserve"> </w:t>
      </w:r>
    </w:p>
    <w:p w14:paraId="78EF1655" w14:textId="51D7A534" w:rsidR="00435B4B" w:rsidRPr="00435B4B" w:rsidRDefault="00435B4B" w:rsidP="00435B4B">
      <w:r>
        <w:t>Le catalogue ci-après fourni une vue d’ensemble des applicatifs de la nouvelle architecture et des technologies mise en œuvre.</w:t>
      </w:r>
    </w:p>
    <w:tbl>
      <w:tblPr>
        <w:tblW w:w="11199"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418"/>
        <w:gridCol w:w="2410"/>
        <w:gridCol w:w="5245"/>
        <w:gridCol w:w="1417"/>
      </w:tblGrid>
      <w:tr w:rsidR="008876EE" w:rsidRPr="00A73E23" w14:paraId="15D33FA9" w14:textId="77777777" w:rsidTr="005F296C">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0E230B2B" w14:textId="77777777" w:rsidR="008876EE" w:rsidRPr="00A73E23" w:rsidRDefault="008876EE" w:rsidP="007C621B">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418" w:type="dxa"/>
            <w:tcBorders>
              <w:top w:val="single" w:sz="4" w:space="0" w:color="auto"/>
              <w:bottom w:val="single" w:sz="8" w:space="0" w:color="auto"/>
            </w:tcBorders>
            <w:shd w:val="clear" w:color="000000" w:fill="8EA9DB"/>
            <w:vAlign w:val="center"/>
          </w:tcPr>
          <w:p w14:paraId="71701974" w14:textId="5E64C18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applicatif</w:t>
            </w:r>
          </w:p>
        </w:tc>
        <w:tc>
          <w:tcPr>
            <w:tcW w:w="2410" w:type="dxa"/>
            <w:tcBorders>
              <w:top w:val="single" w:sz="4" w:space="0" w:color="auto"/>
              <w:bottom w:val="single" w:sz="8" w:space="0" w:color="auto"/>
            </w:tcBorders>
            <w:shd w:val="clear" w:color="000000" w:fill="8EA9DB"/>
            <w:vAlign w:val="center"/>
          </w:tcPr>
          <w:p w14:paraId="748D771E" w14:textId="2A9BD45B" w:rsidR="008876EE" w:rsidRDefault="00144273"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Justification </w:t>
            </w:r>
            <w:r w:rsidR="00474833">
              <w:rPr>
                <w:rFonts w:ascii="Calibri" w:eastAsia="Times New Roman" w:hAnsi="Calibri" w:cs="Calibri"/>
                <w:b/>
                <w:bCs/>
                <w:color w:val="000000"/>
              </w:rPr>
              <w:t>de présence</w:t>
            </w:r>
          </w:p>
        </w:tc>
        <w:tc>
          <w:tcPr>
            <w:tcW w:w="5245" w:type="dxa"/>
            <w:tcBorders>
              <w:top w:val="single" w:sz="4" w:space="0" w:color="auto"/>
              <w:bottom w:val="single" w:sz="8" w:space="0" w:color="auto"/>
            </w:tcBorders>
            <w:shd w:val="clear" w:color="000000" w:fill="8EA9DB"/>
            <w:vAlign w:val="center"/>
          </w:tcPr>
          <w:p w14:paraId="317AFB46" w14:textId="717B974D" w:rsidR="008876EE" w:rsidRDefault="008876EE" w:rsidP="008876E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c>
          <w:tcPr>
            <w:tcW w:w="1417" w:type="dxa"/>
            <w:tcBorders>
              <w:top w:val="single" w:sz="4" w:space="0" w:color="auto"/>
              <w:bottom w:val="single" w:sz="8" w:space="0" w:color="auto"/>
              <w:right w:val="single" w:sz="4" w:space="0" w:color="auto"/>
            </w:tcBorders>
            <w:shd w:val="clear" w:color="000000" w:fill="8EA9DB"/>
            <w:vAlign w:val="center"/>
          </w:tcPr>
          <w:p w14:paraId="721F9D07" w14:textId="13DA1C4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Technologie</w:t>
            </w:r>
          </w:p>
        </w:tc>
      </w:tr>
      <w:tr w:rsidR="008876EE" w:rsidRPr="00C22DA1" w14:paraId="2B66E24C" w14:textId="77777777" w:rsidTr="00DC75E8">
        <w:trPr>
          <w:trHeight w:val="794"/>
        </w:trPr>
        <w:tc>
          <w:tcPr>
            <w:tcW w:w="709" w:type="dxa"/>
            <w:tcBorders>
              <w:top w:val="nil"/>
              <w:left w:val="single" w:sz="4" w:space="0" w:color="auto"/>
              <w:bottom w:val="single" w:sz="8" w:space="0" w:color="auto"/>
              <w:right w:val="nil"/>
            </w:tcBorders>
            <w:shd w:val="clear" w:color="auto" w:fill="auto"/>
            <w:vAlign w:val="center"/>
          </w:tcPr>
          <w:p w14:paraId="643DE932" w14:textId="2DBE372E" w:rsidR="008876EE" w:rsidRPr="00DC75E8" w:rsidRDefault="008876EE" w:rsidP="007C621B">
            <w:pPr>
              <w:spacing w:after="0" w:line="240" w:lineRule="auto"/>
              <w:jc w:val="center"/>
              <w:rPr>
                <w:rFonts w:cstheme="minorHAnsi"/>
                <w:b/>
                <w:bCs/>
              </w:rPr>
            </w:pPr>
            <w:r w:rsidRPr="00DC75E8">
              <w:rPr>
                <w:rFonts w:cstheme="minorHAnsi"/>
                <w:b/>
                <w:bCs/>
              </w:rPr>
              <w:t>A1</w:t>
            </w:r>
          </w:p>
        </w:tc>
        <w:tc>
          <w:tcPr>
            <w:tcW w:w="1418" w:type="dxa"/>
            <w:tcBorders>
              <w:top w:val="single" w:sz="8" w:space="0" w:color="auto"/>
              <w:left w:val="nil"/>
              <w:bottom w:val="single" w:sz="8" w:space="0" w:color="auto"/>
              <w:right w:val="nil"/>
            </w:tcBorders>
            <w:vAlign w:val="center"/>
          </w:tcPr>
          <w:p w14:paraId="362802D9" w14:textId="528ED13A" w:rsidR="008876EE" w:rsidRPr="00DC75E8" w:rsidRDefault="008876EE" w:rsidP="007C621B">
            <w:pPr>
              <w:spacing w:after="0" w:line="240" w:lineRule="auto"/>
              <w:rPr>
                <w:rFonts w:cstheme="minorHAnsi"/>
              </w:rPr>
            </w:pPr>
            <w:r w:rsidRPr="00DC75E8">
              <w:rPr>
                <w:rFonts w:cstheme="minorHAnsi"/>
              </w:rPr>
              <w:t>FreshDesk</w:t>
            </w:r>
          </w:p>
        </w:tc>
        <w:tc>
          <w:tcPr>
            <w:tcW w:w="2410" w:type="dxa"/>
            <w:tcBorders>
              <w:top w:val="single" w:sz="8" w:space="0" w:color="auto"/>
              <w:left w:val="nil"/>
              <w:bottom w:val="single" w:sz="8" w:space="0" w:color="auto"/>
              <w:right w:val="nil"/>
            </w:tcBorders>
            <w:vAlign w:val="center"/>
          </w:tcPr>
          <w:p w14:paraId="380216F3" w14:textId="40F8D77C" w:rsidR="008876EE" w:rsidRPr="00DC75E8" w:rsidRDefault="00144273" w:rsidP="007C621B">
            <w:pPr>
              <w:spacing w:after="0" w:line="240" w:lineRule="auto"/>
              <w:rPr>
                <w:rFonts w:cstheme="minorHAnsi"/>
              </w:rPr>
            </w:pPr>
            <w:r w:rsidRPr="00DC75E8">
              <w:rPr>
                <w:rFonts w:cstheme="minorHAnsi"/>
              </w:rPr>
              <w:t xml:space="preserve">Ticketing </w:t>
            </w:r>
          </w:p>
        </w:tc>
        <w:tc>
          <w:tcPr>
            <w:tcW w:w="5245" w:type="dxa"/>
            <w:tcBorders>
              <w:top w:val="single" w:sz="8" w:space="0" w:color="auto"/>
              <w:left w:val="nil"/>
              <w:bottom w:val="single" w:sz="8" w:space="0" w:color="auto"/>
              <w:right w:val="nil"/>
            </w:tcBorders>
            <w:vAlign w:val="center"/>
          </w:tcPr>
          <w:p w14:paraId="53FACF7F" w14:textId="3DE50B32" w:rsidR="008876EE" w:rsidRPr="00DC75E8" w:rsidRDefault="00926648" w:rsidP="00853D02">
            <w:pPr>
              <w:spacing w:after="0" w:line="240" w:lineRule="auto"/>
              <w:jc w:val="both"/>
              <w:rPr>
                <w:rFonts w:cstheme="minorHAnsi"/>
              </w:rPr>
            </w:pPr>
            <w:r w:rsidRPr="00DC75E8">
              <w:rPr>
                <w:rFonts w:cstheme="minorHAnsi"/>
              </w:rPr>
              <w:t xml:space="preserve">Outil de ticketing externe (SaaS). </w:t>
            </w:r>
          </w:p>
        </w:tc>
        <w:tc>
          <w:tcPr>
            <w:tcW w:w="1417" w:type="dxa"/>
            <w:tcBorders>
              <w:top w:val="single" w:sz="8" w:space="0" w:color="auto"/>
              <w:left w:val="nil"/>
              <w:bottom w:val="single" w:sz="8" w:space="0" w:color="auto"/>
              <w:right w:val="single" w:sz="4" w:space="0" w:color="auto"/>
            </w:tcBorders>
            <w:vAlign w:val="center"/>
          </w:tcPr>
          <w:p w14:paraId="43373321" w14:textId="4E3BF80D" w:rsidR="008876EE" w:rsidRPr="00DC75E8" w:rsidRDefault="00FF0BAD" w:rsidP="001B4698">
            <w:pPr>
              <w:spacing w:after="0" w:line="240" w:lineRule="auto"/>
              <w:jc w:val="center"/>
              <w:rPr>
                <w:rFonts w:cstheme="minorHAnsi"/>
                <w:i/>
                <w:iCs/>
              </w:rPr>
            </w:pPr>
            <w:r w:rsidRPr="00DC75E8">
              <w:rPr>
                <w:rFonts w:cstheme="minorHAnsi"/>
                <w:i/>
                <w:iCs/>
              </w:rPr>
              <w:t>Propriétaire</w:t>
            </w:r>
          </w:p>
        </w:tc>
      </w:tr>
      <w:tr w:rsidR="008876EE" w:rsidRPr="00C22DA1" w14:paraId="696F21B9" w14:textId="77777777" w:rsidTr="00ED1D10">
        <w:trPr>
          <w:trHeight w:val="850"/>
        </w:trPr>
        <w:tc>
          <w:tcPr>
            <w:tcW w:w="709" w:type="dxa"/>
            <w:tcBorders>
              <w:top w:val="nil"/>
              <w:left w:val="single" w:sz="4" w:space="0" w:color="auto"/>
              <w:bottom w:val="single" w:sz="4" w:space="0" w:color="auto"/>
              <w:right w:val="nil"/>
            </w:tcBorders>
            <w:shd w:val="clear" w:color="auto" w:fill="auto"/>
            <w:vAlign w:val="center"/>
          </w:tcPr>
          <w:p w14:paraId="25044DA2" w14:textId="3D5D3535" w:rsidR="008876EE" w:rsidRPr="00DC75E8" w:rsidRDefault="008876EE" w:rsidP="007C621B">
            <w:pPr>
              <w:spacing w:after="0" w:line="240" w:lineRule="auto"/>
              <w:jc w:val="center"/>
              <w:rPr>
                <w:rFonts w:cstheme="minorHAnsi"/>
                <w:b/>
                <w:bCs/>
              </w:rPr>
            </w:pPr>
            <w:r w:rsidRPr="00DC75E8">
              <w:rPr>
                <w:rFonts w:cstheme="minorHAnsi"/>
                <w:b/>
                <w:bCs/>
              </w:rPr>
              <w:t>A2</w:t>
            </w:r>
          </w:p>
        </w:tc>
        <w:tc>
          <w:tcPr>
            <w:tcW w:w="1418" w:type="dxa"/>
            <w:tcBorders>
              <w:top w:val="single" w:sz="8" w:space="0" w:color="auto"/>
              <w:left w:val="nil"/>
              <w:bottom w:val="single" w:sz="4" w:space="0" w:color="auto"/>
              <w:right w:val="nil"/>
            </w:tcBorders>
            <w:vAlign w:val="center"/>
          </w:tcPr>
          <w:p w14:paraId="31231964" w14:textId="209B710F" w:rsidR="008876EE" w:rsidRPr="00DC75E8" w:rsidRDefault="008876EE" w:rsidP="007C621B">
            <w:pPr>
              <w:spacing w:after="0" w:line="240" w:lineRule="auto"/>
              <w:rPr>
                <w:rFonts w:cstheme="minorHAnsi"/>
              </w:rPr>
            </w:pPr>
            <w:r w:rsidRPr="00DC75E8">
              <w:rPr>
                <w:rFonts w:cstheme="minorHAnsi"/>
              </w:rPr>
              <w:t>WebApp LAE</w:t>
            </w:r>
          </w:p>
        </w:tc>
        <w:tc>
          <w:tcPr>
            <w:tcW w:w="2410" w:type="dxa"/>
            <w:tcBorders>
              <w:top w:val="single" w:sz="8" w:space="0" w:color="auto"/>
              <w:left w:val="nil"/>
              <w:bottom w:val="single" w:sz="8" w:space="0" w:color="auto"/>
              <w:right w:val="nil"/>
            </w:tcBorders>
            <w:vAlign w:val="center"/>
          </w:tcPr>
          <w:p w14:paraId="2A91ED7E" w14:textId="0393AECB" w:rsidR="008876EE" w:rsidRPr="00DC75E8" w:rsidRDefault="004816DB" w:rsidP="007C621B">
            <w:pPr>
              <w:spacing w:after="0" w:line="240" w:lineRule="auto"/>
              <w:rPr>
                <w:rFonts w:cstheme="minorHAnsi"/>
              </w:rPr>
            </w:pPr>
            <w:r w:rsidRPr="00DC75E8">
              <w:rPr>
                <w:rFonts w:cstheme="minorHAnsi"/>
              </w:rPr>
              <w:t>UI</w:t>
            </w:r>
          </w:p>
        </w:tc>
        <w:tc>
          <w:tcPr>
            <w:tcW w:w="5245" w:type="dxa"/>
            <w:tcBorders>
              <w:top w:val="single" w:sz="8" w:space="0" w:color="auto"/>
              <w:left w:val="nil"/>
              <w:bottom w:val="single" w:sz="8" w:space="0" w:color="auto"/>
              <w:right w:val="nil"/>
            </w:tcBorders>
            <w:vAlign w:val="center"/>
          </w:tcPr>
          <w:p w14:paraId="3CC44E4E" w14:textId="6FB1211F" w:rsidR="008876EE" w:rsidRPr="00DC75E8" w:rsidRDefault="001C4F4D" w:rsidP="00853D02">
            <w:pPr>
              <w:spacing w:after="0" w:line="240" w:lineRule="auto"/>
              <w:jc w:val="both"/>
              <w:rPr>
                <w:rFonts w:cstheme="minorHAnsi"/>
              </w:rPr>
            </w:pPr>
            <w:r w:rsidRPr="00DC75E8">
              <w:rPr>
                <w:rFonts w:cstheme="minorHAnsi"/>
              </w:rPr>
              <w:t xml:space="preserve">WebApp en SPA assurant la présentation et les interactions avec les composants d’interface </w:t>
            </w:r>
            <w:r w:rsidR="002F09AA" w:rsidRPr="00DC75E8">
              <w:rPr>
                <w:rFonts w:cstheme="minorHAnsi"/>
              </w:rPr>
              <w:t>utilisateur.</w:t>
            </w:r>
          </w:p>
        </w:tc>
        <w:tc>
          <w:tcPr>
            <w:tcW w:w="1417" w:type="dxa"/>
            <w:tcBorders>
              <w:top w:val="single" w:sz="8" w:space="0" w:color="auto"/>
              <w:left w:val="nil"/>
              <w:bottom w:val="single" w:sz="8" w:space="0" w:color="auto"/>
              <w:right w:val="single" w:sz="4" w:space="0" w:color="auto"/>
            </w:tcBorders>
            <w:vAlign w:val="center"/>
          </w:tcPr>
          <w:p w14:paraId="3B50BE49" w14:textId="3F967FCB" w:rsidR="008876EE" w:rsidRPr="00DC75E8" w:rsidRDefault="00F3461C" w:rsidP="001B4698">
            <w:pPr>
              <w:spacing w:after="0" w:line="240" w:lineRule="auto"/>
              <w:jc w:val="center"/>
              <w:rPr>
                <w:rFonts w:cstheme="minorHAnsi"/>
              </w:rPr>
            </w:pPr>
            <w:r w:rsidRPr="00DC75E8">
              <w:rPr>
                <w:rFonts w:cstheme="minorHAnsi"/>
              </w:rPr>
              <w:t>Vue.JS</w:t>
            </w:r>
          </w:p>
        </w:tc>
      </w:tr>
      <w:tr w:rsidR="008876EE" w:rsidRPr="00C22DA1" w14:paraId="00B6739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76DAE3D" w14:textId="5A4EA3D2" w:rsidR="008876EE" w:rsidRPr="00DC75E8" w:rsidRDefault="008876EE" w:rsidP="007C621B">
            <w:pPr>
              <w:spacing w:after="0" w:line="240" w:lineRule="auto"/>
              <w:jc w:val="center"/>
              <w:rPr>
                <w:rFonts w:cstheme="minorHAnsi"/>
                <w:b/>
                <w:bCs/>
              </w:rPr>
            </w:pPr>
            <w:r w:rsidRPr="00DC75E8">
              <w:rPr>
                <w:rFonts w:cstheme="minorHAnsi"/>
                <w:b/>
                <w:bCs/>
              </w:rPr>
              <w:t>A3</w:t>
            </w:r>
          </w:p>
        </w:tc>
        <w:tc>
          <w:tcPr>
            <w:tcW w:w="1418" w:type="dxa"/>
            <w:tcBorders>
              <w:top w:val="single" w:sz="4" w:space="0" w:color="auto"/>
              <w:bottom w:val="single" w:sz="4" w:space="0" w:color="auto"/>
            </w:tcBorders>
            <w:vAlign w:val="center"/>
          </w:tcPr>
          <w:p w14:paraId="75C259E9" w14:textId="564F1A2D" w:rsidR="008876EE" w:rsidRPr="00DC75E8" w:rsidRDefault="008876EE" w:rsidP="007C621B">
            <w:pPr>
              <w:spacing w:after="0" w:line="240" w:lineRule="auto"/>
              <w:rPr>
                <w:rFonts w:cstheme="minorHAnsi"/>
              </w:rPr>
            </w:pPr>
            <w:r w:rsidRPr="00DC75E8">
              <w:rPr>
                <w:rFonts w:cstheme="minorHAnsi"/>
              </w:rPr>
              <w:t>Backend LAE</w:t>
            </w:r>
          </w:p>
        </w:tc>
        <w:tc>
          <w:tcPr>
            <w:tcW w:w="2410" w:type="dxa"/>
            <w:tcBorders>
              <w:top w:val="single" w:sz="8" w:space="0" w:color="auto"/>
              <w:left w:val="nil"/>
              <w:bottom w:val="single" w:sz="8" w:space="0" w:color="auto"/>
              <w:right w:val="nil"/>
            </w:tcBorders>
            <w:vAlign w:val="center"/>
          </w:tcPr>
          <w:p w14:paraId="3C00343C" w14:textId="520BC660" w:rsidR="008876EE" w:rsidRPr="00DC75E8" w:rsidRDefault="00144273" w:rsidP="007C621B">
            <w:pPr>
              <w:spacing w:after="0" w:line="240" w:lineRule="auto"/>
              <w:rPr>
                <w:rFonts w:cstheme="minorHAnsi"/>
              </w:rPr>
            </w:pPr>
            <w:r w:rsidRPr="00DC75E8">
              <w:rPr>
                <w:rFonts w:cstheme="minorHAnsi"/>
              </w:rPr>
              <w:t>Couche de service</w:t>
            </w:r>
          </w:p>
        </w:tc>
        <w:tc>
          <w:tcPr>
            <w:tcW w:w="5245" w:type="dxa"/>
            <w:tcBorders>
              <w:top w:val="single" w:sz="8" w:space="0" w:color="auto"/>
              <w:left w:val="nil"/>
              <w:bottom w:val="single" w:sz="8" w:space="0" w:color="auto"/>
              <w:right w:val="nil"/>
            </w:tcBorders>
            <w:vAlign w:val="center"/>
          </w:tcPr>
          <w:p w14:paraId="6A4591A4" w14:textId="4BBFDFE0" w:rsidR="008876EE" w:rsidRPr="00DC75E8" w:rsidRDefault="00576783" w:rsidP="00853D02">
            <w:pPr>
              <w:spacing w:after="0" w:line="240" w:lineRule="auto"/>
              <w:jc w:val="both"/>
              <w:rPr>
                <w:rFonts w:cstheme="minorHAnsi"/>
              </w:rPr>
            </w:pPr>
            <w:r w:rsidRPr="00DC75E8">
              <w:rPr>
                <w:rFonts w:cstheme="minorHAnsi"/>
              </w:rPr>
              <w:t xml:space="preserve">API Restfull exposant la couche de service utilisée par la WebApp. </w:t>
            </w:r>
            <w:r w:rsidR="00C84F04" w:rsidRPr="00DC75E8">
              <w:rPr>
                <w:rFonts w:cstheme="minorHAnsi"/>
              </w:rPr>
              <w:t>Contient la logique métier de l’entreprise.</w:t>
            </w:r>
          </w:p>
        </w:tc>
        <w:tc>
          <w:tcPr>
            <w:tcW w:w="1417" w:type="dxa"/>
            <w:tcBorders>
              <w:top w:val="single" w:sz="8" w:space="0" w:color="auto"/>
              <w:left w:val="nil"/>
              <w:bottom w:val="single" w:sz="8" w:space="0" w:color="auto"/>
              <w:right w:val="single" w:sz="4" w:space="0" w:color="auto"/>
            </w:tcBorders>
            <w:vAlign w:val="center"/>
          </w:tcPr>
          <w:p w14:paraId="6EE0AD8C" w14:textId="05E32749" w:rsidR="008876EE" w:rsidRPr="00DC75E8" w:rsidRDefault="00FF0BAD" w:rsidP="001B4698">
            <w:pPr>
              <w:spacing w:after="0" w:line="240" w:lineRule="auto"/>
              <w:jc w:val="center"/>
              <w:rPr>
                <w:rFonts w:cstheme="minorHAnsi"/>
              </w:rPr>
            </w:pPr>
            <w:r w:rsidRPr="00DC75E8">
              <w:rPr>
                <w:rFonts w:cstheme="minorHAnsi"/>
              </w:rPr>
              <w:t xml:space="preserve">PHP 8 / Symfony </w:t>
            </w:r>
            <w:r w:rsidR="00617F2A" w:rsidRPr="00DC75E8">
              <w:rPr>
                <w:rFonts w:cstheme="minorHAnsi"/>
              </w:rPr>
              <w:t>– API Rest</w:t>
            </w:r>
            <w:r w:rsidR="00F3461C" w:rsidRPr="00DC75E8">
              <w:rPr>
                <w:rFonts w:cstheme="minorHAnsi"/>
              </w:rPr>
              <w:t>f</w:t>
            </w:r>
            <w:r w:rsidR="00617F2A" w:rsidRPr="00DC75E8">
              <w:rPr>
                <w:rFonts w:cstheme="minorHAnsi"/>
              </w:rPr>
              <w:t>ull</w:t>
            </w:r>
          </w:p>
        </w:tc>
      </w:tr>
      <w:tr w:rsidR="008876EE" w:rsidRPr="00C22DA1" w14:paraId="5F58F20D"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2B59215B" w14:textId="2C1CA231" w:rsidR="008876EE" w:rsidRPr="00DC75E8" w:rsidRDefault="008876EE" w:rsidP="007C621B">
            <w:pPr>
              <w:spacing w:after="0" w:line="240" w:lineRule="auto"/>
              <w:jc w:val="center"/>
              <w:rPr>
                <w:rFonts w:cstheme="minorHAnsi"/>
                <w:b/>
                <w:bCs/>
              </w:rPr>
            </w:pPr>
            <w:r w:rsidRPr="00DC75E8">
              <w:rPr>
                <w:rFonts w:cstheme="minorHAnsi"/>
                <w:b/>
                <w:bCs/>
              </w:rPr>
              <w:t>A4</w:t>
            </w:r>
          </w:p>
        </w:tc>
        <w:tc>
          <w:tcPr>
            <w:tcW w:w="1418" w:type="dxa"/>
            <w:tcBorders>
              <w:top w:val="single" w:sz="4" w:space="0" w:color="auto"/>
              <w:bottom w:val="single" w:sz="4" w:space="0" w:color="auto"/>
            </w:tcBorders>
            <w:vAlign w:val="center"/>
          </w:tcPr>
          <w:p w14:paraId="1561581C" w14:textId="1247C3EB" w:rsidR="008876EE" w:rsidRPr="00DC75E8" w:rsidRDefault="00FF0BAD" w:rsidP="007C621B">
            <w:pPr>
              <w:spacing w:after="0" w:line="240" w:lineRule="auto"/>
              <w:rPr>
                <w:rFonts w:cstheme="minorHAnsi"/>
              </w:rPr>
            </w:pPr>
            <w:r w:rsidRPr="00DC75E8">
              <w:rPr>
                <w:rFonts w:cstheme="minorHAnsi"/>
              </w:rPr>
              <w:t>AWS Load Balancer</w:t>
            </w:r>
          </w:p>
        </w:tc>
        <w:tc>
          <w:tcPr>
            <w:tcW w:w="2410" w:type="dxa"/>
            <w:tcBorders>
              <w:top w:val="single" w:sz="8" w:space="0" w:color="auto"/>
              <w:left w:val="nil"/>
              <w:bottom w:val="single" w:sz="8" w:space="0" w:color="auto"/>
              <w:right w:val="nil"/>
            </w:tcBorders>
            <w:vAlign w:val="center"/>
          </w:tcPr>
          <w:p w14:paraId="1593C17D" w14:textId="77777777" w:rsidR="00997475" w:rsidRPr="00DC75E8" w:rsidRDefault="00144273" w:rsidP="007C621B">
            <w:pPr>
              <w:spacing w:after="0" w:line="240" w:lineRule="auto"/>
              <w:rPr>
                <w:rFonts w:cstheme="minorHAnsi"/>
              </w:rPr>
            </w:pPr>
            <w:r w:rsidRPr="00DC75E8">
              <w:rPr>
                <w:rFonts w:cstheme="minorHAnsi"/>
              </w:rPr>
              <w:t xml:space="preserve">Réparation de charge </w:t>
            </w:r>
          </w:p>
          <w:p w14:paraId="527DD88D" w14:textId="108D3E17" w:rsidR="008876EE"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40E983C5" w14:textId="76FBBE1C" w:rsidR="008876EE" w:rsidRPr="00DC75E8" w:rsidRDefault="002729D0" w:rsidP="00853D02">
            <w:pPr>
              <w:spacing w:after="0" w:line="240" w:lineRule="auto"/>
              <w:jc w:val="both"/>
              <w:rPr>
                <w:rFonts w:cstheme="minorHAnsi"/>
              </w:rPr>
            </w:pPr>
            <w:r w:rsidRPr="00DC75E8">
              <w:rPr>
                <w:rFonts w:cstheme="minorHAnsi"/>
              </w:rPr>
              <w:t>Load balancer permettant la répartition du trafics entre deux instances AWS EC2 fournissant la WebApp.</w:t>
            </w:r>
          </w:p>
        </w:tc>
        <w:tc>
          <w:tcPr>
            <w:tcW w:w="1417" w:type="dxa"/>
            <w:tcBorders>
              <w:top w:val="single" w:sz="8" w:space="0" w:color="auto"/>
              <w:left w:val="nil"/>
              <w:bottom w:val="single" w:sz="8" w:space="0" w:color="auto"/>
              <w:right w:val="single" w:sz="4" w:space="0" w:color="auto"/>
            </w:tcBorders>
            <w:vAlign w:val="center"/>
          </w:tcPr>
          <w:p w14:paraId="597101A5" w14:textId="6D00449A"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6A066EE1"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24AD820" w14:textId="3A89BCA6" w:rsidR="008876EE" w:rsidRPr="00DC75E8" w:rsidRDefault="008876EE" w:rsidP="007C621B">
            <w:pPr>
              <w:spacing w:after="0" w:line="240" w:lineRule="auto"/>
              <w:jc w:val="center"/>
              <w:rPr>
                <w:rFonts w:cstheme="minorHAnsi"/>
                <w:b/>
                <w:bCs/>
              </w:rPr>
            </w:pPr>
            <w:r w:rsidRPr="00DC75E8">
              <w:rPr>
                <w:rFonts w:cstheme="minorHAnsi"/>
                <w:b/>
                <w:bCs/>
              </w:rPr>
              <w:t>A5</w:t>
            </w:r>
          </w:p>
        </w:tc>
        <w:tc>
          <w:tcPr>
            <w:tcW w:w="1418" w:type="dxa"/>
            <w:tcBorders>
              <w:top w:val="single" w:sz="4" w:space="0" w:color="auto"/>
              <w:bottom w:val="single" w:sz="4" w:space="0" w:color="auto"/>
            </w:tcBorders>
            <w:vAlign w:val="center"/>
          </w:tcPr>
          <w:p w14:paraId="3C524A0C" w14:textId="7647520E" w:rsidR="008876EE" w:rsidRPr="00DC75E8" w:rsidRDefault="00FF0BAD" w:rsidP="007C621B">
            <w:pPr>
              <w:spacing w:after="0" w:line="240" w:lineRule="auto"/>
              <w:rPr>
                <w:rFonts w:cstheme="minorHAnsi"/>
              </w:rPr>
            </w:pPr>
            <w:r w:rsidRPr="00DC75E8">
              <w:rPr>
                <w:rFonts w:cstheme="minorHAnsi"/>
              </w:rPr>
              <w:t>AWS Web Application Firewall</w:t>
            </w:r>
          </w:p>
        </w:tc>
        <w:tc>
          <w:tcPr>
            <w:tcW w:w="2410" w:type="dxa"/>
            <w:tcBorders>
              <w:top w:val="single" w:sz="8" w:space="0" w:color="auto"/>
              <w:left w:val="nil"/>
              <w:bottom w:val="single" w:sz="8" w:space="0" w:color="auto"/>
              <w:right w:val="nil"/>
            </w:tcBorders>
            <w:vAlign w:val="center"/>
          </w:tcPr>
          <w:p w14:paraId="3BEF831B" w14:textId="3A9A4809" w:rsidR="008876EE" w:rsidRPr="00DC75E8" w:rsidRDefault="00144273" w:rsidP="007C621B">
            <w:pPr>
              <w:spacing w:after="0" w:line="240" w:lineRule="auto"/>
              <w:rPr>
                <w:rFonts w:cstheme="minorHAnsi"/>
              </w:rPr>
            </w:pPr>
            <w:r w:rsidRPr="00DC75E8">
              <w:rPr>
                <w:rFonts w:cstheme="minorHAnsi"/>
              </w:rPr>
              <w:t>Sécurité</w:t>
            </w:r>
          </w:p>
        </w:tc>
        <w:tc>
          <w:tcPr>
            <w:tcW w:w="5245" w:type="dxa"/>
            <w:tcBorders>
              <w:top w:val="single" w:sz="8" w:space="0" w:color="auto"/>
              <w:left w:val="nil"/>
              <w:bottom w:val="single" w:sz="8" w:space="0" w:color="auto"/>
              <w:right w:val="nil"/>
            </w:tcBorders>
            <w:vAlign w:val="center"/>
          </w:tcPr>
          <w:p w14:paraId="6E8566FE" w14:textId="03CE8FFB" w:rsidR="008876EE" w:rsidRPr="00DC75E8" w:rsidRDefault="00FD5513" w:rsidP="00853D02">
            <w:pPr>
              <w:spacing w:after="0" w:line="240" w:lineRule="auto"/>
              <w:jc w:val="both"/>
              <w:rPr>
                <w:rFonts w:cstheme="minorHAnsi"/>
              </w:rPr>
            </w:pPr>
            <w:r w:rsidRPr="00DC75E8">
              <w:rPr>
                <w:rFonts w:cstheme="minorHAnsi"/>
              </w:rPr>
              <w:t xml:space="preserve">Composant de sécurité visant à </w:t>
            </w:r>
            <w:r w:rsidR="00D277E4" w:rsidRPr="00DC75E8">
              <w:rPr>
                <w:rFonts w:cstheme="minorHAnsi"/>
              </w:rPr>
              <w:t xml:space="preserve">réduire les tentatives de </w:t>
            </w:r>
            <w:r w:rsidRPr="00DC75E8">
              <w:rPr>
                <w:rFonts w:cstheme="minorHAnsi"/>
              </w:rPr>
              <w:t>cyberattaques.</w:t>
            </w:r>
          </w:p>
        </w:tc>
        <w:tc>
          <w:tcPr>
            <w:tcW w:w="1417" w:type="dxa"/>
            <w:tcBorders>
              <w:top w:val="single" w:sz="8" w:space="0" w:color="auto"/>
              <w:left w:val="nil"/>
              <w:bottom w:val="single" w:sz="8" w:space="0" w:color="auto"/>
              <w:right w:val="single" w:sz="4" w:space="0" w:color="auto"/>
            </w:tcBorders>
            <w:vAlign w:val="center"/>
          </w:tcPr>
          <w:p w14:paraId="0ECD035B" w14:textId="2D98714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1FB9861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3CCE8AF5" w14:textId="57C7B56C" w:rsidR="008876EE" w:rsidRPr="00DC75E8" w:rsidRDefault="008876EE" w:rsidP="007C621B">
            <w:pPr>
              <w:spacing w:after="0" w:line="240" w:lineRule="auto"/>
              <w:jc w:val="center"/>
              <w:rPr>
                <w:rFonts w:cstheme="minorHAnsi"/>
                <w:b/>
                <w:bCs/>
              </w:rPr>
            </w:pPr>
            <w:r w:rsidRPr="00DC75E8">
              <w:rPr>
                <w:rFonts w:cstheme="minorHAnsi"/>
                <w:b/>
                <w:bCs/>
              </w:rPr>
              <w:t>A6</w:t>
            </w:r>
          </w:p>
        </w:tc>
        <w:tc>
          <w:tcPr>
            <w:tcW w:w="1418" w:type="dxa"/>
            <w:tcBorders>
              <w:top w:val="single" w:sz="4" w:space="0" w:color="auto"/>
              <w:bottom w:val="single" w:sz="4" w:space="0" w:color="auto"/>
            </w:tcBorders>
            <w:vAlign w:val="center"/>
          </w:tcPr>
          <w:p w14:paraId="5AB5AF65" w14:textId="64586E42" w:rsidR="008876EE" w:rsidRPr="00DC75E8" w:rsidRDefault="00FF0BAD" w:rsidP="007C621B">
            <w:pPr>
              <w:spacing w:after="0" w:line="240" w:lineRule="auto"/>
              <w:rPr>
                <w:rFonts w:cstheme="minorHAnsi"/>
              </w:rPr>
            </w:pPr>
            <w:r w:rsidRPr="00DC75E8">
              <w:rPr>
                <w:rFonts w:cstheme="minorHAnsi"/>
              </w:rPr>
              <w:t>AWS Cognito</w:t>
            </w:r>
          </w:p>
        </w:tc>
        <w:tc>
          <w:tcPr>
            <w:tcW w:w="2410" w:type="dxa"/>
            <w:tcBorders>
              <w:top w:val="single" w:sz="8" w:space="0" w:color="auto"/>
              <w:left w:val="nil"/>
              <w:bottom w:val="single" w:sz="8" w:space="0" w:color="auto"/>
              <w:right w:val="nil"/>
            </w:tcBorders>
            <w:vAlign w:val="center"/>
          </w:tcPr>
          <w:p w14:paraId="5672562C" w14:textId="339969E4" w:rsidR="00A6651A" w:rsidRPr="00DC75E8" w:rsidRDefault="00144273" w:rsidP="007C621B">
            <w:pPr>
              <w:spacing w:after="0" w:line="240" w:lineRule="auto"/>
              <w:rPr>
                <w:rFonts w:cstheme="minorHAnsi"/>
              </w:rPr>
            </w:pPr>
            <w:r w:rsidRPr="00DC75E8">
              <w:rPr>
                <w:rFonts w:cstheme="minorHAnsi"/>
              </w:rPr>
              <w:t xml:space="preserve">Sécurité </w:t>
            </w:r>
          </w:p>
          <w:p w14:paraId="0716A018" w14:textId="392B8AA3" w:rsidR="008876EE" w:rsidRPr="00DC75E8" w:rsidRDefault="00144273" w:rsidP="007C621B">
            <w:pPr>
              <w:spacing w:after="0" w:line="240" w:lineRule="auto"/>
              <w:rPr>
                <w:rFonts w:cstheme="minorHAnsi"/>
              </w:rPr>
            </w:pPr>
            <w:r w:rsidRPr="00DC75E8">
              <w:rPr>
                <w:rFonts w:cstheme="minorHAnsi"/>
              </w:rPr>
              <w:t>Contrôle d’accès</w:t>
            </w:r>
          </w:p>
        </w:tc>
        <w:tc>
          <w:tcPr>
            <w:tcW w:w="5245" w:type="dxa"/>
            <w:tcBorders>
              <w:top w:val="single" w:sz="8" w:space="0" w:color="auto"/>
              <w:left w:val="nil"/>
              <w:bottom w:val="single" w:sz="8" w:space="0" w:color="auto"/>
              <w:right w:val="nil"/>
            </w:tcBorders>
            <w:vAlign w:val="center"/>
          </w:tcPr>
          <w:p w14:paraId="0A086980" w14:textId="1041D746" w:rsidR="008876EE" w:rsidRPr="00DC75E8" w:rsidRDefault="00AF7778" w:rsidP="00853D02">
            <w:pPr>
              <w:spacing w:after="0" w:line="240" w:lineRule="auto"/>
              <w:jc w:val="both"/>
              <w:rPr>
                <w:rFonts w:cstheme="minorHAnsi"/>
              </w:rPr>
            </w:pPr>
            <w:r w:rsidRPr="00DC75E8">
              <w:rPr>
                <w:rFonts w:cstheme="minorHAnsi"/>
              </w:rPr>
              <w:t>IAM (Identity and Access Manager) assurant l’authentification, l’autorisation, et gérant les droits d’accès et les capacités des utilisateurs.</w:t>
            </w:r>
            <w:r w:rsidR="00E34CA3" w:rsidRPr="00DC75E8">
              <w:rPr>
                <w:rFonts w:cstheme="minorHAnsi"/>
              </w:rPr>
              <w:t xml:space="preserve"> </w:t>
            </w:r>
          </w:p>
        </w:tc>
        <w:tc>
          <w:tcPr>
            <w:tcW w:w="1417" w:type="dxa"/>
            <w:tcBorders>
              <w:top w:val="single" w:sz="8" w:space="0" w:color="auto"/>
              <w:left w:val="nil"/>
              <w:bottom w:val="single" w:sz="8" w:space="0" w:color="auto"/>
              <w:right w:val="single" w:sz="4" w:space="0" w:color="auto"/>
            </w:tcBorders>
            <w:vAlign w:val="center"/>
          </w:tcPr>
          <w:p w14:paraId="7FC4107D" w14:textId="50AB4E02" w:rsidR="008876EE" w:rsidRPr="00DC75E8" w:rsidRDefault="00FF0BAD" w:rsidP="001B4698">
            <w:pPr>
              <w:spacing w:after="0" w:line="240" w:lineRule="auto"/>
              <w:jc w:val="center"/>
              <w:rPr>
                <w:rFonts w:cstheme="minorHAnsi"/>
              </w:rPr>
            </w:pPr>
            <w:r w:rsidRPr="00DC75E8">
              <w:rPr>
                <w:rFonts w:cstheme="minorHAnsi"/>
              </w:rPr>
              <w:t>OAuth 2 / OIDC</w:t>
            </w:r>
          </w:p>
        </w:tc>
      </w:tr>
      <w:tr w:rsidR="008876EE" w:rsidRPr="00C22DA1" w14:paraId="244452E9"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59D3CB04" w14:textId="279B75CB" w:rsidR="008876EE" w:rsidRPr="00DC75E8" w:rsidRDefault="008876EE" w:rsidP="007C621B">
            <w:pPr>
              <w:spacing w:after="0" w:line="240" w:lineRule="auto"/>
              <w:jc w:val="center"/>
              <w:rPr>
                <w:rFonts w:cstheme="minorHAnsi"/>
                <w:b/>
                <w:bCs/>
              </w:rPr>
            </w:pPr>
            <w:r w:rsidRPr="00DC75E8">
              <w:rPr>
                <w:rFonts w:cstheme="minorHAnsi"/>
                <w:b/>
                <w:bCs/>
              </w:rPr>
              <w:t>A7</w:t>
            </w:r>
          </w:p>
        </w:tc>
        <w:tc>
          <w:tcPr>
            <w:tcW w:w="1418" w:type="dxa"/>
            <w:tcBorders>
              <w:top w:val="single" w:sz="4" w:space="0" w:color="auto"/>
              <w:bottom w:val="single" w:sz="4" w:space="0" w:color="auto"/>
            </w:tcBorders>
            <w:vAlign w:val="center"/>
          </w:tcPr>
          <w:p w14:paraId="2D204181" w14:textId="700A1023" w:rsidR="008876EE" w:rsidRPr="00DC75E8" w:rsidRDefault="00FF0BAD" w:rsidP="007C621B">
            <w:pPr>
              <w:spacing w:after="0" w:line="240" w:lineRule="auto"/>
              <w:rPr>
                <w:rFonts w:cstheme="minorHAnsi"/>
              </w:rPr>
            </w:pPr>
            <w:r w:rsidRPr="00DC75E8">
              <w:rPr>
                <w:rFonts w:cstheme="minorHAnsi"/>
              </w:rPr>
              <w:t>AWS S3 Storage</w:t>
            </w:r>
          </w:p>
        </w:tc>
        <w:tc>
          <w:tcPr>
            <w:tcW w:w="2410" w:type="dxa"/>
            <w:tcBorders>
              <w:top w:val="single" w:sz="8" w:space="0" w:color="auto"/>
              <w:left w:val="nil"/>
              <w:bottom w:val="single" w:sz="8" w:space="0" w:color="auto"/>
              <w:right w:val="nil"/>
            </w:tcBorders>
            <w:vAlign w:val="center"/>
          </w:tcPr>
          <w:p w14:paraId="497DBEAA" w14:textId="07555356" w:rsidR="008876EE" w:rsidRPr="00DC75E8" w:rsidRDefault="00144273" w:rsidP="007C621B">
            <w:pPr>
              <w:spacing w:after="0" w:line="240" w:lineRule="auto"/>
              <w:rPr>
                <w:rFonts w:cstheme="minorHAnsi"/>
              </w:rPr>
            </w:pPr>
            <w:r w:rsidRPr="00DC75E8">
              <w:rPr>
                <w:rFonts w:cstheme="minorHAnsi"/>
              </w:rPr>
              <w:t xml:space="preserve">Stockage </w:t>
            </w:r>
          </w:p>
        </w:tc>
        <w:tc>
          <w:tcPr>
            <w:tcW w:w="5245" w:type="dxa"/>
            <w:tcBorders>
              <w:top w:val="single" w:sz="8" w:space="0" w:color="auto"/>
              <w:left w:val="nil"/>
              <w:bottom w:val="single" w:sz="8" w:space="0" w:color="auto"/>
              <w:right w:val="nil"/>
            </w:tcBorders>
            <w:vAlign w:val="center"/>
          </w:tcPr>
          <w:p w14:paraId="78086090" w14:textId="46EA5096" w:rsidR="008876EE" w:rsidRPr="00DC75E8" w:rsidRDefault="00E34CA3" w:rsidP="00853D02">
            <w:pPr>
              <w:spacing w:after="0" w:line="240" w:lineRule="auto"/>
              <w:jc w:val="both"/>
              <w:rPr>
                <w:rFonts w:cstheme="minorHAnsi"/>
              </w:rPr>
            </w:pPr>
            <w:r w:rsidRPr="00DC75E8">
              <w:rPr>
                <w:rFonts w:cstheme="minorHAnsi"/>
              </w:rPr>
              <w:t xml:space="preserve">Système de stockage pour les fichiers volumineux. </w:t>
            </w:r>
          </w:p>
        </w:tc>
        <w:tc>
          <w:tcPr>
            <w:tcW w:w="1417" w:type="dxa"/>
            <w:tcBorders>
              <w:top w:val="single" w:sz="8" w:space="0" w:color="auto"/>
              <w:left w:val="nil"/>
              <w:bottom w:val="single" w:sz="8" w:space="0" w:color="auto"/>
              <w:right w:val="single" w:sz="4" w:space="0" w:color="auto"/>
            </w:tcBorders>
            <w:vAlign w:val="center"/>
          </w:tcPr>
          <w:p w14:paraId="746D6839" w14:textId="3611836C"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47E8545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C2D8664" w14:textId="1AC84B09" w:rsidR="008876EE" w:rsidRPr="00DC75E8" w:rsidRDefault="008876EE" w:rsidP="007C621B">
            <w:pPr>
              <w:spacing w:after="0" w:line="240" w:lineRule="auto"/>
              <w:jc w:val="center"/>
              <w:rPr>
                <w:rFonts w:cstheme="minorHAnsi"/>
                <w:b/>
                <w:bCs/>
              </w:rPr>
            </w:pPr>
            <w:r w:rsidRPr="00DC75E8">
              <w:rPr>
                <w:rFonts w:cstheme="minorHAnsi"/>
                <w:b/>
                <w:bCs/>
              </w:rPr>
              <w:t>A8</w:t>
            </w:r>
          </w:p>
        </w:tc>
        <w:tc>
          <w:tcPr>
            <w:tcW w:w="1418" w:type="dxa"/>
            <w:tcBorders>
              <w:top w:val="single" w:sz="4" w:space="0" w:color="auto"/>
              <w:bottom w:val="single" w:sz="4" w:space="0" w:color="auto"/>
            </w:tcBorders>
            <w:vAlign w:val="center"/>
          </w:tcPr>
          <w:p w14:paraId="29898AB0" w14:textId="4D95AAAB" w:rsidR="008876EE" w:rsidRPr="00DC75E8" w:rsidRDefault="00FF0BAD" w:rsidP="007C621B">
            <w:pPr>
              <w:spacing w:after="0" w:line="240" w:lineRule="auto"/>
              <w:rPr>
                <w:rFonts w:cstheme="minorHAnsi"/>
              </w:rPr>
            </w:pPr>
            <w:r w:rsidRPr="00DC75E8">
              <w:rPr>
                <w:rFonts w:cstheme="minorHAnsi"/>
              </w:rPr>
              <w:t>AWS API Gateway</w:t>
            </w:r>
          </w:p>
        </w:tc>
        <w:tc>
          <w:tcPr>
            <w:tcW w:w="2410" w:type="dxa"/>
            <w:tcBorders>
              <w:top w:val="single" w:sz="8" w:space="0" w:color="auto"/>
              <w:left w:val="nil"/>
              <w:bottom w:val="single" w:sz="8" w:space="0" w:color="auto"/>
              <w:right w:val="nil"/>
            </w:tcBorders>
            <w:vAlign w:val="center"/>
          </w:tcPr>
          <w:p w14:paraId="1C61BCF8" w14:textId="4BA71DC5" w:rsidR="00997475" w:rsidRPr="00DC75E8" w:rsidRDefault="00997475" w:rsidP="007C621B">
            <w:pPr>
              <w:spacing w:after="0" w:line="240" w:lineRule="auto"/>
              <w:rPr>
                <w:rFonts w:cstheme="minorHAnsi"/>
              </w:rPr>
            </w:pPr>
            <w:r w:rsidRPr="00DC75E8">
              <w:rPr>
                <w:rFonts w:cstheme="minorHAnsi"/>
              </w:rPr>
              <w:t>Sécurité</w:t>
            </w:r>
            <w:r w:rsidRPr="00DC75E8">
              <w:rPr>
                <w:rFonts w:cstheme="minorHAnsi"/>
              </w:rPr>
              <w:br/>
              <w:t>Évolutivité</w:t>
            </w:r>
          </w:p>
          <w:p w14:paraId="1C9A4C32" w14:textId="66EC901E" w:rsidR="00997475"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6669CDDD" w14:textId="487D228E" w:rsidR="008876EE" w:rsidRPr="00DC75E8" w:rsidRDefault="00997475" w:rsidP="00853D02">
            <w:pPr>
              <w:spacing w:after="0" w:line="240" w:lineRule="auto"/>
              <w:jc w:val="both"/>
              <w:rPr>
                <w:rFonts w:cstheme="minorHAnsi"/>
              </w:rPr>
            </w:pPr>
            <w:r w:rsidRPr="00DC75E8">
              <w:rPr>
                <w:rFonts w:cstheme="minorHAnsi"/>
              </w:rPr>
              <w:t>API Gateway assurant la fédération des API</w:t>
            </w:r>
            <w:r w:rsidR="00F7482A" w:rsidRPr="00DC75E8">
              <w:rPr>
                <w:rFonts w:cstheme="minorHAnsi"/>
              </w:rPr>
              <w:t xml:space="preserve"> et le contrôle des droits d’accès (contrôle des JWT OAuth 2) </w:t>
            </w:r>
          </w:p>
        </w:tc>
        <w:tc>
          <w:tcPr>
            <w:tcW w:w="1417" w:type="dxa"/>
            <w:tcBorders>
              <w:top w:val="single" w:sz="8" w:space="0" w:color="auto"/>
              <w:left w:val="nil"/>
              <w:bottom w:val="single" w:sz="8" w:space="0" w:color="auto"/>
              <w:right w:val="single" w:sz="4" w:space="0" w:color="auto"/>
            </w:tcBorders>
            <w:vAlign w:val="center"/>
          </w:tcPr>
          <w:p w14:paraId="040B7DDE" w14:textId="11C15CD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3D434C5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1299920F" w14:textId="477D9EF5" w:rsidR="008876EE" w:rsidRPr="00DC75E8" w:rsidRDefault="008876EE" w:rsidP="007C621B">
            <w:pPr>
              <w:spacing w:after="0" w:line="240" w:lineRule="auto"/>
              <w:jc w:val="center"/>
              <w:rPr>
                <w:rFonts w:cstheme="minorHAnsi"/>
                <w:b/>
                <w:bCs/>
              </w:rPr>
            </w:pPr>
            <w:r w:rsidRPr="00DC75E8">
              <w:rPr>
                <w:rFonts w:cstheme="minorHAnsi"/>
                <w:b/>
                <w:bCs/>
              </w:rPr>
              <w:t>A9</w:t>
            </w:r>
          </w:p>
        </w:tc>
        <w:tc>
          <w:tcPr>
            <w:tcW w:w="1418" w:type="dxa"/>
            <w:tcBorders>
              <w:top w:val="single" w:sz="4" w:space="0" w:color="auto"/>
              <w:bottom w:val="single" w:sz="4" w:space="0" w:color="auto"/>
            </w:tcBorders>
            <w:vAlign w:val="center"/>
          </w:tcPr>
          <w:p w14:paraId="288507B7" w14:textId="43036EDF" w:rsidR="008876EE" w:rsidRPr="00DC75E8" w:rsidRDefault="00FF0BAD" w:rsidP="007C621B">
            <w:pPr>
              <w:spacing w:after="0" w:line="240" w:lineRule="auto"/>
              <w:rPr>
                <w:rFonts w:cstheme="minorHAnsi"/>
              </w:rPr>
            </w:pPr>
            <w:r w:rsidRPr="00DC75E8">
              <w:rPr>
                <w:rFonts w:cstheme="minorHAnsi"/>
              </w:rPr>
              <w:t>AWS ElasticCache</w:t>
            </w:r>
          </w:p>
        </w:tc>
        <w:tc>
          <w:tcPr>
            <w:tcW w:w="2410" w:type="dxa"/>
            <w:tcBorders>
              <w:top w:val="single" w:sz="8" w:space="0" w:color="auto"/>
              <w:left w:val="nil"/>
              <w:bottom w:val="single" w:sz="8" w:space="0" w:color="auto"/>
              <w:right w:val="nil"/>
            </w:tcBorders>
            <w:vAlign w:val="center"/>
          </w:tcPr>
          <w:p w14:paraId="1285CF26" w14:textId="43DC9C6A" w:rsidR="008876EE" w:rsidRPr="00DC75E8" w:rsidRDefault="00144273" w:rsidP="007C621B">
            <w:pPr>
              <w:spacing w:after="0" w:line="240" w:lineRule="auto"/>
              <w:rPr>
                <w:rFonts w:cstheme="minorHAnsi"/>
              </w:rPr>
            </w:pPr>
            <w:r w:rsidRPr="00DC75E8">
              <w:rPr>
                <w:rFonts w:cstheme="minorHAnsi"/>
              </w:rPr>
              <w:t>Performance</w:t>
            </w:r>
          </w:p>
        </w:tc>
        <w:tc>
          <w:tcPr>
            <w:tcW w:w="5245" w:type="dxa"/>
            <w:tcBorders>
              <w:top w:val="single" w:sz="8" w:space="0" w:color="auto"/>
              <w:left w:val="nil"/>
              <w:bottom w:val="single" w:sz="8" w:space="0" w:color="auto"/>
              <w:right w:val="nil"/>
            </w:tcBorders>
            <w:vAlign w:val="center"/>
          </w:tcPr>
          <w:p w14:paraId="3268AC36" w14:textId="65DB060E" w:rsidR="008876EE" w:rsidRPr="00DC75E8" w:rsidRDefault="00F27EDE" w:rsidP="00853D02">
            <w:pPr>
              <w:spacing w:after="0" w:line="240" w:lineRule="auto"/>
              <w:jc w:val="both"/>
              <w:rPr>
                <w:rFonts w:cstheme="minorHAnsi"/>
              </w:rPr>
            </w:pPr>
            <w:r w:rsidRPr="00DC75E8">
              <w:rPr>
                <w:rFonts w:cstheme="minorHAnsi"/>
              </w:rPr>
              <w:t>Fourni un système centralisé de cache à accès rapide basé sur le moteur Redis.</w:t>
            </w:r>
          </w:p>
        </w:tc>
        <w:tc>
          <w:tcPr>
            <w:tcW w:w="1417" w:type="dxa"/>
            <w:tcBorders>
              <w:top w:val="single" w:sz="8" w:space="0" w:color="auto"/>
              <w:left w:val="nil"/>
              <w:bottom w:val="single" w:sz="8" w:space="0" w:color="auto"/>
              <w:right w:val="single" w:sz="4" w:space="0" w:color="auto"/>
            </w:tcBorders>
            <w:vAlign w:val="center"/>
          </w:tcPr>
          <w:p w14:paraId="74A3716D" w14:textId="508261C3" w:rsidR="008876EE" w:rsidRPr="00DC75E8" w:rsidRDefault="00FF0BAD" w:rsidP="00D05648">
            <w:pPr>
              <w:keepNext/>
              <w:spacing w:after="0" w:line="240" w:lineRule="auto"/>
              <w:jc w:val="center"/>
              <w:rPr>
                <w:rFonts w:cstheme="minorHAnsi"/>
              </w:rPr>
            </w:pPr>
            <w:r w:rsidRPr="00DC75E8">
              <w:rPr>
                <w:rFonts w:cstheme="minorHAnsi"/>
              </w:rPr>
              <w:t>Redis</w:t>
            </w:r>
          </w:p>
        </w:tc>
      </w:tr>
      <w:tr w:rsidR="00D415FA" w:rsidRPr="00C22DA1" w14:paraId="6FE4A59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EB92251" w14:textId="0C75B6DD" w:rsidR="00D415FA" w:rsidRPr="00DC75E8" w:rsidRDefault="00D415FA" w:rsidP="007C621B">
            <w:pPr>
              <w:spacing w:after="0" w:line="240" w:lineRule="auto"/>
              <w:jc w:val="center"/>
              <w:rPr>
                <w:rFonts w:cstheme="minorHAnsi"/>
                <w:b/>
                <w:bCs/>
              </w:rPr>
            </w:pPr>
            <w:r w:rsidRPr="00DC75E8">
              <w:rPr>
                <w:rFonts w:cstheme="minorHAnsi"/>
                <w:b/>
                <w:bCs/>
              </w:rPr>
              <w:t>A10</w:t>
            </w:r>
          </w:p>
        </w:tc>
        <w:tc>
          <w:tcPr>
            <w:tcW w:w="1418" w:type="dxa"/>
            <w:tcBorders>
              <w:top w:val="single" w:sz="4" w:space="0" w:color="auto"/>
              <w:bottom w:val="single" w:sz="4" w:space="0" w:color="auto"/>
            </w:tcBorders>
            <w:vAlign w:val="center"/>
          </w:tcPr>
          <w:p w14:paraId="1F668739" w14:textId="5A81D902" w:rsidR="00D415FA" w:rsidRPr="00DC75E8" w:rsidRDefault="00D415FA" w:rsidP="007C621B">
            <w:pPr>
              <w:spacing w:after="0" w:line="240" w:lineRule="auto"/>
              <w:rPr>
                <w:rFonts w:cstheme="minorHAnsi"/>
              </w:rPr>
            </w:pPr>
            <w:r w:rsidRPr="00DC75E8">
              <w:rPr>
                <w:rFonts w:cstheme="minorHAnsi"/>
              </w:rPr>
              <w:t>AWS Aurora DB</w:t>
            </w:r>
          </w:p>
        </w:tc>
        <w:tc>
          <w:tcPr>
            <w:tcW w:w="2410" w:type="dxa"/>
            <w:tcBorders>
              <w:top w:val="single" w:sz="8" w:space="0" w:color="auto"/>
              <w:left w:val="nil"/>
              <w:bottom w:val="single" w:sz="8" w:space="0" w:color="auto"/>
              <w:right w:val="nil"/>
            </w:tcBorders>
            <w:vAlign w:val="center"/>
          </w:tcPr>
          <w:p w14:paraId="3B5E4AAF" w14:textId="0AFD0ADF" w:rsidR="00D415FA" w:rsidRPr="00DC75E8" w:rsidRDefault="00D415FA" w:rsidP="007C621B">
            <w:pPr>
              <w:spacing w:after="0" w:line="240" w:lineRule="auto"/>
              <w:rPr>
                <w:rFonts w:cstheme="minorHAnsi"/>
              </w:rPr>
            </w:pPr>
            <w:r w:rsidRPr="00DC75E8">
              <w:rPr>
                <w:rFonts w:cstheme="minorHAnsi"/>
              </w:rPr>
              <w:t>Stockage des données</w:t>
            </w:r>
          </w:p>
        </w:tc>
        <w:tc>
          <w:tcPr>
            <w:tcW w:w="5245" w:type="dxa"/>
            <w:tcBorders>
              <w:top w:val="single" w:sz="8" w:space="0" w:color="auto"/>
              <w:left w:val="nil"/>
              <w:bottom w:val="single" w:sz="8" w:space="0" w:color="auto"/>
              <w:right w:val="nil"/>
            </w:tcBorders>
            <w:vAlign w:val="center"/>
          </w:tcPr>
          <w:p w14:paraId="2B63DF29" w14:textId="1E82E0B7" w:rsidR="00D415FA" w:rsidRPr="00DC75E8" w:rsidRDefault="00D0372A" w:rsidP="00853D02">
            <w:pPr>
              <w:spacing w:after="0" w:line="240" w:lineRule="auto"/>
              <w:jc w:val="both"/>
              <w:rPr>
                <w:rFonts w:cstheme="minorHAnsi"/>
              </w:rPr>
            </w:pPr>
            <w:r w:rsidRPr="00DC75E8">
              <w:rPr>
                <w:rFonts w:cstheme="minorHAnsi"/>
              </w:rPr>
              <w:t xml:space="preserve">Base de données relationnelle autoscallable, répliquée sur deux instances et sauvegardée quotidiennement </w:t>
            </w:r>
            <w:r w:rsidR="007A1781" w:rsidRPr="00DC75E8">
              <w:rPr>
                <w:rFonts w:cstheme="minorHAnsi"/>
              </w:rPr>
              <w:t xml:space="preserve">et automatiquement </w:t>
            </w:r>
            <w:r w:rsidRPr="00DC75E8">
              <w:rPr>
                <w:rFonts w:cstheme="minorHAnsi"/>
              </w:rPr>
              <w:t>sur AWS</w:t>
            </w:r>
            <w:r w:rsidR="007A1781" w:rsidRPr="00DC75E8">
              <w:rPr>
                <w:rFonts w:cstheme="minorHAnsi"/>
              </w:rPr>
              <w:t xml:space="preserve"> S3</w:t>
            </w:r>
            <w:r w:rsidRPr="00DC75E8">
              <w:rPr>
                <w:rFonts w:cstheme="minorHAnsi"/>
              </w:rPr>
              <w:t>.</w:t>
            </w:r>
          </w:p>
        </w:tc>
        <w:tc>
          <w:tcPr>
            <w:tcW w:w="1417" w:type="dxa"/>
            <w:tcBorders>
              <w:top w:val="single" w:sz="8" w:space="0" w:color="auto"/>
              <w:left w:val="nil"/>
              <w:bottom w:val="single" w:sz="8" w:space="0" w:color="auto"/>
              <w:right w:val="single" w:sz="4" w:space="0" w:color="auto"/>
            </w:tcBorders>
            <w:vAlign w:val="center"/>
          </w:tcPr>
          <w:p w14:paraId="3174FB97" w14:textId="1DEF9722" w:rsidR="00D415FA" w:rsidRPr="00DC75E8" w:rsidRDefault="00DD2668" w:rsidP="00D05648">
            <w:pPr>
              <w:keepNext/>
              <w:spacing w:after="0" w:line="240" w:lineRule="auto"/>
              <w:jc w:val="center"/>
              <w:rPr>
                <w:rFonts w:cstheme="minorHAnsi"/>
              </w:rPr>
            </w:pPr>
            <w:r w:rsidRPr="00DC75E8">
              <w:rPr>
                <w:rFonts w:cstheme="minorHAnsi"/>
              </w:rPr>
              <w:t>PostreSQL</w:t>
            </w:r>
          </w:p>
        </w:tc>
      </w:tr>
    </w:tbl>
    <w:p w14:paraId="78B3F66D" w14:textId="1BF98DA9" w:rsidR="00D05648" w:rsidRDefault="00D05648">
      <w:pPr>
        <w:pStyle w:val="Lgende"/>
      </w:pPr>
      <w:r>
        <w:t xml:space="preserve">Tableau </w:t>
      </w:r>
      <w:r>
        <w:fldChar w:fldCharType="begin"/>
      </w:r>
      <w:r>
        <w:instrText xml:space="preserve"> SEQ Tableau \* ARABIC </w:instrText>
      </w:r>
      <w:r>
        <w:fldChar w:fldCharType="separate"/>
      </w:r>
      <w:r w:rsidR="00642E53">
        <w:rPr>
          <w:noProof/>
        </w:rPr>
        <w:t>10</w:t>
      </w:r>
      <w:r>
        <w:fldChar w:fldCharType="end"/>
      </w:r>
      <w:r w:rsidR="005B7300">
        <w:t> :</w:t>
      </w:r>
      <w:r w:rsidRPr="00E32963">
        <w:t xml:space="preserve"> Catalogue des </w:t>
      </w:r>
      <w:r>
        <w:t xml:space="preserve">applicatifs </w:t>
      </w:r>
      <w:r w:rsidRPr="00E32963">
        <w:t>de l'architecture cible</w:t>
      </w:r>
    </w:p>
    <w:p w14:paraId="0B8B2300" w14:textId="1B83323A" w:rsidR="00520DA1" w:rsidRPr="00925524" w:rsidRDefault="00520DA1" w:rsidP="00D42E45">
      <w:pPr>
        <w:pStyle w:val="Titre3"/>
        <w:rPr>
          <w:rFonts w:eastAsia="Calibri"/>
          <w:sz w:val="22"/>
          <w:szCs w:val="22"/>
        </w:rPr>
      </w:pPr>
      <w:r>
        <w:br w:type="page"/>
      </w:r>
    </w:p>
    <w:p w14:paraId="6746E697" w14:textId="27AF4F8A" w:rsidR="00520DA1" w:rsidRDefault="00520DA1" w:rsidP="00520DA1">
      <w:pPr>
        <w:pStyle w:val="Titre2"/>
      </w:pPr>
      <w:bookmarkStart w:id="156" w:name="_Toc92431604"/>
      <w:r>
        <w:lastRenderedPageBreak/>
        <w:t>Architecture technique (technical layer)</w:t>
      </w:r>
      <w:bookmarkEnd w:id="156"/>
    </w:p>
    <w:p w14:paraId="18ECCCBB" w14:textId="3CFD8DA2" w:rsidR="002D7679" w:rsidRDefault="00E15D77" w:rsidP="00E15D77">
      <w:pPr>
        <w:pStyle w:val="Titre3"/>
      </w:pPr>
      <w:bookmarkStart w:id="157" w:name="_Toc92431605"/>
      <w:r>
        <w:t>Cartographie de la plateforme technique</w:t>
      </w:r>
      <w:bookmarkEnd w:id="157"/>
    </w:p>
    <w:p w14:paraId="662F575E" w14:textId="3039750F" w:rsidR="000F3033" w:rsidRDefault="007557D5" w:rsidP="000F3033">
      <w:r>
        <w:rPr>
          <w:noProof/>
        </w:rPr>
        <w:drawing>
          <wp:inline distT="0" distB="0" distL="0" distR="0" wp14:anchorId="37B7FC39" wp14:editId="2ED6C224">
            <wp:extent cx="5943600" cy="4070985"/>
            <wp:effectExtent l="0" t="0" r="0" b="571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70985"/>
                    </a:xfrm>
                    <a:prstGeom prst="rect">
                      <a:avLst/>
                    </a:prstGeom>
                    <a:noFill/>
                    <a:ln>
                      <a:noFill/>
                    </a:ln>
                  </pic:spPr>
                </pic:pic>
              </a:graphicData>
            </a:graphic>
          </wp:inline>
        </w:drawing>
      </w:r>
    </w:p>
    <w:p w14:paraId="274C8084" w14:textId="71112A50" w:rsidR="007557D5" w:rsidRDefault="007557D5" w:rsidP="004B7AF5">
      <w:pPr>
        <w:jc w:val="both"/>
      </w:pPr>
      <w:r>
        <w:t xml:space="preserve">La nouvelle plateforme technique est résolument </w:t>
      </w:r>
      <w:r w:rsidR="004B7AF5">
        <w:t>basée</w:t>
      </w:r>
      <w:r>
        <w:t xml:space="preserve"> sur la plateforme cloud AWS. </w:t>
      </w:r>
      <w:r w:rsidR="004B7AF5">
        <w:t>L’utilisation du fournisseur AWS est justifié à la fois par le panel de service proposé, sa tarification qui le positionne avantageusement par rapport à la concurrence (MS Azure, Google Cloud …) et son actuelle présence dans l’entreprise</w:t>
      </w:r>
      <w:r w:rsidR="00156352">
        <w:t xml:space="preserve"> nous assurant que le responsable informatique dispose d’une maitrise de l’infrastructure.</w:t>
      </w:r>
    </w:p>
    <w:p w14:paraId="2FFD0BB5" w14:textId="6AC0D53C" w:rsidR="0089756F" w:rsidRDefault="00737693" w:rsidP="004B7AF5">
      <w:pPr>
        <w:jc w:val="both"/>
      </w:pPr>
      <w:r>
        <w:t>L’ensemble des serveurs physique de l’entreprise ont été supprimés pour alléger les tâches d’administration technique</w:t>
      </w:r>
      <w:r w:rsidR="00EF27D5">
        <w:t xml:space="preserve"> lié à l’exploitation et </w:t>
      </w:r>
      <w:r>
        <w:t xml:space="preserve">la maintenance </w:t>
      </w:r>
      <w:r w:rsidR="00EF27D5">
        <w:t>(y compris des locaux adaptés à l’exploitation</w:t>
      </w:r>
      <w:r w:rsidR="00844FD8">
        <w:t xml:space="preserve"> de serveurs</w:t>
      </w:r>
      <w:r w:rsidR="00EF27D5">
        <w:t>)</w:t>
      </w:r>
      <w:r w:rsidR="00844FD8">
        <w:t>.</w:t>
      </w:r>
    </w:p>
    <w:p w14:paraId="7976FD79" w14:textId="285DF472" w:rsidR="00227AB5" w:rsidRPr="000F3033" w:rsidRDefault="0089756F" w:rsidP="004B7AF5">
      <w:pPr>
        <w:jc w:val="both"/>
      </w:pPr>
      <w:r>
        <w:t>Le SI exploite par ailleurs un outil de ticketing SaaS.</w:t>
      </w:r>
      <w:r w:rsidR="00227AB5">
        <w:t xml:space="preserve"> </w:t>
      </w:r>
    </w:p>
    <w:p w14:paraId="2728524C" w14:textId="77777777" w:rsidR="00AC7EA0" w:rsidRDefault="00AC7EA0">
      <w:pPr>
        <w:rPr>
          <w:rFonts w:ascii="Open Sans" w:eastAsiaTheme="majorEastAsia" w:hAnsi="Open Sans" w:cs="Open Sans"/>
          <w:b/>
          <w:bCs/>
          <w:color w:val="595959" w:themeColor="text1" w:themeTint="A6"/>
          <w:sz w:val="24"/>
          <w:szCs w:val="24"/>
        </w:rPr>
      </w:pPr>
      <w:r>
        <w:br w:type="page"/>
      </w:r>
    </w:p>
    <w:p w14:paraId="39E06DF6" w14:textId="77777777" w:rsidR="00BD2091" w:rsidRDefault="002D7679" w:rsidP="00E15D77">
      <w:pPr>
        <w:pStyle w:val="Titre3"/>
      </w:pPr>
      <w:bookmarkStart w:id="158" w:name="_Toc92431606"/>
      <w:r>
        <w:lastRenderedPageBreak/>
        <w:t>Coût d’exploitation de la plateforme technique</w:t>
      </w:r>
      <w:bookmarkEnd w:id="158"/>
    </w:p>
    <w:p w14:paraId="74B18219" w14:textId="77777777" w:rsidR="007C4DAC" w:rsidRDefault="00BD2091" w:rsidP="00BD2091">
      <w:pPr>
        <w:jc w:val="both"/>
      </w:pPr>
      <w:r>
        <w:t>Une évaluation du coût globale de fonctionnement de la plateforme est fourni dans le tableau ci-dessous.</w:t>
      </w:r>
    </w:p>
    <w:p w14:paraId="4A8F31BF" w14:textId="1E7285D9" w:rsidR="00AE40B1" w:rsidRDefault="00BD2091" w:rsidP="00BD2091">
      <w:pPr>
        <w:jc w:val="both"/>
      </w:pPr>
      <w:r>
        <w:t>Ce coût d’exploitation est à mettre en relation avec la suppression des co</w:t>
      </w:r>
      <w:r w:rsidR="00826697">
        <w:t>û</w:t>
      </w:r>
      <w:r>
        <w:t>ts d’exploitation actuel (information non disponible au moment de la rédaction du présent document), des avantages en termes de sécurité, rapide et robustesse de la plateforme ainsi que de l’allégement des tâches du responsable informatique.</w:t>
      </w:r>
    </w:p>
    <w:p w14:paraId="5AC9AC52" w14:textId="11A2529E" w:rsidR="001A2BA2" w:rsidRPr="007E7CC6" w:rsidRDefault="00C96562" w:rsidP="007E7CC6">
      <w:pPr>
        <w:pBdr>
          <w:top w:val="single" w:sz="4" w:space="1" w:color="auto"/>
          <w:left w:val="single" w:sz="4" w:space="4" w:color="auto"/>
          <w:bottom w:val="single" w:sz="4" w:space="1" w:color="auto"/>
          <w:right w:val="single" w:sz="4" w:space="4" w:color="auto"/>
          <w:between w:val="single" w:sz="4" w:space="1" w:color="auto"/>
          <w:bar w:val="single" w:sz="4" w:color="auto"/>
        </w:pBdr>
        <w:jc w:val="both"/>
        <w:rPr>
          <w:i/>
          <w:iCs/>
          <w:sz w:val="20"/>
          <w:szCs w:val="20"/>
        </w:rPr>
      </w:pPr>
      <w:r w:rsidRPr="007E7CC6">
        <w:rPr>
          <w:i/>
          <w:iCs/>
          <w:sz w:val="20"/>
          <w:szCs w:val="20"/>
        </w:rPr>
        <w:t xml:space="preserve">Les données issues de se tableaux proviennent des estimations de dépenses </w:t>
      </w:r>
      <w:r w:rsidR="000D3A12" w:rsidRPr="007E7CC6">
        <w:rPr>
          <w:i/>
          <w:iCs/>
          <w:sz w:val="20"/>
          <w:szCs w:val="20"/>
        </w:rPr>
        <w:t xml:space="preserve">pour </w:t>
      </w:r>
      <w:r w:rsidRPr="007E7CC6">
        <w:rPr>
          <w:i/>
          <w:iCs/>
          <w:sz w:val="20"/>
          <w:szCs w:val="20"/>
        </w:rPr>
        <w:t>l’outil de ticketing réalisé</w:t>
      </w:r>
      <w:r w:rsidR="000D3A12" w:rsidRPr="007E7CC6">
        <w:rPr>
          <w:i/>
          <w:iCs/>
          <w:sz w:val="20"/>
          <w:szCs w:val="20"/>
        </w:rPr>
        <w:t xml:space="preserve"> lors du comparatif des solution ainsi que de l’outil « AWZ</w:t>
      </w:r>
      <w:r w:rsidR="00212347" w:rsidRPr="007E7CC6">
        <w:rPr>
          <w:i/>
          <w:iCs/>
          <w:sz w:val="20"/>
          <w:szCs w:val="20"/>
        </w:rPr>
        <w:t xml:space="preserve"> Pricing</w:t>
      </w:r>
      <w:r w:rsidR="000D3A12" w:rsidRPr="007E7CC6">
        <w:rPr>
          <w:i/>
          <w:iCs/>
          <w:sz w:val="20"/>
          <w:szCs w:val="20"/>
        </w:rPr>
        <w:t xml:space="preserve"> Calculator »</w:t>
      </w:r>
      <w:r w:rsidR="00D773FC">
        <w:rPr>
          <w:i/>
          <w:iCs/>
          <w:sz w:val="20"/>
          <w:szCs w:val="20"/>
        </w:rPr>
        <w:t>, majorés de 20%</w:t>
      </w:r>
      <w:r w:rsidR="00211B6F">
        <w:rPr>
          <w:i/>
          <w:iCs/>
          <w:sz w:val="20"/>
          <w:szCs w:val="20"/>
        </w:rPr>
        <w:t>,</w:t>
      </w:r>
      <w:r w:rsidR="00D773FC">
        <w:rPr>
          <w:i/>
          <w:iCs/>
          <w:sz w:val="20"/>
          <w:szCs w:val="20"/>
        </w:rPr>
        <w:t xml:space="preserve"> et</w:t>
      </w:r>
      <w:r w:rsidR="000D3A12" w:rsidRPr="007E7CC6">
        <w:rPr>
          <w:i/>
          <w:iCs/>
          <w:sz w:val="20"/>
          <w:szCs w:val="20"/>
        </w:rPr>
        <w:t xml:space="preserve"> dont les co</w:t>
      </w:r>
      <w:r w:rsidR="00051873" w:rsidRPr="007E7CC6">
        <w:rPr>
          <w:i/>
          <w:iCs/>
          <w:sz w:val="20"/>
          <w:szCs w:val="20"/>
        </w:rPr>
        <w:t>û</w:t>
      </w:r>
      <w:r w:rsidR="000D3A12" w:rsidRPr="007E7CC6">
        <w:rPr>
          <w:i/>
          <w:iCs/>
          <w:sz w:val="20"/>
          <w:szCs w:val="20"/>
        </w:rPr>
        <w:t>ts ont</w:t>
      </w:r>
      <w:r w:rsidR="000B1CB1" w:rsidRPr="007E7CC6">
        <w:rPr>
          <w:i/>
          <w:iCs/>
          <w:sz w:val="20"/>
          <w:szCs w:val="20"/>
        </w:rPr>
        <w:t xml:space="preserve"> été ramenés en EUR</w:t>
      </w:r>
      <w:r w:rsidR="00211B6F">
        <w:rPr>
          <w:i/>
          <w:iCs/>
          <w:sz w:val="20"/>
          <w:szCs w:val="20"/>
        </w:rPr>
        <w:t xml:space="preserve"> puis arrondis</w:t>
      </w:r>
      <w:r w:rsidR="000D3A12" w:rsidRPr="007E7CC6">
        <w:rPr>
          <w:i/>
          <w:iCs/>
          <w:sz w:val="20"/>
          <w:szCs w:val="20"/>
        </w:rPr>
        <w:t>.</w:t>
      </w:r>
      <w:r w:rsidR="001A2BA2" w:rsidRPr="007E7CC6">
        <w:rPr>
          <w:i/>
          <w:iCs/>
          <w:sz w:val="20"/>
          <w:szCs w:val="20"/>
        </w:rPr>
        <w:t xml:space="preserve"> </w:t>
      </w:r>
    </w:p>
    <w:tbl>
      <w:tblPr>
        <w:tblW w:w="9498" w:type="dxa"/>
        <w:tblInd w:w="-5" w:type="dxa"/>
        <w:tblCellMar>
          <w:left w:w="70" w:type="dxa"/>
          <w:right w:w="70" w:type="dxa"/>
        </w:tblCellMar>
        <w:tblLook w:val="04A0" w:firstRow="1" w:lastRow="0" w:firstColumn="1" w:lastColumn="0" w:noHBand="0" w:noVBand="1"/>
      </w:tblPr>
      <w:tblGrid>
        <w:gridCol w:w="5670"/>
        <w:gridCol w:w="1843"/>
        <w:gridCol w:w="1985"/>
      </w:tblGrid>
      <w:tr w:rsidR="00556B21" w:rsidRPr="007E1400" w14:paraId="1B660698" w14:textId="77777777" w:rsidTr="004432CC">
        <w:trPr>
          <w:trHeight w:val="680"/>
        </w:trPr>
        <w:tc>
          <w:tcPr>
            <w:tcW w:w="5670" w:type="dxa"/>
            <w:tcBorders>
              <w:top w:val="single" w:sz="4" w:space="0" w:color="auto"/>
              <w:left w:val="single" w:sz="4" w:space="0" w:color="auto"/>
              <w:bottom w:val="single" w:sz="4" w:space="0" w:color="auto"/>
              <w:right w:val="single" w:sz="4" w:space="0" w:color="auto"/>
            </w:tcBorders>
            <w:shd w:val="clear" w:color="000000" w:fill="8EA9DB"/>
            <w:vAlign w:val="center"/>
            <w:hideMark/>
          </w:tcPr>
          <w:p w14:paraId="34C39B46" w14:textId="77777777" w:rsidR="00556B21" w:rsidRPr="007E1400" w:rsidRDefault="00556B21" w:rsidP="007C621B">
            <w:pPr>
              <w:spacing w:after="0" w:line="240" w:lineRule="auto"/>
              <w:rPr>
                <w:rFonts w:ascii="Calibri" w:eastAsia="Times New Roman" w:hAnsi="Calibri" w:cs="Calibri"/>
                <w:b/>
                <w:bCs/>
                <w:color w:val="000000"/>
              </w:rPr>
            </w:pPr>
            <w:r w:rsidRPr="007E1400">
              <w:rPr>
                <w:rFonts w:ascii="Calibri" w:eastAsia="Times New Roman" w:hAnsi="Calibri" w:cs="Calibri"/>
                <w:b/>
                <w:bCs/>
                <w:color w:val="000000"/>
              </w:rPr>
              <w:t>Post</w:t>
            </w:r>
            <w:r>
              <w:rPr>
                <w:rFonts w:ascii="Calibri" w:eastAsia="Times New Roman" w:hAnsi="Calibri" w:cs="Calibri"/>
                <w:b/>
                <w:bCs/>
                <w:color w:val="000000"/>
              </w:rPr>
              <w:t>e</w:t>
            </w:r>
            <w:r w:rsidRPr="007E1400">
              <w:rPr>
                <w:rFonts w:ascii="Calibri" w:eastAsia="Times New Roman" w:hAnsi="Calibri" w:cs="Calibri"/>
                <w:b/>
                <w:bCs/>
                <w:color w:val="000000"/>
              </w:rPr>
              <w:t xml:space="preserve"> de dépense</w:t>
            </w:r>
          </w:p>
        </w:tc>
        <w:tc>
          <w:tcPr>
            <w:tcW w:w="1843" w:type="dxa"/>
            <w:tcBorders>
              <w:top w:val="single" w:sz="4" w:space="0" w:color="auto"/>
              <w:left w:val="nil"/>
              <w:bottom w:val="single" w:sz="4" w:space="0" w:color="auto"/>
              <w:right w:val="single" w:sz="4" w:space="0" w:color="auto"/>
            </w:tcBorders>
            <w:shd w:val="clear" w:color="000000" w:fill="8EA9DB"/>
            <w:vAlign w:val="center"/>
            <w:hideMark/>
          </w:tcPr>
          <w:p w14:paraId="4F289C4D" w14:textId="53AE57A5"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Dépenses mensuelles</w:t>
            </w:r>
          </w:p>
        </w:tc>
        <w:tc>
          <w:tcPr>
            <w:tcW w:w="1985" w:type="dxa"/>
            <w:tcBorders>
              <w:top w:val="single" w:sz="4" w:space="0" w:color="auto"/>
              <w:left w:val="nil"/>
              <w:bottom w:val="single" w:sz="4" w:space="0" w:color="auto"/>
              <w:right w:val="single" w:sz="4" w:space="0" w:color="auto"/>
            </w:tcBorders>
            <w:shd w:val="clear" w:color="000000" w:fill="8EA9DB"/>
            <w:vAlign w:val="center"/>
            <w:hideMark/>
          </w:tcPr>
          <w:p w14:paraId="640127F0" w14:textId="20F7F251"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Dépenses </w:t>
            </w:r>
            <w:r w:rsidR="000B1CB1">
              <w:rPr>
                <w:rFonts w:ascii="Calibri" w:eastAsia="Times New Roman" w:hAnsi="Calibri" w:cs="Calibri"/>
                <w:b/>
                <w:bCs/>
                <w:color w:val="000000"/>
              </w:rPr>
              <w:t>annuelles</w:t>
            </w:r>
          </w:p>
        </w:tc>
      </w:tr>
      <w:tr w:rsidR="00556B21" w:rsidRPr="007E1400" w14:paraId="59F4807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417B7FB" w14:textId="7340E933" w:rsidR="00556B21" w:rsidRPr="007E1400" w:rsidRDefault="000B1CB1" w:rsidP="007C621B">
            <w:pPr>
              <w:spacing w:after="0" w:line="240" w:lineRule="auto"/>
              <w:jc w:val="both"/>
              <w:rPr>
                <w:rFonts w:ascii="Calibri" w:eastAsia="Times New Roman" w:hAnsi="Calibri" w:cs="Calibri"/>
                <w:color w:val="000000"/>
              </w:rPr>
            </w:pPr>
            <w:r>
              <w:rPr>
                <w:rFonts w:ascii="Calibri" w:eastAsia="Times New Roman" w:hAnsi="Calibri" w:cs="Calibri"/>
                <w:color w:val="000000"/>
              </w:rPr>
              <w:t>FreshDesk – 20 licences</w:t>
            </w:r>
          </w:p>
        </w:tc>
        <w:tc>
          <w:tcPr>
            <w:tcW w:w="1843" w:type="dxa"/>
            <w:tcBorders>
              <w:top w:val="nil"/>
              <w:left w:val="nil"/>
              <w:bottom w:val="single" w:sz="4" w:space="0" w:color="auto"/>
              <w:right w:val="single" w:sz="4" w:space="0" w:color="auto"/>
            </w:tcBorders>
            <w:shd w:val="clear" w:color="auto" w:fill="auto"/>
            <w:vAlign w:val="center"/>
          </w:tcPr>
          <w:p w14:paraId="0CF9EBF5" w14:textId="2EEC63AD" w:rsidR="00556B21" w:rsidRPr="007E1400" w:rsidRDefault="005E1C3D"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81,50 €</w:t>
            </w:r>
          </w:p>
        </w:tc>
        <w:tc>
          <w:tcPr>
            <w:tcW w:w="1985" w:type="dxa"/>
            <w:tcBorders>
              <w:top w:val="nil"/>
              <w:left w:val="nil"/>
              <w:bottom w:val="single" w:sz="4" w:space="0" w:color="auto"/>
              <w:right w:val="single" w:sz="4" w:space="0" w:color="auto"/>
            </w:tcBorders>
            <w:shd w:val="clear" w:color="auto" w:fill="auto"/>
            <w:vAlign w:val="center"/>
          </w:tcPr>
          <w:p w14:paraId="6ADDCC53" w14:textId="51DF5E50" w:rsidR="00556B21" w:rsidRPr="007E1400" w:rsidRDefault="000B1CB1"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980 €</w:t>
            </w:r>
          </w:p>
        </w:tc>
      </w:tr>
      <w:tr w:rsidR="000B1CB1" w:rsidRPr="007E1400" w14:paraId="186DBE53"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3F0454C" w14:textId="00E1F213" w:rsidR="000B1CB1" w:rsidRPr="007E1400" w:rsidRDefault="001B5E3B" w:rsidP="000B1CB1">
            <w:pPr>
              <w:spacing w:after="0" w:line="240" w:lineRule="auto"/>
              <w:jc w:val="both"/>
              <w:rPr>
                <w:rFonts w:ascii="Calibri" w:eastAsia="Times New Roman" w:hAnsi="Calibri" w:cs="Calibri"/>
                <w:color w:val="000000"/>
              </w:rPr>
            </w:pPr>
            <w:r>
              <w:rPr>
                <w:rFonts w:ascii="Calibri" w:eastAsia="Times New Roman" w:hAnsi="Calibri" w:cs="Calibri"/>
                <w:color w:val="000000"/>
              </w:rPr>
              <w:t>AWS E</w:t>
            </w:r>
            <w:r w:rsidR="00211B6F" w:rsidRPr="00211B6F">
              <w:rPr>
                <w:rFonts w:ascii="Calibri" w:eastAsia="Times New Roman" w:hAnsi="Calibri" w:cs="Calibri"/>
                <w:color w:val="000000"/>
              </w:rPr>
              <w:t xml:space="preserve">C2 - WebApp LAE </w:t>
            </w:r>
            <w:r w:rsidR="000B1CB1">
              <w:rPr>
                <w:rFonts w:ascii="Calibri" w:eastAsia="Times New Roman" w:hAnsi="Calibri" w:cs="Calibri"/>
                <w:color w:val="000000"/>
              </w:rPr>
              <w:t>(</w:t>
            </w:r>
            <w:r w:rsidR="000B1CB1" w:rsidRPr="000B1CB1">
              <w:rPr>
                <w:rFonts w:ascii="Calibri" w:eastAsia="Times New Roman" w:hAnsi="Calibri" w:cs="Calibri"/>
                <w:color w:val="000000"/>
              </w:rPr>
              <w:t>t4g.</w:t>
            </w:r>
            <w:r w:rsidR="00211B6F">
              <w:rPr>
                <w:rFonts w:ascii="Calibri" w:eastAsia="Times New Roman" w:hAnsi="Calibri" w:cs="Calibri"/>
                <w:color w:val="000000"/>
              </w:rPr>
              <w:t>large – 2 instances</w:t>
            </w:r>
            <w:r w:rsidR="000B1CB1">
              <w:rPr>
                <w:rFonts w:ascii="Calibri" w:eastAsia="Times New Roman" w:hAnsi="Calibri" w:cs="Calibri"/>
                <w:color w:val="000000"/>
              </w:rPr>
              <w:t>)</w:t>
            </w:r>
          </w:p>
        </w:tc>
        <w:tc>
          <w:tcPr>
            <w:tcW w:w="1843" w:type="dxa"/>
            <w:tcBorders>
              <w:top w:val="nil"/>
              <w:left w:val="nil"/>
              <w:bottom w:val="single" w:sz="4" w:space="0" w:color="auto"/>
              <w:right w:val="single" w:sz="4" w:space="0" w:color="auto"/>
            </w:tcBorders>
            <w:shd w:val="clear" w:color="auto" w:fill="auto"/>
            <w:vAlign w:val="center"/>
          </w:tcPr>
          <w:p w14:paraId="039F2AB6" w14:textId="46CD857B" w:rsidR="000B1CB1" w:rsidRPr="007E1400"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58 €</w:t>
            </w:r>
          </w:p>
        </w:tc>
        <w:tc>
          <w:tcPr>
            <w:tcW w:w="1985" w:type="dxa"/>
            <w:tcBorders>
              <w:top w:val="nil"/>
              <w:left w:val="nil"/>
              <w:bottom w:val="single" w:sz="4" w:space="0" w:color="auto"/>
              <w:right w:val="single" w:sz="4" w:space="0" w:color="auto"/>
            </w:tcBorders>
            <w:shd w:val="clear" w:color="auto" w:fill="auto"/>
            <w:vAlign w:val="center"/>
          </w:tcPr>
          <w:p w14:paraId="0C364124" w14:textId="313E25DD" w:rsidR="000B1CB1" w:rsidRPr="007E1400"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696 €</w:t>
            </w:r>
          </w:p>
        </w:tc>
      </w:tr>
      <w:tr w:rsidR="000B1CB1" w:rsidRPr="00211B6F" w14:paraId="063417C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452B2B20" w14:textId="580264E0" w:rsidR="000B1CB1" w:rsidRPr="00826697" w:rsidRDefault="001B5E3B" w:rsidP="000B1CB1">
            <w:pPr>
              <w:spacing w:after="0" w:line="240" w:lineRule="auto"/>
              <w:jc w:val="both"/>
              <w:rPr>
                <w:rFonts w:ascii="Calibri" w:eastAsia="Times New Roman" w:hAnsi="Calibri" w:cs="Calibri"/>
                <w:color w:val="000000"/>
                <w:lang w:val="en-GB"/>
              </w:rPr>
            </w:pPr>
            <w:r w:rsidRPr="00826697">
              <w:rPr>
                <w:rFonts w:ascii="Calibri" w:eastAsia="Times New Roman" w:hAnsi="Calibri" w:cs="Calibri"/>
                <w:color w:val="000000"/>
                <w:lang w:val="en-GB"/>
              </w:rPr>
              <w:t xml:space="preserve">AWS </w:t>
            </w:r>
            <w:r w:rsidR="00211B6F" w:rsidRPr="00826697">
              <w:rPr>
                <w:rFonts w:ascii="Calibri" w:eastAsia="Times New Roman" w:hAnsi="Calibri" w:cs="Calibri"/>
                <w:color w:val="000000"/>
                <w:lang w:val="en-GB"/>
              </w:rPr>
              <w:t xml:space="preserve">EC2 - Backend de service </w:t>
            </w:r>
            <w:r w:rsidR="000C69EC">
              <w:rPr>
                <w:rFonts w:ascii="Calibri" w:eastAsia="Times New Roman" w:hAnsi="Calibri" w:cs="Calibri"/>
                <w:color w:val="000000"/>
                <w:lang w:val="en-GB"/>
              </w:rPr>
              <w:t>LAE (</w:t>
            </w:r>
            <w:r w:rsidR="000C69EC" w:rsidRPr="000C69EC">
              <w:rPr>
                <w:rFonts w:ascii="Calibri" w:eastAsia="Times New Roman" w:hAnsi="Calibri" w:cs="Calibri"/>
                <w:color w:val="000000"/>
                <w:lang w:val="en-GB"/>
              </w:rPr>
              <w:t>t4g.xlarge</w:t>
            </w:r>
            <w:r w:rsidR="000C69EC">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24225493" w14:textId="41FD1DEA" w:rsidR="000B1CB1" w:rsidRPr="00211B6F"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132 €</w:t>
            </w:r>
          </w:p>
        </w:tc>
        <w:tc>
          <w:tcPr>
            <w:tcW w:w="1985" w:type="dxa"/>
            <w:tcBorders>
              <w:top w:val="nil"/>
              <w:left w:val="nil"/>
              <w:bottom w:val="single" w:sz="4" w:space="0" w:color="auto"/>
              <w:right w:val="single" w:sz="4" w:space="0" w:color="auto"/>
            </w:tcBorders>
            <w:shd w:val="clear" w:color="auto" w:fill="auto"/>
            <w:vAlign w:val="center"/>
          </w:tcPr>
          <w:p w14:paraId="54135F19" w14:textId="165F1F4E" w:rsidR="000B1CB1" w:rsidRPr="00211B6F"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1 584 €</w:t>
            </w:r>
          </w:p>
        </w:tc>
      </w:tr>
      <w:tr w:rsidR="000B1CB1" w:rsidRPr="00211B6F" w14:paraId="4F0CC926"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781E586" w14:textId="7E5C9144" w:rsidR="000B1CB1" w:rsidRPr="00211B6F" w:rsidRDefault="001B5E3B"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00211B6F" w:rsidRPr="00211B6F">
              <w:rPr>
                <w:rFonts w:ascii="Calibri" w:eastAsia="Times New Roman" w:hAnsi="Calibri" w:cs="Calibri"/>
                <w:color w:val="000000"/>
                <w:lang w:val="en-GB"/>
              </w:rPr>
              <w:t xml:space="preserve"> Aurora DB (Serv</w:t>
            </w:r>
            <w:r w:rsidR="00A14358">
              <w:rPr>
                <w:rFonts w:ascii="Calibri" w:eastAsia="Times New Roman" w:hAnsi="Calibri" w:cs="Calibri"/>
                <w:color w:val="000000"/>
                <w:lang w:val="en-GB"/>
              </w:rPr>
              <w:t>er</w:t>
            </w:r>
            <w:r w:rsidR="00211B6F" w:rsidRPr="00211B6F">
              <w:rPr>
                <w:rFonts w:ascii="Calibri" w:eastAsia="Times New Roman" w:hAnsi="Calibri" w:cs="Calibri"/>
                <w:color w:val="000000"/>
                <w:lang w:val="en-GB"/>
              </w:rPr>
              <w:t>less – 1 To</w:t>
            </w:r>
            <w:r w:rsidR="00211B6F">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6D4EF52F" w14:textId="328BE0A7" w:rsidR="000B1CB1" w:rsidRPr="00211B6F" w:rsidRDefault="00C12699"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288 €</w:t>
            </w:r>
          </w:p>
        </w:tc>
        <w:tc>
          <w:tcPr>
            <w:tcW w:w="1985" w:type="dxa"/>
            <w:tcBorders>
              <w:top w:val="nil"/>
              <w:left w:val="nil"/>
              <w:bottom w:val="single" w:sz="4" w:space="0" w:color="auto"/>
              <w:right w:val="single" w:sz="4" w:space="0" w:color="auto"/>
            </w:tcBorders>
            <w:shd w:val="clear" w:color="auto" w:fill="auto"/>
            <w:vAlign w:val="center"/>
          </w:tcPr>
          <w:p w14:paraId="0920EC10" w14:textId="649695D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3 456 €</w:t>
            </w:r>
          </w:p>
        </w:tc>
      </w:tr>
      <w:tr w:rsidR="000B1CB1" w:rsidRPr="00211B6F" w14:paraId="6016EC5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88D9E82" w14:textId="1F132158" w:rsidR="000B1CB1" w:rsidRPr="00211B6F" w:rsidRDefault="001B5E3B" w:rsidP="000B1CB1">
            <w:pPr>
              <w:spacing w:after="0" w:line="240" w:lineRule="auto"/>
              <w:jc w:val="both"/>
              <w:rPr>
                <w:rFonts w:ascii="Calibri" w:eastAsia="Times New Roman" w:hAnsi="Calibri" w:cs="Calibri"/>
                <w:color w:val="000000"/>
                <w:lang w:val="en-GB"/>
              </w:rPr>
            </w:pPr>
            <w:r w:rsidRPr="001B5E3B">
              <w:rPr>
                <w:rFonts w:ascii="Calibri" w:eastAsia="Times New Roman" w:hAnsi="Calibri" w:cs="Calibri"/>
                <w:color w:val="000000"/>
                <w:lang w:val="en-GB"/>
              </w:rPr>
              <w:t>AWS Web Application Firewall (WAF)</w:t>
            </w:r>
          </w:p>
        </w:tc>
        <w:tc>
          <w:tcPr>
            <w:tcW w:w="1843" w:type="dxa"/>
            <w:tcBorders>
              <w:top w:val="nil"/>
              <w:left w:val="nil"/>
              <w:bottom w:val="single" w:sz="4" w:space="0" w:color="auto"/>
              <w:right w:val="single" w:sz="4" w:space="0" w:color="auto"/>
            </w:tcBorders>
            <w:shd w:val="clear" w:color="auto" w:fill="auto"/>
            <w:vAlign w:val="center"/>
          </w:tcPr>
          <w:p w14:paraId="2C06A3B1" w14:textId="469DCC59"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33 €</w:t>
            </w:r>
          </w:p>
        </w:tc>
        <w:tc>
          <w:tcPr>
            <w:tcW w:w="1985" w:type="dxa"/>
            <w:tcBorders>
              <w:top w:val="nil"/>
              <w:left w:val="nil"/>
              <w:bottom w:val="single" w:sz="4" w:space="0" w:color="auto"/>
              <w:right w:val="single" w:sz="4" w:space="0" w:color="auto"/>
            </w:tcBorders>
            <w:shd w:val="clear" w:color="auto" w:fill="auto"/>
            <w:vAlign w:val="center"/>
          </w:tcPr>
          <w:p w14:paraId="15C27533" w14:textId="1DAAD5F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396 €</w:t>
            </w:r>
          </w:p>
        </w:tc>
      </w:tr>
      <w:tr w:rsidR="000B1CB1" w:rsidRPr="00211B6F" w14:paraId="2B03ECB7"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6A756BAB" w14:textId="5E4BB58A"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 xml:space="preserve">AWS ElastiCache Redis </w:t>
            </w:r>
          </w:p>
        </w:tc>
        <w:tc>
          <w:tcPr>
            <w:tcW w:w="1843" w:type="dxa"/>
            <w:tcBorders>
              <w:top w:val="nil"/>
              <w:left w:val="nil"/>
              <w:bottom w:val="single" w:sz="4" w:space="0" w:color="auto"/>
              <w:right w:val="single" w:sz="4" w:space="0" w:color="auto"/>
            </w:tcBorders>
            <w:shd w:val="clear" w:color="auto" w:fill="auto"/>
            <w:vAlign w:val="center"/>
          </w:tcPr>
          <w:p w14:paraId="35B06373" w14:textId="2152CBDA"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47</w:t>
            </w:r>
            <w:r w:rsidR="000C69EC">
              <w:rPr>
                <w:rFonts w:ascii="Calibri" w:eastAsia="Times New Roman" w:hAnsi="Calibri" w:cs="Calibri"/>
                <w:color w:val="000000"/>
                <w:lang w:val="en-GB"/>
              </w:rPr>
              <w:t xml:space="preserve"> </w:t>
            </w:r>
            <w:r>
              <w:rPr>
                <w:rFonts w:ascii="Calibri" w:eastAsia="Times New Roman" w:hAnsi="Calibri" w:cs="Calibri"/>
                <w:color w:val="000000"/>
                <w:lang w:val="en-GB"/>
              </w:rPr>
              <w:t>€</w:t>
            </w:r>
          </w:p>
        </w:tc>
        <w:tc>
          <w:tcPr>
            <w:tcW w:w="1985" w:type="dxa"/>
            <w:tcBorders>
              <w:top w:val="nil"/>
              <w:left w:val="nil"/>
              <w:bottom w:val="single" w:sz="4" w:space="0" w:color="auto"/>
              <w:right w:val="single" w:sz="4" w:space="0" w:color="auto"/>
            </w:tcBorders>
            <w:shd w:val="clear" w:color="auto" w:fill="auto"/>
            <w:vAlign w:val="center"/>
          </w:tcPr>
          <w:p w14:paraId="4AE414EF" w14:textId="01460C1C"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564 €</w:t>
            </w:r>
          </w:p>
        </w:tc>
      </w:tr>
      <w:tr w:rsidR="000B1CB1" w:rsidRPr="00211B6F" w14:paraId="417AADE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09D04CB" w14:textId="1EDA92E8"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S3 Storage (3To Storage – 1,5 To E/S)</w:t>
            </w:r>
          </w:p>
        </w:tc>
        <w:tc>
          <w:tcPr>
            <w:tcW w:w="1843" w:type="dxa"/>
            <w:tcBorders>
              <w:top w:val="nil"/>
              <w:left w:val="nil"/>
              <w:bottom w:val="single" w:sz="4" w:space="0" w:color="auto"/>
              <w:right w:val="single" w:sz="4" w:space="0" w:color="auto"/>
            </w:tcBorders>
            <w:shd w:val="clear" w:color="auto" w:fill="auto"/>
            <w:vAlign w:val="center"/>
          </w:tcPr>
          <w:p w14:paraId="32CDB132" w14:textId="0A7E16F4"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120 €</w:t>
            </w:r>
          </w:p>
        </w:tc>
        <w:tc>
          <w:tcPr>
            <w:tcW w:w="1985" w:type="dxa"/>
            <w:tcBorders>
              <w:top w:val="nil"/>
              <w:left w:val="nil"/>
              <w:bottom w:val="single" w:sz="4" w:space="0" w:color="auto"/>
              <w:right w:val="single" w:sz="4" w:space="0" w:color="auto"/>
            </w:tcBorders>
            <w:shd w:val="clear" w:color="auto" w:fill="auto"/>
            <w:vAlign w:val="center"/>
          </w:tcPr>
          <w:p w14:paraId="18138FA7" w14:textId="2777250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1 440 €</w:t>
            </w:r>
          </w:p>
        </w:tc>
      </w:tr>
      <w:tr w:rsidR="000B1CB1" w:rsidRPr="00211B6F" w14:paraId="628DF698"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A6DF4D3" w14:textId="0D28DE56"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Pr="000C69EC">
              <w:rPr>
                <w:rFonts w:ascii="Calibri" w:eastAsia="Times New Roman" w:hAnsi="Calibri" w:cs="Calibri"/>
                <w:color w:val="000000"/>
                <w:lang w:val="en-GB"/>
              </w:rPr>
              <w:t xml:space="preserve"> Cognito</w:t>
            </w:r>
          </w:p>
        </w:tc>
        <w:tc>
          <w:tcPr>
            <w:tcW w:w="1843" w:type="dxa"/>
            <w:tcBorders>
              <w:top w:val="nil"/>
              <w:left w:val="nil"/>
              <w:bottom w:val="single" w:sz="4" w:space="0" w:color="auto"/>
              <w:right w:val="single" w:sz="4" w:space="0" w:color="auto"/>
            </w:tcBorders>
            <w:shd w:val="clear" w:color="auto" w:fill="auto"/>
            <w:vAlign w:val="center"/>
          </w:tcPr>
          <w:p w14:paraId="0755F2D6" w14:textId="742C75D4"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3,50 €</w:t>
            </w:r>
          </w:p>
        </w:tc>
        <w:tc>
          <w:tcPr>
            <w:tcW w:w="1985" w:type="dxa"/>
            <w:tcBorders>
              <w:top w:val="nil"/>
              <w:left w:val="nil"/>
              <w:bottom w:val="single" w:sz="4" w:space="0" w:color="auto"/>
              <w:right w:val="single" w:sz="4" w:space="0" w:color="auto"/>
            </w:tcBorders>
            <w:shd w:val="clear" w:color="auto" w:fill="auto"/>
            <w:vAlign w:val="center"/>
          </w:tcPr>
          <w:p w14:paraId="0751A75B" w14:textId="3C6A6BA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42 €</w:t>
            </w:r>
          </w:p>
        </w:tc>
      </w:tr>
      <w:tr w:rsidR="000B1CB1" w:rsidRPr="00211B6F" w14:paraId="3EC9BA9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7B3A0952" w14:textId="6085BD0D"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API Gateway</w:t>
            </w:r>
          </w:p>
        </w:tc>
        <w:tc>
          <w:tcPr>
            <w:tcW w:w="1843" w:type="dxa"/>
            <w:tcBorders>
              <w:top w:val="nil"/>
              <w:left w:val="nil"/>
              <w:bottom w:val="single" w:sz="4" w:space="0" w:color="auto"/>
              <w:right w:val="single" w:sz="4" w:space="0" w:color="auto"/>
            </w:tcBorders>
            <w:shd w:val="clear" w:color="auto" w:fill="auto"/>
            <w:vAlign w:val="center"/>
          </w:tcPr>
          <w:p w14:paraId="7C848266" w14:textId="426F01F8"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5,50 €</w:t>
            </w:r>
          </w:p>
        </w:tc>
        <w:tc>
          <w:tcPr>
            <w:tcW w:w="1985" w:type="dxa"/>
            <w:tcBorders>
              <w:top w:val="nil"/>
              <w:left w:val="nil"/>
              <w:bottom w:val="single" w:sz="4" w:space="0" w:color="auto"/>
              <w:right w:val="single" w:sz="4" w:space="0" w:color="auto"/>
            </w:tcBorders>
            <w:shd w:val="clear" w:color="auto" w:fill="auto"/>
            <w:vAlign w:val="center"/>
          </w:tcPr>
          <w:p w14:paraId="028B8DC0" w14:textId="77156E9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66 €</w:t>
            </w:r>
          </w:p>
        </w:tc>
      </w:tr>
      <w:tr w:rsidR="000B1CB1" w:rsidRPr="00211B6F" w14:paraId="02C35BD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C091E42" w14:textId="7091090C"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Load Balancing</w:t>
            </w:r>
          </w:p>
        </w:tc>
        <w:tc>
          <w:tcPr>
            <w:tcW w:w="1843" w:type="dxa"/>
            <w:tcBorders>
              <w:top w:val="nil"/>
              <w:left w:val="nil"/>
              <w:bottom w:val="single" w:sz="4" w:space="0" w:color="auto"/>
              <w:right w:val="single" w:sz="4" w:space="0" w:color="auto"/>
            </w:tcBorders>
            <w:shd w:val="clear" w:color="auto" w:fill="auto"/>
            <w:vAlign w:val="center"/>
          </w:tcPr>
          <w:p w14:paraId="64DAB92B" w14:textId="06A1B83D"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32 €</w:t>
            </w:r>
          </w:p>
        </w:tc>
        <w:tc>
          <w:tcPr>
            <w:tcW w:w="1985" w:type="dxa"/>
            <w:tcBorders>
              <w:top w:val="nil"/>
              <w:left w:val="nil"/>
              <w:bottom w:val="single" w:sz="4" w:space="0" w:color="auto"/>
              <w:right w:val="single" w:sz="4" w:space="0" w:color="auto"/>
            </w:tcBorders>
            <w:shd w:val="clear" w:color="auto" w:fill="auto"/>
            <w:vAlign w:val="center"/>
          </w:tcPr>
          <w:p w14:paraId="35FE95BE" w14:textId="2210F14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384 €</w:t>
            </w:r>
          </w:p>
        </w:tc>
      </w:tr>
      <w:tr w:rsidR="000B1CB1" w:rsidRPr="00211B6F" w14:paraId="5B683BF9"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BA60079" w14:textId="134F0C87"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Cloud Drive - 5To</w:t>
            </w:r>
          </w:p>
        </w:tc>
        <w:tc>
          <w:tcPr>
            <w:tcW w:w="1843" w:type="dxa"/>
            <w:tcBorders>
              <w:top w:val="nil"/>
              <w:left w:val="nil"/>
              <w:bottom w:val="single" w:sz="4" w:space="0" w:color="auto"/>
              <w:right w:val="single" w:sz="4" w:space="0" w:color="auto"/>
            </w:tcBorders>
            <w:shd w:val="clear" w:color="auto" w:fill="auto"/>
            <w:vAlign w:val="center"/>
          </w:tcPr>
          <w:p w14:paraId="4A6CE77E" w14:textId="2E74CB7A"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50 €</w:t>
            </w:r>
          </w:p>
        </w:tc>
        <w:tc>
          <w:tcPr>
            <w:tcW w:w="1985" w:type="dxa"/>
            <w:tcBorders>
              <w:top w:val="nil"/>
              <w:left w:val="nil"/>
              <w:bottom w:val="single" w:sz="4" w:space="0" w:color="auto"/>
              <w:right w:val="single" w:sz="4" w:space="0" w:color="auto"/>
            </w:tcBorders>
            <w:shd w:val="clear" w:color="auto" w:fill="auto"/>
            <w:vAlign w:val="center"/>
          </w:tcPr>
          <w:p w14:paraId="4EF9ACD5" w14:textId="2A2B7991"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600 €</w:t>
            </w:r>
          </w:p>
        </w:tc>
      </w:tr>
      <w:tr w:rsidR="000B1CB1" w:rsidRPr="007E1400" w14:paraId="456FE013" w14:textId="77777777" w:rsidTr="004432CC">
        <w:trPr>
          <w:trHeight w:val="510"/>
        </w:trPr>
        <w:tc>
          <w:tcPr>
            <w:tcW w:w="5670" w:type="dxa"/>
            <w:tcBorders>
              <w:top w:val="nil"/>
              <w:left w:val="single" w:sz="4" w:space="0" w:color="auto"/>
              <w:bottom w:val="single" w:sz="4" w:space="0" w:color="auto"/>
              <w:right w:val="single" w:sz="4" w:space="0" w:color="auto"/>
            </w:tcBorders>
            <w:shd w:val="clear" w:color="000000" w:fill="8EA9DB"/>
            <w:vAlign w:val="center"/>
          </w:tcPr>
          <w:p w14:paraId="180D83BE" w14:textId="7C89A0E9" w:rsidR="000B1CB1" w:rsidRPr="007E1400" w:rsidRDefault="000B1CB1" w:rsidP="000B1CB1">
            <w:pPr>
              <w:spacing w:after="0" w:line="240" w:lineRule="auto"/>
              <w:rPr>
                <w:rFonts w:ascii="Calibri" w:eastAsia="Times New Roman" w:hAnsi="Calibri" w:cs="Calibri"/>
                <w:b/>
                <w:bCs/>
                <w:color w:val="000000"/>
              </w:rPr>
            </w:pPr>
            <w:r>
              <w:rPr>
                <w:rFonts w:ascii="Calibri" w:eastAsia="Times New Roman" w:hAnsi="Calibri" w:cs="Calibri"/>
                <w:b/>
                <w:bCs/>
                <w:color w:val="000000"/>
              </w:rPr>
              <w:t>Total pour l’exploitation de la plateforme</w:t>
            </w:r>
          </w:p>
        </w:tc>
        <w:tc>
          <w:tcPr>
            <w:tcW w:w="1843" w:type="dxa"/>
            <w:tcBorders>
              <w:top w:val="nil"/>
              <w:left w:val="nil"/>
              <w:bottom w:val="single" w:sz="4" w:space="0" w:color="auto"/>
              <w:right w:val="single" w:sz="4" w:space="0" w:color="auto"/>
            </w:tcBorders>
            <w:shd w:val="clear" w:color="000000" w:fill="8EA9DB"/>
            <w:vAlign w:val="center"/>
          </w:tcPr>
          <w:p w14:paraId="5983DC60" w14:textId="20DB7AC7" w:rsidR="000B1CB1" w:rsidRPr="007E1400" w:rsidRDefault="00F7275F" w:rsidP="000B1CB1">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850,50 €</w:t>
            </w:r>
          </w:p>
        </w:tc>
        <w:tc>
          <w:tcPr>
            <w:tcW w:w="1985" w:type="dxa"/>
            <w:tcBorders>
              <w:top w:val="nil"/>
              <w:left w:val="nil"/>
              <w:bottom w:val="single" w:sz="4" w:space="0" w:color="auto"/>
              <w:right w:val="single" w:sz="4" w:space="0" w:color="auto"/>
            </w:tcBorders>
            <w:shd w:val="clear" w:color="000000" w:fill="8EA9DB"/>
            <w:vAlign w:val="center"/>
          </w:tcPr>
          <w:p w14:paraId="32AA2C3D" w14:textId="7A3DEFD8" w:rsidR="000B1CB1" w:rsidRPr="007E1400" w:rsidRDefault="00726958" w:rsidP="00642E53">
            <w:pPr>
              <w:keepNext/>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10 206 €</w:t>
            </w:r>
          </w:p>
        </w:tc>
      </w:tr>
    </w:tbl>
    <w:p w14:paraId="0EE2262A" w14:textId="54D04736" w:rsidR="007C4DAC" w:rsidRDefault="00642E53" w:rsidP="00642E53">
      <w:pPr>
        <w:pStyle w:val="Lgende"/>
      </w:pPr>
      <w:r>
        <w:t xml:space="preserve">Tableau </w:t>
      </w:r>
      <w:r>
        <w:fldChar w:fldCharType="begin"/>
      </w:r>
      <w:r>
        <w:instrText xml:space="preserve"> SEQ Tableau \* ARABIC </w:instrText>
      </w:r>
      <w:r>
        <w:fldChar w:fldCharType="separate"/>
      </w:r>
      <w:r>
        <w:rPr>
          <w:noProof/>
        </w:rPr>
        <w:t>11</w:t>
      </w:r>
      <w:r>
        <w:fldChar w:fldCharType="end"/>
      </w:r>
      <w:r>
        <w:t xml:space="preserve"> : Évaluation des coûts d'exploitation de la plateforme technique</w:t>
      </w:r>
    </w:p>
    <w:p w14:paraId="32FD83B1" w14:textId="395AA3D5" w:rsidR="00822504" w:rsidRPr="00642E53" w:rsidRDefault="00642E53" w:rsidP="000C08A7">
      <w:pPr>
        <w:rPr>
          <w:i/>
          <w:iCs/>
        </w:rPr>
      </w:pPr>
      <w:r w:rsidRPr="00642E53">
        <w:rPr>
          <w:i/>
          <w:iCs/>
        </w:rPr>
        <w:t>Source :</w:t>
      </w:r>
      <w:r>
        <w:t xml:space="preserve">  </w:t>
      </w:r>
      <w:r>
        <w:br/>
      </w:r>
      <w:r w:rsidR="000C08A7">
        <w:rPr>
          <w:i/>
          <w:iCs/>
        </w:rPr>
        <w:t xml:space="preserve">- </w:t>
      </w:r>
      <w:hyperlink r:id="rId32" w:anchor="/estimate?id=15e7b56bd61300135ca182695d4ff077952dc2b2" w:history="1">
        <w:r w:rsidR="0052594A" w:rsidRPr="009248AF">
          <w:rPr>
            <w:rStyle w:val="Lienhypertexte"/>
            <w:i/>
            <w:iCs/>
          </w:rPr>
          <w:t>https://calculator.aws/#/estimate?id=15e7b56bd61300135ca182695d4ff077952dc2b2</w:t>
        </w:r>
      </w:hyperlink>
      <w:r>
        <w:rPr>
          <w:i/>
          <w:iCs/>
        </w:rPr>
        <w:t xml:space="preserve"> </w:t>
      </w:r>
      <w:r w:rsidR="00A61F35">
        <w:rPr>
          <w:i/>
          <w:iCs/>
        </w:rPr>
        <w:br/>
      </w:r>
      <w:r w:rsidR="000C08A7">
        <w:rPr>
          <w:i/>
          <w:iCs/>
        </w:rPr>
        <w:t xml:space="preserve">- </w:t>
      </w:r>
      <w:hyperlink r:id="rId33" w:history="1">
        <w:r w:rsidR="000C08A7" w:rsidRPr="009248AF">
          <w:rPr>
            <w:rStyle w:val="Lienhypertexte"/>
            <w:i/>
            <w:iCs/>
          </w:rPr>
          <w:t>https://freshdesk.com/fr/pricing/</w:t>
        </w:r>
      </w:hyperlink>
      <w:r w:rsidR="00A61F35">
        <w:t xml:space="preserve"> </w:t>
      </w:r>
      <w:r w:rsidR="00822504">
        <w:br w:type="page"/>
      </w:r>
    </w:p>
    <w:p w14:paraId="7ADCBFBF" w14:textId="2375BD1B" w:rsidR="00822504" w:rsidRDefault="00822504" w:rsidP="00C7418F">
      <w:pPr>
        <w:pStyle w:val="Titre1"/>
      </w:pPr>
      <w:bookmarkStart w:id="159" w:name="_Toc92431607"/>
      <w:r>
        <w:lastRenderedPageBreak/>
        <w:t>ANALYSE DES ÉCARTS</w:t>
      </w:r>
      <w:bookmarkEnd w:id="159"/>
    </w:p>
    <w:p w14:paraId="032A3CAC" w14:textId="7B709B94" w:rsidR="000C17C0" w:rsidRDefault="000C17C0" w:rsidP="000C17C0">
      <w:pPr>
        <w:pStyle w:val="Titre3"/>
      </w:pPr>
      <w:bookmarkStart w:id="160" w:name="_Toc92431608"/>
      <w:r>
        <w:t>Écarts d’architecture</w:t>
      </w:r>
      <w:bookmarkEnd w:id="160"/>
    </w:p>
    <w:p w14:paraId="56798B95" w14:textId="1ED2A5A2" w:rsidR="003C48E8" w:rsidRDefault="000C17C0" w:rsidP="003C48E8">
      <w:pPr>
        <w:jc w:val="both"/>
      </w:pPr>
      <w:r>
        <w:t>La présentation de l’architecture cible permet de visualiser un certain nombre d’écart</w:t>
      </w:r>
      <w:r w:rsidR="003C48E8">
        <w:t>s</w:t>
      </w:r>
      <w:r>
        <w:t xml:space="preserve"> avec l’architecture de référence.</w:t>
      </w:r>
      <w:r w:rsidR="00E87055">
        <w:t xml:space="preserve"> </w:t>
      </w:r>
    </w:p>
    <w:p w14:paraId="1228EC3B" w14:textId="397E5FD3" w:rsidR="00E87055" w:rsidRDefault="00E87055" w:rsidP="00E87055">
      <w:pPr>
        <w:pStyle w:val="Titre4"/>
      </w:pPr>
      <w:bookmarkStart w:id="161" w:name="_Toc92431609"/>
      <w:r>
        <w:t>Business</w:t>
      </w:r>
      <w:bookmarkEnd w:id="161"/>
    </w:p>
    <w:p w14:paraId="4A9FEB22" w14:textId="42ED65A6" w:rsidR="004F19FA" w:rsidRDefault="003C48E8" w:rsidP="003C48E8">
      <w:pPr>
        <w:jc w:val="both"/>
      </w:pPr>
      <w:r>
        <w:t>Bien que les processus métiers de l’entreprise soit peu amené à évoluer, nous notons que le nouvel outil de ticketing va faciliter la collaboration inter-service et simplifier la prise de contact avec les clients par e-mail</w:t>
      </w:r>
      <w:r w:rsidR="00D34DD3">
        <w:t xml:space="preserve"> (création automatique de ticket)</w:t>
      </w:r>
      <w:r>
        <w:t>.</w:t>
      </w:r>
    </w:p>
    <w:p w14:paraId="19790D8C" w14:textId="3235E7B5" w:rsidR="004F19FA" w:rsidRDefault="004F19FA" w:rsidP="00FD053F">
      <w:pPr>
        <w:spacing w:after="360"/>
        <w:jc w:val="both"/>
      </w:pPr>
      <w:r>
        <w:t>Les processus métier du responsable informatique vont être révisés en automatisant les tâches techniques fastidieuse et en le laissant s’approprier de nouveaux processus à haute valeur ajoutée.</w:t>
      </w:r>
    </w:p>
    <w:p w14:paraId="69AB6BFF" w14:textId="739194F9" w:rsidR="00E87055" w:rsidRDefault="00E87055" w:rsidP="00E87055">
      <w:pPr>
        <w:pStyle w:val="Titre4"/>
      </w:pPr>
      <w:bookmarkStart w:id="162" w:name="_Toc92431610"/>
      <w:r>
        <w:t>Data</w:t>
      </w:r>
      <w:bookmarkEnd w:id="162"/>
    </w:p>
    <w:p w14:paraId="09FF7D0B" w14:textId="1802983F" w:rsidR="00584845" w:rsidRDefault="00DA2539" w:rsidP="00FD053F">
      <w:pPr>
        <w:spacing w:after="360"/>
        <w:jc w:val="both"/>
      </w:pPr>
      <w:r>
        <w:t>Les données de l’entreprise ne seront pas amenée</w:t>
      </w:r>
      <w:r w:rsidR="0053576F">
        <w:t>s</w:t>
      </w:r>
      <w:r>
        <w:t xml:space="preserve"> à évoluer.</w:t>
      </w:r>
      <w:r w:rsidR="0053576F">
        <w:t xml:space="preserve"> Le nouvel outil de ticketing viendra en remplacement des historiques clients basés sur la base MS Access.</w:t>
      </w:r>
      <w:r>
        <w:t xml:space="preserve"> </w:t>
      </w:r>
    </w:p>
    <w:p w14:paraId="745DE8DA" w14:textId="5309C1AD" w:rsidR="00E87055" w:rsidRDefault="00E87055" w:rsidP="00E87055">
      <w:pPr>
        <w:pStyle w:val="Titre4"/>
      </w:pPr>
      <w:bookmarkStart w:id="163" w:name="_Toc92431611"/>
      <w:r>
        <w:t>Application</w:t>
      </w:r>
      <w:bookmarkEnd w:id="163"/>
    </w:p>
    <w:p w14:paraId="3DC96803" w14:textId="41F8632A" w:rsidR="002D7517" w:rsidRDefault="00584845" w:rsidP="003C48E8">
      <w:pPr>
        <w:jc w:val="both"/>
      </w:pPr>
      <w:r>
        <w:t>Une refonte profonde des applications de l’entreprise est nécessaire.</w:t>
      </w:r>
      <w:r w:rsidR="003624D9">
        <w:t xml:space="preserve"> Les applications utilisant des technologies obsolètes (légal, facturation …) seront </w:t>
      </w:r>
      <w:r w:rsidR="00BC2669">
        <w:t>supprimées</w:t>
      </w:r>
      <w:r w:rsidR="003624D9">
        <w:t xml:space="preserve">. L’application de vente, récente, servira de base pour la construction de la nouvelle </w:t>
      </w:r>
      <w:r w:rsidR="00BC2669">
        <w:t>Web App commune à l’entreprise</w:t>
      </w:r>
      <w:r w:rsidR="008150BB">
        <w:t xml:space="preserve"> et d’un backend de service</w:t>
      </w:r>
      <w:r w:rsidR="00BC2669">
        <w:t>.</w:t>
      </w:r>
    </w:p>
    <w:p w14:paraId="1F9F950D" w14:textId="2648431F" w:rsidR="0012142D" w:rsidRDefault="002D7517" w:rsidP="003C48E8">
      <w:pPr>
        <w:jc w:val="both"/>
      </w:pPr>
      <w:r>
        <w:t>De nombreux composants de services (authentification, sécurité</w:t>
      </w:r>
      <w:r w:rsidR="001E2FE1">
        <w:t>, cache …)</w:t>
      </w:r>
      <w:r w:rsidR="003624D9">
        <w:t xml:space="preserve"> </w:t>
      </w:r>
      <w:r w:rsidR="001E2FE1">
        <w:t>seront déployés « clef-en-main » en utilisant les outils fournis par la plateforme AWS.</w:t>
      </w:r>
      <w:r w:rsidR="00143DA2">
        <w:t xml:space="preserve"> Les développements à réalisés seront concentrés uniquement sur les applications à valeur métier : la Web App et le back-end de services.</w:t>
      </w:r>
      <w:r w:rsidR="00C74C35">
        <w:t xml:space="preserve"> </w:t>
      </w:r>
    </w:p>
    <w:p w14:paraId="705D86C9" w14:textId="77BF55F5" w:rsidR="00572AA6" w:rsidRDefault="003931FF" w:rsidP="00FD053F">
      <w:pPr>
        <w:spacing w:after="360"/>
        <w:jc w:val="both"/>
      </w:pPr>
      <w:r>
        <w:t>Notons que la nouvelle base de données Aurora DB, déployée en tant que service (serverless) viendra en remplacement des différentes sources de données</w:t>
      </w:r>
      <w:r w:rsidR="00E72485">
        <w:t xml:space="preserve"> existante</w:t>
      </w:r>
      <w:r>
        <w:t>.</w:t>
      </w:r>
      <w:r w:rsidR="00B55D30">
        <w:t xml:space="preserve"> </w:t>
      </w:r>
    </w:p>
    <w:p w14:paraId="7CCC0356" w14:textId="6204D432" w:rsidR="00E87055" w:rsidRPr="003C48E8" w:rsidRDefault="00E87055" w:rsidP="00E87055">
      <w:pPr>
        <w:pStyle w:val="Titre4"/>
      </w:pPr>
      <w:bookmarkStart w:id="164" w:name="_Toc92431612"/>
      <w:r>
        <w:t>Technique</w:t>
      </w:r>
      <w:bookmarkEnd w:id="164"/>
    </w:p>
    <w:p w14:paraId="77A6381F" w14:textId="4746EDD5" w:rsidR="000C17C0" w:rsidRDefault="003931FF" w:rsidP="00FD053F">
      <w:pPr>
        <w:spacing w:after="360"/>
        <w:jc w:val="both"/>
      </w:pPr>
      <w:r>
        <w:t>La plateforme technique</w:t>
      </w:r>
      <w:r w:rsidR="00640370">
        <w:t xml:space="preserve"> </w:t>
      </w:r>
      <w:r w:rsidR="00C06F4E">
        <w:t xml:space="preserve">sera désormais entièrement </w:t>
      </w:r>
      <w:r w:rsidR="00640370">
        <w:t xml:space="preserve">déployée dans le cloud AWS (certains composants </w:t>
      </w:r>
      <w:r w:rsidR="006A5D24">
        <w:t>l’étaient</w:t>
      </w:r>
      <w:r w:rsidR="00640370">
        <w:t xml:space="preserve"> déjà).</w:t>
      </w:r>
      <w:r w:rsidR="00580B54">
        <w:t xml:space="preserve"> Plus aucun serveur physique ne sera nécessaire dans les locaux de l’entreprise pour le fonctionnement du SI.</w:t>
      </w:r>
      <w:r w:rsidR="00630EAD">
        <w:t xml:space="preserve"> </w:t>
      </w:r>
    </w:p>
    <w:p w14:paraId="21DAC9DC" w14:textId="77777777" w:rsidR="00FF2C26" w:rsidRDefault="00FF2C26">
      <w:pPr>
        <w:rPr>
          <w:rFonts w:ascii="Open Sans" w:eastAsiaTheme="majorEastAsia" w:hAnsi="Open Sans" w:cs="Open Sans"/>
          <w:b/>
          <w:bCs/>
          <w:color w:val="595959" w:themeColor="text1" w:themeTint="A6"/>
          <w:sz w:val="24"/>
          <w:szCs w:val="24"/>
        </w:rPr>
      </w:pPr>
      <w:r>
        <w:br w:type="page"/>
      </w:r>
    </w:p>
    <w:p w14:paraId="54CFB18E" w14:textId="77777777" w:rsidR="00FF2C26" w:rsidRDefault="000C17C0" w:rsidP="0070388E">
      <w:pPr>
        <w:pStyle w:val="Titre3"/>
        <w:jc w:val="both"/>
      </w:pPr>
      <w:bookmarkStart w:id="165" w:name="_Toc92431613"/>
      <w:r>
        <w:lastRenderedPageBreak/>
        <w:t>Risques</w:t>
      </w:r>
      <w:r w:rsidR="00E87055">
        <w:t xml:space="preserve"> de l’architecture</w:t>
      </w:r>
      <w:bookmarkEnd w:id="165"/>
    </w:p>
    <w:p w14:paraId="346C7F3D" w14:textId="527D4FD9" w:rsidR="0070388E" w:rsidRDefault="0070388E" w:rsidP="0070388E">
      <w:pPr>
        <w:jc w:val="both"/>
      </w:pPr>
      <w:r>
        <w:t>Le catalogue ci-dessous référence les risques associé à la nouvelle architecture et les mesures d’atténuation envisagée</w:t>
      </w:r>
      <w:r w:rsidR="00723BF7">
        <w:t>s</w:t>
      </w:r>
      <w:r>
        <w:t>.</w:t>
      </w:r>
      <w:r w:rsidR="00E030B5">
        <w:t xml:space="preserve"> (</w:t>
      </w:r>
      <w:r w:rsidR="00E030B5" w:rsidRPr="00E030B5">
        <w:t>Voir annexes pour la terminologie utilisée</w:t>
      </w:r>
      <w:r w:rsidR="00E030B5">
        <w:t>)</w:t>
      </w:r>
    </w:p>
    <w:p w14:paraId="6C1487E3" w14:textId="77777777" w:rsidR="00655D1E" w:rsidRDefault="009F3782" w:rsidP="0070388E">
      <w:pPr>
        <w:jc w:val="both"/>
        <w:rPr>
          <w:i/>
          <w:iCs/>
          <w:sz w:val="20"/>
          <w:szCs w:val="20"/>
        </w:rPr>
      </w:pPr>
      <w:r w:rsidRPr="00781EF2">
        <w:rPr>
          <w:i/>
          <w:iCs/>
          <w:sz w:val="20"/>
          <w:szCs w:val="20"/>
        </w:rPr>
        <w:t>Notons que l</w:t>
      </w:r>
      <w:r w:rsidR="000F5E79" w:rsidRPr="00781EF2">
        <w:rPr>
          <w:i/>
          <w:iCs/>
          <w:sz w:val="20"/>
          <w:szCs w:val="20"/>
        </w:rPr>
        <w:t xml:space="preserve">es risques </w:t>
      </w:r>
      <w:r w:rsidR="0070388E" w:rsidRPr="00781EF2">
        <w:rPr>
          <w:i/>
          <w:iCs/>
          <w:sz w:val="20"/>
          <w:szCs w:val="20"/>
        </w:rPr>
        <w:t xml:space="preserve">associés à </w:t>
      </w:r>
      <w:r w:rsidRPr="00781EF2">
        <w:rPr>
          <w:i/>
          <w:iCs/>
          <w:sz w:val="20"/>
          <w:szCs w:val="20"/>
        </w:rPr>
        <w:t xml:space="preserve">la mise en œuvre </w:t>
      </w:r>
      <w:r w:rsidR="0070388E" w:rsidRPr="00781EF2">
        <w:rPr>
          <w:i/>
          <w:iCs/>
          <w:sz w:val="20"/>
          <w:szCs w:val="20"/>
        </w:rPr>
        <w:t xml:space="preserve">chacun </w:t>
      </w:r>
      <w:r w:rsidR="000F5E79" w:rsidRPr="00781EF2">
        <w:rPr>
          <w:i/>
          <w:iCs/>
          <w:sz w:val="20"/>
          <w:szCs w:val="20"/>
        </w:rPr>
        <w:t>d</w:t>
      </w:r>
      <w:r w:rsidR="00571F63" w:rsidRPr="00781EF2">
        <w:rPr>
          <w:i/>
          <w:iCs/>
          <w:sz w:val="20"/>
          <w:szCs w:val="20"/>
        </w:rPr>
        <w:t>es</w:t>
      </w:r>
      <w:r w:rsidR="000F5E79" w:rsidRPr="00781EF2">
        <w:rPr>
          <w:i/>
          <w:iCs/>
          <w:sz w:val="20"/>
          <w:szCs w:val="20"/>
        </w:rPr>
        <w:t xml:space="preserve"> projet</w:t>
      </w:r>
      <w:r w:rsidR="00571F63" w:rsidRPr="00781EF2">
        <w:rPr>
          <w:i/>
          <w:iCs/>
          <w:sz w:val="20"/>
          <w:szCs w:val="20"/>
        </w:rPr>
        <w:t>s du chantier d’architecture</w:t>
      </w:r>
      <w:r w:rsidR="000F5E79" w:rsidRPr="00781EF2">
        <w:rPr>
          <w:i/>
          <w:iCs/>
          <w:sz w:val="20"/>
          <w:szCs w:val="20"/>
        </w:rPr>
        <w:t xml:space="preserve"> feront l’objet d’une évaluation </w:t>
      </w:r>
      <w:r w:rsidR="005014A7" w:rsidRPr="00781EF2">
        <w:rPr>
          <w:i/>
          <w:iCs/>
          <w:sz w:val="20"/>
          <w:szCs w:val="20"/>
        </w:rPr>
        <w:t xml:space="preserve">séparée </w:t>
      </w:r>
      <w:r w:rsidR="000F5E79" w:rsidRPr="00781EF2">
        <w:rPr>
          <w:i/>
          <w:iCs/>
          <w:sz w:val="20"/>
          <w:szCs w:val="20"/>
        </w:rPr>
        <w:t>et d’un</w:t>
      </w:r>
      <w:r w:rsidR="00740C4B" w:rsidRPr="00781EF2">
        <w:rPr>
          <w:i/>
          <w:iCs/>
          <w:sz w:val="20"/>
          <w:szCs w:val="20"/>
        </w:rPr>
        <w:t xml:space="preserve"> suivi tout particulier lors de la rédaction des différents cahier des charges.</w:t>
      </w:r>
      <w:r w:rsidR="0070388E" w:rsidRPr="00781EF2">
        <w:rPr>
          <w:i/>
          <w:iCs/>
          <w:sz w:val="20"/>
          <w:szCs w:val="20"/>
        </w:rPr>
        <w:t xml:space="preserve">  </w:t>
      </w:r>
    </w:p>
    <w:tbl>
      <w:tblPr>
        <w:tblW w:w="11681" w:type="dxa"/>
        <w:tblInd w:w="-1139" w:type="dxa"/>
        <w:tblLayout w:type="fixed"/>
        <w:tblCellMar>
          <w:top w:w="68" w:type="dxa"/>
          <w:left w:w="70" w:type="dxa"/>
          <w:bottom w:w="68" w:type="dxa"/>
          <w:right w:w="227" w:type="dxa"/>
        </w:tblCellMar>
        <w:tblLook w:val="04A0" w:firstRow="1" w:lastRow="0" w:firstColumn="1" w:lastColumn="0" w:noHBand="0" w:noVBand="1"/>
      </w:tblPr>
      <w:tblGrid>
        <w:gridCol w:w="708"/>
        <w:gridCol w:w="3262"/>
        <w:gridCol w:w="1361"/>
        <w:gridCol w:w="1191"/>
        <w:gridCol w:w="1133"/>
        <w:gridCol w:w="4026"/>
      </w:tblGrid>
      <w:tr w:rsidR="000C0536" w:rsidRPr="00A73E23" w14:paraId="19E248A5" w14:textId="5977B986" w:rsidTr="00FE01A1">
        <w:trPr>
          <w:trHeight w:val="594"/>
        </w:trPr>
        <w:tc>
          <w:tcPr>
            <w:tcW w:w="708" w:type="dxa"/>
            <w:tcBorders>
              <w:top w:val="single" w:sz="4" w:space="0" w:color="auto"/>
              <w:left w:val="single" w:sz="4" w:space="0" w:color="auto"/>
              <w:bottom w:val="single" w:sz="8" w:space="0" w:color="auto"/>
            </w:tcBorders>
            <w:shd w:val="clear" w:color="000000" w:fill="8EA9DB"/>
            <w:vAlign w:val="center"/>
            <w:hideMark/>
          </w:tcPr>
          <w:p w14:paraId="44344319" w14:textId="77777777" w:rsidR="00B33B05" w:rsidRPr="00A73E23" w:rsidRDefault="00B33B05" w:rsidP="00561B4D">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3262" w:type="dxa"/>
            <w:tcBorders>
              <w:top w:val="single" w:sz="4" w:space="0" w:color="auto"/>
              <w:bottom w:val="single" w:sz="8" w:space="0" w:color="auto"/>
              <w:right w:val="single" w:sz="4" w:space="0" w:color="auto"/>
            </w:tcBorders>
            <w:shd w:val="clear" w:color="000000" w:fill="8EA9DB"/>
            <w:vAlign w:val="center"/>
          </w:tcPr>
          <w:p w14:paraId="23FEF2C6" w14:textId="656053CB"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Risque</w:t>
            </w:r>
          </w:p>
        </w:tc>
        <w:tc>
          <w:tcPr>
            <w:tcW w:w="1361" w:type="dxa"/>
            <w:tcBorders>
              <w:top w:val="single" w:sz="4" w:space="0" w:color="auto"/>
              <w:left w:val="single" w:sz="4" w:space="0" w:color="auto"/>
              <w:bottom w:val="single" w:sz="8" w:space="0" w:color="auto"/>
            </w:tcBorders>
            <w:shd w:val="clear" w:color="000000" w:fill="8EA9DB"/>
            <w:vAlign w:val="center"/>
          </w:tcPr>
          <w:p w14:paraId="06B45480" w14:textId="7C5F8B4F"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Effet</w:t>
            </w:r>
          </w:p>
        </w:tc>
        <w:tc>
          <w:tcPr>
            <w:tcW w:w="1191" w:type="dxa"/>
            <w:tcBorders>
              <w:top w:val="single" w:sz="4" w:space="0" w:color="auto"/>
              <w:bottom w:val="single" w:sz="4" w:space="0" w:color="auto"/>
            </w:tcBorders>
            <w:shd w:val="clear" w:color="000000" w:fill="8EA9DB"/>
            <w:vAlign w:val="center"/>
          </w:tcPr>
          <w:p w14:paraId="4F1A5950" w14:textId="3038CEC4" w:rsidR="00424161" w:rsidRDefault="00B33B05" w:rsidP="0042416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Fréq</w:t>
            </w:r>
            <w:r w:rsidR="00424161">
              <w:rPr>
                <w:rFonts w:ascii="Calibri" w:eastAsia="Times New Roman" w:hAnsi="Calibri" w:cs="Calibri"/>
                <w:b/>
                <w:bCs/>
                <w:color w:val="000000"/>
              </w:rPr>
              <w:t>.</w:t>
            </w:r>
          </w:p>
        </w:tc>
        <w:tc>
          <w:tcPr>
            <w:tcW w:w="1133" w:type="dxa"/>
            <w:tcBorders>
              <w:top w:val="single" w:sz="4" w:space="0" w:color="auto"/>
              <w:bottom w:val="single" w:sz="8" w:space="0" w:color="auto"/>
              <w:right w:val="single" w:sz="4" w:space="0" w:color="auto"/>
            </w:tcBorders>
            <w:shd w:val="clear" w:color="000000" w:fill="8EA9DB"/>
            <w:vAlign w:val="center"/>
          </w:tcPr>
          <w:p w14:paraId="40E12F59" w14:textId="4529A240"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Impact</w:t>
            </w:r>
          </w:p>
        </w:tc>
        <w:tc>
          <w:tcPr>
            <w:tcW w:w="4026" w:type="dxa"/>
            <w:tcBorders>
              <w:top w:val="single" w:sz="4" w:space="0" w:color="auto"/>
              <w:bottom w:val="single" w:sz="8" w:space="0" w:color="auto"/>
              <w:right w:val="single" w:sz="4" w:space="0" w:color="auto"/>
            </w:tcBorders>
            <w:shd w:val="clear" w:color="000000" w:fill="8EA9DB"/>
          </w:tcPr>
          <w:p w14:paraId="61153773" w14:textId="2AA41CE6"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Mesure d’atténuation</w:t>
            </w:r>
          </w:p>
        </w:tc>
      </w:tr>
      <w:tr w:rsidR="009C6638" w:rsidRPr="00C22DA1" w14:paraId="184622D2" w14:textId="05FD1497" w:rsidTr="009C6638">
        <w:trPr>
          <w:trHeight w:val="794"/>
        </w:trPr>
        <w:tc>
          <w:tcPr>
            <w:tcW w:w="708" w:type="dxa"/>
            <w:tcBorders>
              <w:top w:val="nil"/>
              <w:left w:val="single" w:sz="4" w:space="0" w:color="auto"/>
              <w:bottom w:val="single" w:sz="8" w:space="0" w:color="auto"/>
              <w:right w:val="nil"/>
            </w:tcBorders>
            <w:shd w:val="clear" w:color="auto" w:fill="auto"/>
            <w:vAlign w:val="center"/>
          </w:tcPr>
          <w:p w14:paraId="19099738" w14:textId="21FBDDC3" w:rsidR="00B33B05" w:rsidRPr="00DC75E8" w:rsidRDefault="00C95A52" w:rsidP="00561B4D">
            <w:pPr>
              <w:spacing w:after="0" w:line="240" w:lineRule="auto"/>
              <w:jc w:val="center"/>
              <w:rPr>
                <w:rFonts w:cstheme="minorHAnsi"/>
                <w:b/>
                <w:bCs/>
              </w:rPr>
            </w:pPr>
            <w:r>
              <w:rPr>
                <w:rFonts w:cstheme="minorHAnsi"/>
                <w:b/>
                <w:bCs/>
              </w:rPr>
              <w:t>R1</w:t>
            </w:r>
          </w:p>
        </w:tc>
        <w:tc>
          <w:tcPr>
            <w:tcW w:w="3262" w:type="dxa"/>
            <w:tcBorders>
              <w:top w:val="single" w:sz="8" w:space="0" w:color="auto"/>
              <w:left w:val="nil"/>
              <w:bottom w:val="single" w:sz="8" w:space="0" w:color="auto"/>
              <w:right w:val="single" w:sz="4" w:space="0" w:color="auto"/>
            </w:tcBorders>
            <w:vAlign w:val="center"/>
          </w:tcPr>
          <w:p w14:paraId="1FFAF871" w14:textId="47908D30" w:rsidR="00B33B05" w:rsidRPr="00DC75E8" w:rsidRDefault="00C95A52" w:rsidP="008524AF">
            <w:pPr>
              <w:spacing w:after="0" w:line="240" w:lineRule="auto"/>
              <w:jc w:val="both"/>
              <w:rPr>
                <w:rFonts w:cstheme="minorHAnsi"/>
              </w:rPr>
            </w:pPr>
            <w:r>
              <w:rPr>
                <w:rFonts w:cstheme="minorHAnsi"/>
              </w:rPr>
              <w:t>Capacité de développement des nouveaux outils / Respect des budgets</w:t>
            </w:r>
            <w:r w:rsidR="007D77DF">
              <w:rPr>
                <w:rFonts w:cstheme="minorHAnsi"/>
              </w:rPr>
              <w:t>.</w:t>
            </w:r>
          </w:p>
        </w:tc>
        <w:tc>
          <w:tcPr>
            <w:tcW w:w="1361" w:type="dxa"/>
            <w:tcBorders>
              <w:top w:val="single" w:sz="8" w:space="0" w:color="auto"/>
              <w:left w:val="single" w:sz="4" w:space="0" w:color="auto"/>
              <w:bottom w:val="single" w:sz="8" w:space="0" w:color="auto"/>
              <w:right w:val="single" w:sz="4" w:space="0" w:color="auto"/>
            </w:tcBorders>
            <w:vAlign w:val="center"/>
          </w:tcPr>
          <w:p w14:paraId="7A19CA42" w14:textId="5558C285" w:rsidR="00B33B05" w:rsidRPr="00075449" w:rsidRDefault="007C1089" w:rsidP="00187C9A">
            <w:pPr>
              <w:spacing w:after="0" w:line="240" w:lineRule="auto"/>
              <w:jc w:val="center"/>
              <w:rPr>
                <w:sz w:val="20"/>
                <w:szCs w:val="20"/>
              </w:rPr>
            </w:pPr>
            <w:r w:rsidRPr="00075449">
              <w:rPr>
                <w:sz w:val="20"/>
                <w:szCs w:val="20"/>
              </w:rPr>
              <w:t>M</w:t>
            </w:r>
            <w:r w:rsidR="00075449" w:rsidRPr="00075449">
              <w:rPr>
                <w:sz w:val="20"/>
                <w:szCs w:val="20"/>
              </w:rPr>
              <w:t>arginal</w:t>
            </w:r>
          </w:p>
        </w:tc>
        <w:tc>
          <w:tcPr>
            <w:tcW w:w="1191" w:type="dxa"/>
            <w:tcBorders>
              <w:top w:val="single" w:sz="4" w:space="0" w:color="auto"/>
              <w:left w:val="single" w:sz="4" w:space="0" w:color="auto"/>
              <w:bottom w:val="single" w:sz="4" w:space="0" w:color="auto"/>
              <w:right w:val="single" w:sz="4" w:space="0" w:color="auto"/>
            </w:tcBorders>
            <w:vAlign w:val="center"/>
          </w:tcPr>
          <w:p w14:paraId="4A71438E" w14:textId="7D747A3C" w:rsidR="00B33B05" w:rsidRPr="00075449" w:rsidRDefault="00187C9A" w:rsidP="00187C9A">
            <w:pPr>
              <w:spacing w:after="0" w:line="240" w:lineRule="auto"/>
              <w:jc w:val="center"/>
              <w:rPr>
                <w:sz w:val="20"/>
                <w:szCs w:val="20"/>
              </w:rPr>
            </w:pPr>
            <w:r w:rsidRPr="00075449">
              <w:rPr>
                <w:sz w:val="20"/>
                <w:szCs w:val="20"/>
              </w:rPr>
              <w:t>S</w:t>
            </w:r>
            <w:r w:rsidR="00075449" w:rsidRPr="00075449">
              <w:rPr>
                <w:sz w:val="20"/>
                <w:szCs w:val="20"/>
              </w:rPr>
              <w:t>eldom</w:t>
            </w:r>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763988E8" w14:textId="68204672" w:rsidR="00B33B05" w:rsidRPr="00075449" w:rsidRDefault="00187C9A" w:rsidP="00187C9A">
            <w:pPr>
              <w:spacing w:after="0" w:line="240" w:lineRule="auto"/>
              <w:jc w:val="center"/>
              <w:rPr>
                <w:sz w:val="20"/>
                <w:szCs w:val="20"/>
              </w:rPr>
            </w:pPr>
            <w:r w:rsidRPr="00075449">
              <w:rPr>
                <w:sz w:val="20"/>
                <w:szCs w:val="20"/>
              </w:rPr>
              <w:t>L</w:t>
            </w:r>
            <w:r w:rsidR="00075449" w:rsidRPr="00075449">
              <w:rPr>
                <w:sz w:val="20"/>
                <w:szCs w:val="20"/>
              </w:rPr>
              <w:t>ow</w:t>
            </w:r>
          </w:p>
        </w:tc>
        <w:tc>
          <w:tcPr>
            <w:tcW w:w="4026" w:type="dxa"/>
            <w:tcBorders>
              <w:top w:val="single" w:sz="8" w:space="0" w:color="auto"/>
              <w:left w:val="nil"/>
              <w:bottom w:val="single" w:sz="8" w:space="0" w:color="auto"/>
              <w:right w:val="single" w:sz="4" w:space="0" w:color="auto"/>
            </w:tcBorders>
            <w:vAlign w:val="center"/>
          </w:tcPr>
          <w:p w14:paraId="590BA837" w14:textId="700CDE0B" w:rsidR="00B33B05" w:rsidRPr="00187C9A" w:rsidRDefault="00187C9A" w:rsidP="008524AF">
            <w:pPr>
              <w:spacing w:after="0" w:line="240" w:lineRule="auto"/>
              <w:jc w:val="both"/>
              <w:rPr>
                <w:rFonts w:cstheme="minorHAnsi"/>
              </w:rPr>
            </w:pPr>
            <w:r>
              <w:rPr>
                <w:rFonts w:cstheme="minorHAnsi"/>
              </w:rPr>
              <w:t xml:space="preserve">Libérer des crédits supplémentaire. </w:t>
            </w:r>
            <w:r w:rsidR="00FB55D1">
              <w:rPr>
                <w:rFonts w:cstheme="minorHAnsi"/>
              </w:rPr>
              <w:t>Notons toutefois que le budget semble suffisant.</w:t>
            </w:r>
          </w:p>
        </w:tc>
      </w:tr>
      <w:tr w:rsidR="000C0536" w:rsidRPr="00C22DA1" w14:paraId="0695D23F" w14:textId="2F412B23" w:rsidTr="009C6638">
        <w:trPr>
          <w:trHeight w:val="850"/>
        </w:trPr>
        <w:tc>
          <w:tcPr>
            <w:tcW w:w="708" w:type="dxa"/>
            <w:tcBorders>
              <w:top w:val="nil"/>
              <w:left w:val="single" w:sz="4" w:space="0" w:color="auto"/>
              <w:bottom w:val="single" w:sz="4" w:space="0" w:color="auto"/>
              <w:right w:val="nil"/>
            </w:tcBorders>
            <w:shd w:val="clear" w:color="auto" w:fill="auto"/>
            <w:vAlign w:val="center"/>
          </w:tcPr>
          <w:p w14:paraId="55B2938D" w14:textId="77EFA5C6" w:rsidR="00B33B05" w:rsidRPr="00DC75E8" w:rsidRDefault="00C95A52" w:rsidP="00561B4D">
            <w:pPr>
              <w:spacing w:after="0" w:line="240" w:lineRule="auto"/>
              <w:jc w:val="center"/>
              <w:rPr>
                <w:rFonts w:cstheme="minorHAnsi"/>
                <w:b/>
                <w:bCs/>
              </w:rPr>
            </w:pPr>
            <w:r>
              <w:rPr>
                <w:rFonts w:cstheme="minorHAnsi"/>
                <w:b/>
                <w:bCs/>
              </w:rPr>
              <w:t>R2</w:t>
            </w:r>
          </w:p>
        </w:tc>
        <w:tc>
          <w:tcPr>
            <w:tcW w:w="3262" w:type="dxa"/>
            <w:tcBorders>
              <w:top w:val="single" w:sz="8" w:space="0" w:color="auto"/>
              <w:left w:val="nil"/>
              <w:bottom w:val="single" w:sz="4" w:space="0" w:color="auto"/>
              <w:right w:val="single" w:sz="4" w:space="0" w:color="auto"/>
            </w:tcBorders>
            <w:vAlign w:val="center"/>
          </w:tcPr>
          <w:p w14:paraId="3ED36A14" w14:textId="558C4266" w:rsidR="00B33B05" w:rsidRPr="00DC75E8" w:rsidRDefault="00C95A52" w:rsidP="008524AF">
            <w:pPr>
              <w:spacing w:after="0" w:line="240" w:lineRule="auto"/>
              <w:jc w:val="both"/>
              <w:rPr>
                <w:rFonts w:cstheme="minorHAnsi"/>
              </w:rPr>
            </w:pPr>
            <w:r>
              <w:rPr>
                <w:rFonts w:cstheme="minorHAnsi"/>
              </w:rPr>
              <w:t>Défaillance du fournisseur Cloud</w:t>
            </w:r>
          </w:p>
        </w:tc>
        <w:tc>
          <w:tcPr>
            <w:tcW w:w="1361" w:type="dxa"/>
            <w:tcBorders>
              <w:top w:val="single" w:sz="8" w:space="0" w:color="auto"/>
              <w:left w:val="single" w:sz="4" w:space="0" w:color="auto"/>
              <w:bottom w:val="single" w:sz="8" w:space="0" w:color="auto"/>
              <w:right w:val="single" w:sz="4" w:space="0" w:color="auto"/>
            </w:tcBorders>
            <w:vAlign w:val="center"/>
          </w:tcPr>
          <w:p w14:paraId="4F9963A5" w14:textId="7CAE3D82" w:rsidR="00B33B05" w:rsidRPr="00075449" w:rsidRDefault="00075449" w:rsidP="00187C9A">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4A909DBD" w14:textId="3BA20D5A" w:rsidR="00B33B05" w:rsidRPr="00075449" w:rsidRDefault="00075449" w:rsidP="00187C9A">
            <w:pPr>
              <w:spacing w:after="0" w:line="240" w:lineRule="auto"/>
              <w:jc w:val="center"/>
              <w:rPr>
                <w:rFonts w:cstheme="minorHAnsi"/>
                <w:sz w:val="20"/>
                <w:szCs w:val="20"/>
              </w:rPr>
            </w:pPr>
            <w:r w:rsidRPr="00075449">
              <w:rPr>
                <w:rFonts w:cstheme="minorHAnsi"/>
                <w:sz w:val="20"/>
                <w:szCs w:val="20"/>
              </w:rPr>
              <w:t>Unlikely</w:t>
            </w:r>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29002B9C" w14:textId="6C069D52" w:rsidR="00B33B05" w:rsidRPr="00075449" w:rsidRDefault="00075449" w:rsidP="00187C9A">
            <w:pPr>
              <w:spacing w:after="0" w:line="240" w:lineRule="auto"/>
              <w:jc w:val="center"/>
              <w:rPr>
                <w:rFonts w:cstheme="minorHAnsi"/>
                <w:sz w:val="20"/>
                <w:szCs w:val="20"/>
              </w:rPr>
            </w:pPr>
            <w:r w:rsidRPr="00075449">
              <w:rPr>
                <w:sz w:val="20"/>
                <w:szCs w:val="20"/>
              </w:rPr>
              <w:t>Low</w:t>
            </w:r>
          </w:p>
        </w:tc>
        <w:tc>
          <w:tcPr>
            <w:tcW w:w="4026" w:type="dxa"/>
            <w:tcBorders>
              <w:top w:val="single" w:sz="8" w:space="0" w:color="auto"/>
              <w:left w:val="nil"/>
              <w:bottom w:val="single" w:sz="8" w:space="0" w:color="auto"/>
              <w:right w:val="single" w:sz="4" w:space="0" w:color="auto"/>
            </w:tcBorders>
            <w:vAlign w:val="center"/>
          </w:tcPr>
          <w:p w14:paraId="7220996E" w14:textId="29CDE756" w:rsidR="00B33B05" w:rsidRPr="00187C9A" w:rsidRDefault="00141A49" w:rsidP="008524AF">
            <w:pPr>
              <w:spacing w:after="0" w:line="240" w:lineRule="auto"/>
              <w:jc w:val="both"/>
              <w:rPr>
                <w:rFonts w:cstheme="minorHAnsi"/>
              </w:rPr>
            </w:pPr>
            <w:r>
              <w:rPr>
                <w:rFonts w:cstheme="minorHAnsi"/>
              </w:rPr>
              <w:t>Prévoir un back-up chez un fournisseur alternatif.</w:t>
            </w:r>
          </w:p>
        </w:tc>
      </w:tr>
      <w:tr w:rsidR="009C6638" w:rsidRPr="00C22DA1" w14:paraId="5361E70F" w14:textId="67AB083F"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CAF74CF" w14:textId="5EF50908" w:rsidR="00ED2FD9" w:rsidRPr="00DC75E8" w:rsidRDefault="00ED2FD9" w:rsidP="00ED2FD9">
            <w:pPr>
              <w:spacing w:after="0" w:line="240" w:lineRule="auto"/>
              <w:jc w:val="center"/>
              <w:rPr>
                <w:rFonts w:cstheme="minorHAnsi"/>
                <w:b/>
                <w:bCs/>
              </w:rPr>
            </w:pPr>
            <w:r>
              <w:rPr>
                <w:rFonts w:cstheme="minorHAnsi"/>
                <w:b/>
                <w:bCs/>
              </w:rPr>
              <w:t>R3</w:t>
            </w:r>
          </w:p>
        </w:tc>
        <w:tc>
          <w:tcPr>
            <w:tcW w:w="3262" w:type="dxa"/>
            <w:tcBorders>
              <w:top w:val="single" w:sz="4" w:space="0" w:color="auto"/>
              <w:bottom w:val="single" w:sz="4" w:space="0" w:color="auto"/>
              <w:right w:val="single" w:sz="4" w:space="0" w:color="auto"/>
            </w:tcBorders>
            <w:vAlign w:val="center"/>
          </w:tcPr>
          <w:p w14:paraId="3220EC56" w14:textId="2DEF3AEB" w:rsidR="00ED2FD9" w:rsidRPr="00DC75E8" w:rsidRDefault="00ED2FD9" w:rsidP="00ED2FD9">
            <w:pPr>
              <w:spacing w:after="0" w:line="240" w:lineRule="auto"/>
              <w:jc w:val="both"/>
              <w:rPr>
                <w:rFonts w:cstheme="minorHAnsi"/>
              </w:rPr>
            </w:pPr>
            <w:r>
              <w:rPr>
                <w:rFonts w:cstheme="minorHAnsi"/>
              </w:rPr>
              <w:t>Vulnérabilité de l’outil de ticketing</w:t>
            </w:r>
          </w:p>
        </w:tc>
        <w:tc>
          <w:tcPr>
            <w:tcW w:w="1361" w:type="dxa"/>
            <w:tcBorders>
              <w:top w:val="single" w:sz="8" w:space="0" w:color="auto"/>
              <w:left w:val="single" w:sz="4" w:space="0" w:color="auto"/>
              <w:bottom w:val="single" w:sz="8" w:space="0" w:color="auto"/>
              <w:right w:val="single" w:sz="4" w:space="0" w:color="auto"/>
            </w:tcBorders>
            <w:vAlign w:val="center"/>
          </w:tcPr>
          <w:p w14:paraId="34176F7E" w14:textId="4DB40A69" w:rsidR="00ED2FD9" w:rsidRPr="00075449" w:rsidRDefault="00ED2FD9" w:rsidP="00ED2FD9">
            <w:pPr>
              <w:spacing w:after="0" w:line="240" w:lineRule="auto"/>
              <w:jc w:val="center"/>
              <w:rPr>
                <w:rFonts w:cstheme="minorHAnsi"/>
                <w:sz w:val="20"/>
                <w:szCs w:val="20"/>
              </w:rPr>
            </w:pPr>
            <w:r>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021CFCDC" w14:textId="350CAB44" w:rsidR="00ED2FD9" w:rsidRPr="00075449" w:rsidRDefault="00230F0F" w:rsidP="00ED2FD9">
            <w:pPr>
              <w:spacing w:after="0" w:line="240" w:lineRule="auto"/>
              <w:jc w:val="center"/>
              <w:rPr>
                <w:rFonts w:cstheme="minorHAnsi"/>
                <w:sz w:val="20"/>
                <w:szCs w:val="20"/>
              </w:rPr>
            </w:pPr>
            <w:r>
              <w:rPr>
                <w:sz w:val="20"/>
                <w:szCs w:val="20"/>
              </w:rPr>
              <w:t>Seldom</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D1D2D5C" w14:textId="623FE306" w:rsidR="00ED2FD9" w:rsidRPr="00075449" w:rsidRDefault="00230F0F"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27683952" w14:textId="600A688A" w:rsidR="00ED2FD9" w:rsidRPr="00187C9A" w:rsidRDefault="00ED2FD9" w:rsidP="00ED2FD9">
            <w:pPr>
              <w:spacing w:after="0" w:line="240" w:lineRule="auto"/>
              <w:jc w:val="both"/>
              <w:rPr>
                <w:rFonts w:cstheme="minorHAnsi"/>
              </w:rPr>
            </w:pPr>
            <w:r>
              <w:rPr>
                <w:rFonts w:cstheme="minorHAnsi"/>
              </w:rPr>
              <w:t xml:space="preserve">Ajout de l’authentification 2FA obligatoire. Archivage régulier des historiques </w:t>
            </w:r>
          </w:p>
        </w:tc>
      </w:tr>
      <w:tr w:rsidR="00ED2FD9" w:rsidRPr="00C22DA1" w14:paraId="7081A973" w14:textId="646BCFDC"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6DEA039D" w14:textId="166C6B29" w:rsidR="00ED2FD9" w:rsidRPr="00DC75E8" w:rsidRDefault="00ED2FD9" w:rsidP="00ED2FD9">
            <w:pPr>
              <w:spacing w:after="0" w:line="240" w:lineRule="auto"/>
              <w:jc w:val="center"/>
              <w:rPr>
                <w:rFonts w:cstheme="minorHAnsi"/>
                <w:b/>
                <w:bCs/>
              </w:rPr>
            </w:pPr>
            <w:r>
              <w:rPr>
                <w:rFonts w:cstheme="minorHAnsi"/>
                <w:b/>
                <w:bCs/>
              </w:rPr>
              <w:t>R4</w:t>
            </w:r>
          </w:p>
        </w:tc>
        <w:tc>
          <w:tcPr>
            <w:tcW w:w="3262" w:type="dxa"/>
            <w:tcBorders>
              <w:top w:val="single" w:sz="4" w:space="0" w:color="auto"/>
              <w:bottom w:val="single" w:sz="4" w:space="0" w:color="auto"/>
              <w:right w:val="single" w:sz="4" w:space="0" w:color="auto"/>
            </w:tcBorders>
            <w:vAlign w:val="center"/>
          </w:tcPr>
          <w:p w14:paraId="45997DB8" w14:textId="67DE3999" w:rsidR="00ED2FD9" w:rsidRPr="00DC75E8" w:rsidRDefault="00ED2FD9" w:rsidP="00ED2FD9">
            <w:pPr>
              <w:spacing w:after="0" w:line="240" w:lineRule="auto"/>
              <w:jc w:val="both"/>
              <w:rPr>
                <w:rFonts w:cstheme="minorHAnsi"/>
              </w:rPr>
            </w:pPr>
            <w:r>
              <w:rPr>
                <w:rFonts w:cstheme="minorHAnsi"/>
              </w:rPr>
              <w:t>Vulnérabilité de la plateforme aux cyber-attaques</w:t>
            </w:r>
          </w:p>
        </w:tc>
        <w:tc>
          <w:tcPr>
            <w:tcW w:w="1361" w:type="dxa"/>
            <w:tcBorders>
              <w:top w:val="single" w:sz="8" w:space="0" w:color="auto"/>
              <w:left w:val="single" w:sz="4" w:space="0" w:color="auto"/>
              <w:bottom w:val="single" w:sz="8" w:space="0" w:color="auto"/>
              <w:right w:val="single" w:sz="4" w:space="0" w:color="auto"/>
            </w:tcBorders>
            <w:vAlign w:val="center"/>
          </w:tcPr>
          <w:p w14:paraId="326B2F18" w14:textId="53548544" w:rsidR="00ED2FD9" w:rsidRPr="00075449" w:rsidRDefault="00ED2FD9" w:rsidP="00ED2FD9">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54FA6CAE" w14:textId="6C8954A5" w:rsidR="00ED2FD9" w:rsidRPr="00075449" w:rsidRDefault="00ED2FD9" w:rsidP="00ED2FD9">
            <w:pPr>
              <w:spacing w:after="0" w:line="240" w:lineRule="auto"/>
              <w:jc w:val="center"/>
              <w:rPr>
                <w:rFonts w:cstheme="minorHAnsi"/>
                <w:sz w:val="20"/>
                <w:szCs w:val="20"/>
              </w:rPr>
            </w:pPr>
            <w:r w:rsidRPr="00075449">
              <w:rPr>
                <w:rFonts w:cstheme="minorHAnsi"/>
                <w:sz w:val="20"/>
                <w:szCs w:val="20"/>
              </w:rPr>
              <w:t>Seldom</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6283B8F" w14:textId="6B814110"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1712194B" w14:textId="58A9FE38" w:rsidR="00ED2FD9" w:rsidRPr="00187C9A" w:rsidRDefault="00ED2FD9" w:rsidP="00ED2FD9">
            <w:pPr>
              <w:spacing w:after="0" w:line="240" w:lineRule="auto"/>
              <w:jc w:val="both"/>
              <w:rPr>
                <w:rFonts w:cstheme="minorHAnsi"/>
              </w:rPr>
            </w:pPr>
            <w:r>
              <w:rPr>
                <w:rFonts w:cstheme="minorHAnsi"/>
              </w:rPr>
              <w:t>Renforcer les mesures de détection. Limitation des accès aux seules adresses IP de l’entreprise.</w:t>
            </w:r>
          </w:p>
        </w:tc>
      </w:tr>
      <w:tr w:rsidR="00ED2FD9" w:rsidRPr="00C22DA1" w14:paraId="6786667A" w14:textId="2C611B14"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94E8C13" w14:textId="01AE9066" w:rsidR="00ED2FD9" w:rsidRPr="00DC75E8" w:rsidRDefault="00ED2FD9" w:rsidP="00ED2FD9">
            <w:pPr>
              <w:spacing w:after="0" w:line="240" w:lineRule="auto"/>
              <w:jc w:val="center"/>
              <w:rPr>
                <w:rFonts w:cstheme="minorHAnsi"/>
                <w:b/>
                <w:bCs/>
              </w:rPr>
            </w:pPr>
            <w:r>
              <w:rPr>
                <w:rFonts w:cstheme="minorHAnsi"/>
                <w:b/>
                <w:bCs/>
              </w:rPr>
              <w:t>R5</w:t>
            </w:r>
          </w:p>
        </w:tc>
        <w:tc>
          <w:tcPr>
            <w:tcW w:w="3262" w:type="dxa"/>
            <w:tcBorders>
              <w:top w:val="single" w:sz="4" w:space="0" w:color="auto"/>
              <w:bottom w:val="single" w:sz="4" w:space="0" w:color="auto"/>
              <w:right w:val="single" w:sz="4" w:space="0" w:color="auto"/>
            </w:tcBorders>
            <w:vAlign w:val="center"/>
          </w:tcPr>
          <w:p w14:paraId="156092F1" w14:textId="0C8A8A7B" w:rsidR="00ED2FD9" w:rsidRPr="00CA4A0A" w:rsidRDefault="00ED2FD9" w:rsidP="00ED2FD9">
            <w:pPr>
              <w:spacing w:after="0" w:line="240" w:lineRule="auto"/>
              <w:jc w:val="both"/>
              <w:rPr>
                <w:rFonts w:ascii="Calibri" w:eastAsia="Times New Roman" w:hAnsi="Calibri" w:cs="Calibri"/>
                <w:color w:val="000000"/>
              </w:rPr>
            </w:pPr>
            <w:r>
              <w:rPr>
                <w:rFonts w:cstheme="minorHAnsi"/>
              </w:rPr>
              <w:t>Augmentation des coûts d’exploitation de la plateforme</w:t>
            </w:r>
          </w:p>
        </w:tc>
        <w:tc>
          <w:tcPr>
            <w:tcW w:w="1361" w:type="dxa"/>
            <w:tcBorders>
              <w:top w:val="single" w:sz="8" w:space="0" w:color="auto"/>
              <w:left w:val="single" w:sz="4" w:space="0" w:color="auto"/>
              <w:bottom w:val="single" w:sz="8" w:space="0" w:color="auto"/>
              <w:right w:val="single" w:sz="4" w:space="0" w:color="auto"/>
            </w:tcBorders>
            <w:vAlign w:val="center"/>
          </w:tcPr>
          <w:p w14:paraId="34F1D974" w14:textId="39EF45E2" w:rsidR="00ED2FD9" w:rsidRPr="00075449" w:rsidRDefault="00ED2FD9"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3D300FEE" w14:textId="2B58C798" w:rsidR="00ED2FD9" w:rsidRPr="00075449" w:rsidRDefault="00ED2FD9" w:rsidP="00ED2FD9">
            <w:pPr>
              <w:spacing w:after="0" w:line="240" w:lineRule="auto"/>
              <w:jc w:val="center"/>
              <w:rPr>
                <w:rFonts w:cstheme="minorHAnsi"/>
                <w:sz w:val="20"/>
                <w:szCs w:val="20"/>
              </w:rPr>
            </w:pPr>
            <w:r w:rsidRPr="00075449">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77E000AA" w14:textId="07EDD98E"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24589706" w14:textId="4ABFCD10" w:rsidR="00ED2FD9" w:rsidRPr="00187C9A" w:rsidRDefault="00ED2FD9" w:rsidP="00ED2FD9">
            <w:pPr>
              <w:spacing w:after="0" w:line="240" w:lineRule="auto"/>
              <w:jc w:val="both"/>
              <w:rPr>
                <w:rFonts w:cstheme="minorHAnsi"/>
              </w:rPr>
            </w:pPr>
            <w:r>
              <w:rPr>
                <w:rFonts w:cstheme="minorHAnsi"/>
              </w:rPr>
              <w:t>Les technologies utilisées étant standard, il est possible de prévoir un back-up chez un autre fournisseur.</w:t>
            </w:r>
          </w:p>
        </w:tc>
      </w:tr>
      <w:tr w:rsidR="00ED2FD9" w:rsidRPr="00C22DA1" w14:paraId="77C438BB" w14:textId="75A682F7"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2A1645BE" w14:textId="1ACCE471" w:rsidR="00ED2FD9" w:rsidRPr="00DC75E8" w:rsidRDefault="00ED2FD9" w:rsidP="00ED2FD9">
            <w:pPr>
              <w:spacing w:after="0" w:line="240" w:lineRule="auto"/>
              <w:jc w:val="center"/>
              <w:rPr>
                <w:rFonts w:cstheme="minorHAnsi"/>
                <w:b/>
                <w:bCs/>
              </w:rPr>
            </w:pPr>
            <w:r>
              <w:rPr>
                <w:rFonts w:cstheme="minorHAnsi"/>
                <w:b/>
                <w:bCs/>
              </w:rPr>
              <w:t>R6</w:t>
            </w:r>
          </w:p>
        </w:tc>
        <w:tc>
          <w:tcPr>
            <w:tcW w:w="3262" w:type="dxa"/>
            <w:tcBorders>
              <w:top w:val="single" w:sz="4" w:space="0" w:color="auto"/>
              <w:bottom w:val="single" w:sz="4" w:space="0" w:color="auto"/>
              <w:right w:val="single" w:sz="4" w:space="0" w:color="auto"/>
            </w:tcBorders>
            <w:vAlign w:val="center"/>
          </w:tcPr>
          <w:p w14:paraId="337E4152" w14:textId="3B2ACCA8" w:rsidR="00ED2FD9" w:rsidRPr="00DC75E8" w:rsidRDefault="00ED2FD9" w:rsidP="00ED2FD9">
            <w:pPr>
              <w:spacing w:after="0" w:line="240" w:lineRule="auto"/>
              <w:jc w:val="both"/>
              <w:rPr>
                <w:rFonts w:cstheme="minorHAnsi"/>
              </w:rPr>
            </w:pPr>
            <w:r>
              <w:rPr>
                <w:rFonts w:cstheme="minorHAnsi"/>
              </w:rPr>
              <w:t>Adaptation du personnel à la nouvelle Web App et aux nouveaux outils.</w:t>
            </w:r>
          </w:p>
        </w:tc>
        <w:tc>
          <w:tcPr>
            <w:tcW w:w="1361" w:type="dxa"/>
            <w:tcBorders>
              <w:top w:val="single" w:sz="8" w:space="0" w:color="auto"/>
              <w:left w:val="single" w:sz="4" w:space="0" w:color="auto"/>
              <w:bottom w:val="single" w:sz="8" w:space="0" w:color="auto"/>
              <w:right w:val="single" w:sz="4" w:space="0" w:color="auto"/>
            </w:tcBorders>
            <w:vAlign w:val="center"/>
          </w:tcPr>
          <w:p w14:paraId="51E16ECC" w14:textId="73FA2DCF" w:rsidR="00ED2FD9" w:rsidRPr="00075449" w:rsidRDefault="00ED2FD9" w:rsidP="00ED2FD9">
            <w:pPr>
              <w:spacing w:after="0" w:line="240" w:lineRule="auto"/>
              <w:jc w:val="center"/>
              <w:rPr>
                <w:rFonts w:cstheme="minorHAnsi"/>
                <w:sz w:val="20"/>
                <w:szCs w:val="20"/>
              </w:rPr>
            </w:pPr>
            <w:r>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0646971" w14:textId="5FBC43CD" w:rsidR="00ED2FD9" w:rsidRPr="00075449" w:rsidRDefault="00ED2FD9" w:rsidP="00ED2FD9">
            <w:pPr>
              <w:spacing w:after="0" w:line="240" w:lineRule="auto"/>
              <w:jc w:val="center"/>
              <w:rPr>
                <w:rFonts w:cstheme="minorHAnsi"/>
                <w:sz w:val="20"/>
                <w:szCs w:val="20"/>
              </w:rPr>
            </w:pPr>
            <w:r>
              <w:rPr>
                <w:rFonts w:cstheme="minorHAnsi"/>
                <w:sz w:val="20"/>
                <w:szCs w:val="20"/>
              </w:rPr>
              <w:t>Occasional</w:t>
            </w:r>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372DEC04" w14:textId="5481F500" w:rsidR="00ED2FD9" w:rsidRPr="00075449" w:rsidRDefault="00ED2FD9" w:rsidP="00ED2FD9">
            <w:pPr>
              <w:spacing w:after="0" w:line="240" w:lineRule="auto"/>
              <w:jc w:val="center"/>
              <w:rPr>
                <w:rFonts w:cstheme="minorHAnsi"/>
                <w:sz w:val="20"/>
                <w:szCs w:val="20"/>
              </w:rPr>
            </w:pPr>
            <w:r>
              <w:rPr>
                <w:rFonts w:cstheme="minorHAnsi"/>
                <w:sz w:val="20"/>
                <w:szCs w:val="20"/>
              </w:rPr>
              <w:t>Moderate</w:t>
            </w:r>
          </w:p>
        </w:tc>
        <w:tc>
          <w:tcPr>
            <w:tcW w:w="4026" w:type="dxa"/>
            <w:tcBorders>
              <w:top w:val="single" w:sz="8" w:space="0" w:color="auto"/>
              <w:left w:val="nil"/>
              <w:bottom w:val="single" w:sz="8" w:space="0" w:color="auto"/>
              <w:right w:val="single" w:sz="4" w:space="0" w:color="auto"/>
            </w:tcBorders>
            <w:vAlign w:val="center"/>
          </w:tcPr>
          <w:p w14:paraId="0FFB2A01" w14:textId="18A0DF90" w:rsidR="00ED2FD9" w:rsidRPr="00187C9A" w:rsidRDefault="00ED2FD9" w:rsidP="00ED2FD9">
            <w:pPr>
              <w:spacing w:after="0" w:line="240" w:lineRule="auto"/>
              <w:jc w:val="both"/>
              <w:rPr>
                <w:rFonts w:cstheme="minorHAnsi"/>
              </w:rPr>
            </w:pPr>
            <w:r>
              <w:rPr>
                <w:rFonts w:cstheme="minorHAnsi"/>
              </w:rPr>
              <w:t>Prise en compte des retours utilisateur durant le cycle de développement, formation interne aux nouveaux outils.</w:t>
            </w:r>
          </w:p>
        </w:tc>
      </w:tr>
      <w:tr w:rsidR="00ED2FD9" w:rsidRPr="00C22DA1" w14:paraId="2E962A08" w14:textId="31872DF9"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DC151A0" w14:textId="3F38AAE2" w:rsidR="00ED2FD9" w:rsidRPr="00DC75E8" w:rsidRDefault="00ED2FD9" w:rsidP="00ED2FD9">
            <w:pPr>
              <w:spacing w:after="0" w:line="240" w:lineRule="auto"/>
              <w:jc w:val="center"/>
              <w:rPr>
                <w:rFonts w:cstheme="minorHAnsi"/>
                <w:b/>
                <w:bCs/>
              </w:rPr>
            </w:pPr>
            <w:r>
              <w:rPr>
                <w:rFonts w:cstheme="minorHAnsi"/>
                <w:b/>
                <w:bCs/>
              </w:rPr>
              <w:t>R7</w:t>
            </w:r>
          </w:p>
        </w:tc>
        <w:tc>
          <w:tcPr>
            <w:tcW w:w="3262" w:type="dxa"/>
            <w:tcBorders>
              <w:top w:val="single" w:sz="4" w:space="0" w:color="auto"/>
              <w:bottom w:val="single" w:sz="4" w:space="0" w:color="auto"/>
              <w:right w:val="single" w:sz="4" w:space="0" w:color="auto"/>
            </w:tcBorders>
            <w:vAlign w:val="center"/>
          </w:tcPr>
          <w:p w14:paraId="3C652BFC" w14:textId="5D4A204E" w:rsidR="00ED2FD9" w:rsidRPr="00DC75E8" w:rsidRDefault="00ED2FD9" w:rsidP="00ED2FD9">
            <w:pPr>
              <w:spacing w:after="0" w:line="240" w:lineRule="auto"/>
              <w:jc w:val="both"/>
              <w:rPr>
                <w:rFonts w:cstheme="minorHAnsi"/>
              </w:rPr>
            </w:pPr>
            <w:r>
              <w:rPr>
                <w:rFonts w:ascii="Calibri" w:hAnsi="Calibri" w:cstheme="minorHAnsi"/>
                <w:color w:val="000000"/>
              </w:rPr>
              <w:t xml:space="preserve">Absence de Plan de Continuité d'Activité / </w:t>
            </w:r>
            <w:r>
              <w:rPr>
                <w:rFonts w:ascii="Calibri" w:hAnsi="Calibri" w:cs="Calibri"/>
                <w:color w:val="000000"/>
              </w:rPr>
              <w:t>Absence de Plan de Reprise d'Activité.</w:t>
            </w:r>
          </w:p>
        </w:tc>
        <w:tc>
          <w:tcPr>
            <w:tcW w:w="1361" w:type="dxa"/>
            <w:tcBorders>
              <w:top w:val="single" w:sz="8" w:space="0" w:color="auto"/>
              <w:left w:val="single" w:sz="4" w:space="0" w:color="auto"/>
              <w:bottom w:val="single" w:sz="4" w:space="0" w:color="auto"/>
              <w:right w:val="single" w:sz="4" w:space="0" w:color="auto"/>
            </w:tcBorders>
            <w:vAlign w:val="center"/>
          </w:tcPr>
          <w:p w14:paraId="1055399E" w14:textId="7FC6485E"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Catastrophic</w:t>
            </w:r>
          </w:p>
        </w:tc>
        <w:tc>
          <w:tcPr>
            <w:tcW w:w="1191" w:type="dxa"/>
            <w:tcBorders>
              <w:top w:val="single" w:sz="4" w:space="0" w:color="auto"/>
              <w:left w:val="single" w:sz="4" w:space="0" w:color="auto"/>
              <w:bottom w:val="single" w:sz="4" w:space="0" w:color="auto"/>
              <w:right w:val="single" w:sz="4" w:space="0" w:color="auto"/>
            </w:tcBorders>
            <w:vAlign w:val="center"/>
          </w:tcPr>
          <w:p w14:paraId="3090186C" w14:textId="74D33DE6"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Occasional</w:t>
            </w:r>
          </w:p>
        </w:tc>
        <w:tc>
          <w:tcPr>
            <w:tcW w:w="1133" w:type="dxa"/>
            <w:tcBorders>
              <w:top w:val="single" w:sz="8" w:space="0" w:color="auto"/>
              <w:left w:val="single" w:sz="4" w:space="0" w:color="auto"/>
              <w:bottom w:val="single" w:sz="4" w:space="0" w:color="auto"/>
              <w:right w:val="single" w:sz="4" w:space="0" w:color="auto"/>
            </w:tcBorders>
            <w:shd w:val="clear" w:color="auto" w:fill="F2DBDB" w:themeFill="accent2" w:themeFillTint="33"/>
            <w:vAlign w:val="center"/>
          </w:tcPr>
          <w:p w14:paraId="2305BFA7" w14:textId="66FA9537"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High</w:t>
            </w:r>
          </w:p>
        </w:tc>
        <w:tc>
          <w:tcPr>
            <w:tcW w:w="4026" w:type="dxa"/>
            <w:tcBorders>
              <w:top w:val="single" w:sz="8" w:space="0" w:color="auto"/>
              <w:left w:val="nil"/>
              <w:bottom w:val="single" w:sz="8" w:space="0" w:color="auto"/>
              <w:right w:val="single" w:sz="4" w:space="0" w:color="auto"/>
            </w:tcBorders>
            <w:vAlign w:val="center"/>
          </w:tcPr>
          <w:p w14:paraId="29FB797B" w14:textId="363B5824" w:rsidR="00ED2FD9" w:rsidRPr="00187C9A" w:rsidRDefault="00ED2FD9" w:rsidP="00ED2FD9">
            <w:pPr>
              <w:keepNext/>
              <w:spacing w:after="0" w:line="240" w:lineRule="auto"/>
              <w:jc w:val="both"/>
              <w:rPr>
                <w:rFonts w:cstheme="minorHAnsi"/>
              </w:rPr>
            </w:pPr>
            <w:r>
              <w:rPr>
                <w:rFonts w:ascii="Calibri" w:hAnsi="Calibri" w:cstheme="minorHAnsi"/>
                <w:color w:val="000000"/>
              </w:rPr>
              <w:t>Rédaction des plans et des procédures de reprise.</w:t>
            </w:r>
          </w:p>
        </w:tc>
      </w:tr>
    </w:tbl>
    <w:p w14:paraId="32E3695E" w14:textId="311F7464" w:rsidR="000A219C" w:rsidRDefault="000A219C">
      <w:pPr>
        <w:pStyle w:val="Lgende"/>
      </w:pPr>
      <w:r>
        <w:t xml:space="preserve">Figure </w:t>
      </w:r>
      <w:r>
        <w:fldChar w:fldCharType="begin"/>
      </w:r>
      <w:r>
        <w:instrText xml:space="preserve"> SEQ Figure \* ARABIC </w:instrText>
      </w:r>
      <w:r>
        <w:fldChar w:fldCharType="separate"/>
      </w:r>
      <w:r>
        <w:rPr>
          <w:noProof/>
        </w:rPr>
        <w:t>19</w:t>
      </w:r>
      <w:r>
        <w:fldChar w:fldCharType="end"/>
      </w:r>
      <w:r>
        <w:t xml:space="preserve"> : Catalogue d'évaluation des risques</w:t>
      </w:r>
    </w:p>
    <w:p w14:paraId="4C11F04C" w14:textId="1264248D" w:rsidR="00822504" w:rsidRPr="00781EF2" w:rsidRDefault="00822504" w:rsidP="00365F15">
      <w:pPr>
        <w:rPr>
          <w:i/>
          <w:iCs/>
        </w:rPr>
      </w:pPr>
      <w:r w:rsidRPr="00781EF2">
        <w:rPr>
          <w:i/>
          <w:iCs/>
        </w:rPr>
        <w:br w:type="page"/>
      </w:r>
    </w:p>
    <w:p w14:paraId="7E8A3FCD" w14:textId="0A075217" w:rsidR="00822504" w:rsidRDefault="00822504" w:rsidP="00C7418F">
      <w:pPr>
        <w:pStyle w:val="Titre1"/>
      </w:pPr>
      <w:bookmarkStart w:id="166" w:name="_Toc92431614"/>
      <w:r>
        <w:lastRenderedPageBreak/>
        <w:t>ARCHITECTURE DE TRANSITION</w:t>
      </w:r>
      <w:bookmarkEnd w:id="166"/>
    </w:p>
    <w:p w14:paraId="67CE1EB6" w14:textId="11A45456" w:rsidR="00822504" w:rsidRPr="00822504" w:rsidRDefault="00822504" w:rsidP="00822504"/>
    <w:p w14:paraId="632997B0" w14:textId="77777777" w:rsidR="00822504" w:rsidRDefault="00822504">
      <w:pPr>
        <w:rPr>
          <w:rFonts w:ascii="Open Sans" w:eastAsia="Georgia" w:hAnsi="Open Sans" w:cs="Open Sans"/>
          <w:b/>
          <w:color w:val="24292E"/>
          <w:sz w:val="36"/>
          <w:szCs w:val="36"/>
        </w:rPr>
      </w:pPr>
      <w:r>
        <w:br w:type="page"/>
      </w:r>
    </w:p>
    <w:p w14:paraId="41726408" w14:textId="77777777" w:rsidR="00120212" w:rsidRDefault="00120212" w:rsidP="00120212">
      <w:pPr>
        <w:pStyle w:val="Titre1"/>
      </w:pPr>
      <w:bookmarkStart w:id="167" w:name="_Hlk78113879"/>
      <w:bookmarkStart w:id="168" w:name="_Toc87808942"/>
      <w:bookmarkStart w:id="169" w:name="_Toc92431615"/>
      <w:r>
        <w:lastRenderedPageBreak/>
        <w:t>ANNEXES</w:t>
      </w:r>
      <w:bookmarkEnd w:id="169"/>
    </w:p>
    <w:p w14:paraId="7F23867D" w14:textId="77777777" w:rsidR="00120212" w:rsidRDefault="00120212" w:rsidP="00120212">
      <w:pPr>
        <w:pStyle w:val="Titre2"/>
      </w:pPr>
      <w:bookmarkStart w:id="170" w:name="_Toc92431616"/>
      <w:r>
        <w:t>Modèle de classification des risques</w:t>
      </w:r>
      <w:bookmarkEnd w:id="170"/>
    </w:p>
    <w:p w14:paraId="3F2DCD81" w14:textId="6ABF4316" w:rsidR="00120212" w:rsidRDefault="00120212" w:rsidP="00CE697E">
      <w:pPr>
        <w:jc w:val="both"/>
      </w:pPr>
      <w:r>
        <w:t xml:space="preserve">Le modèle d’évaluation des risques utilisé dans ce document utilise la </w:t>
      </w:r>
      <w:r w:rsidR="00E030B5">
        <w:t xml:space="preserve">terminologie </w:t>
      </w:r>
      <w:r>
        <w:t xml:space="preserve">définie par les publication de l’OpenGroup sur TOGAF : </w:t>
      </w:r>
    </w:p>
    <w:p w14:paraId="1AF8AE6B" w14:textId="77777777" w:rsidR="00120212" w:rsidRDefault="00120212" w:rsidP="00120212">
      <w:pPr>
        <w:keepNext/>
      </w:pPr>
      <w:r>
        <w:rPr>
          <w:noProof/>
        </w:rPr>
        <w:drawing>
          <wp:inline distT="0" distB="0" distL="0" distR="0" wp14:anchorId="312BFD55" wp14:editId="383BDCB1">
            <wp:extent cx="5943600" cy="20097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5147F545" w14:textId="68D4B683" w:rsidR="00120212" w:rsidRDefault="00120212" w:rsidP="00120212">
      <w:pPr>
        <w:pStyle w:val="Lgende"/>
        <w:jc w:val="left"/>
      </w:pPr>
      <w:r>
        <w:t xml:space="preserve">Figure </w:t>
      </w:r>
      <w:r>
        <w:fldChar w:fldCharType="begin"/>
      </w:r>
      <w:r>
        <w:instrText xml:space="preserve"> SEQ Figure \* ARABIC </w:instrText>
      </w:r>
      <w:r>
        <w:fldChar w:fldCharType="separate"/>
      </w:r>
      <w:r w:rsidR="000A219C">
        <w:rPr>
          <w:noProof/>
        </w:rPr>
        <w:t>20</w:t>
      </w:r>
      <w:r>
        <w:fldChar w:fldCharType="end"/>
      </w:r>
      <w:r>
        <w:t xml:space="preserve"> : Modèle TOGAF d'évaluation des risques</w:t>
      </w:r>
    </w:p>
    <w:p w14:paraId="32D87783" w14:textId="3B0A14FC" w:rsidR="00120212" w:rsidRPr="00120212" w:rsidRDefault="00120212" w:rsidP="00120212">
      <w:r>
        <w:t xml:space="preserve">Source :  </w:t>
      </w:r>
      <w:hyperlink r:id="rId35" w:history="1">
        <w:r w:rsidRPr="00A00457">
          <w:rPr>
            <w:rStyle w:val="Lienhypertexte"/>
          </w:rPr>
          <w:t>https://pubs.opengroup.org/architecture/togaf9-doc/arch/chap27.html</w:t>
        </w:r>
      </w:hyperlink>
      <w:r>
        <w:t xml:space="preserve"> </w:t>
      </w:r>
    </w:p>
    <w:p w14:paraId="740649A5" w14:textId="55A7A1D8" w:rsidR="00120212" w:rsidRDefault="00120212" w:rsidP="00120212">
      <w:r>
        <w:t xml:space="preserve"> </w:t>
      </w:r>
      <w:r>
        <w:br w:type="page"/>
      </w:r>
    </w:p>
    <w:p w14:paraId="487CBEB7" w14:textId="0B771FA9" w:rsidR="003835FB" w:rsidRPr="002858CD" w:rsidRDefault="003835FB" w:rsidP="003835FB">
      <w:pPr>
        <w:pStyle w:val="Titre1"/>
      </w:pPr>
      <w:bookmarkStart w:id="171" w:name="_Toc92431617"/>
      <w:r w:rsidRPr="00352A07">
        <w:lastRenderedPageBreak/>
        <w:t>APPROBATIONS</w:t>
      </w:r>
      <w:bookmarkEnd w:id="168"/>
      <w:bookmarkEnd w:id="171"/>
    </w:p>
    <w:p w14:paraId="74AD3C22" w14:textId="6BC9CA8B" w:rsidR="003835FB" w:rsidRDefault="003835FB" w:rsidP="003835FB">
      <w:r>
        <w:t>Le tableau ci-après liste toutes les parties prenantes ayant approuvé ce</w:t>
      </w:r>
      <w:r w:rsidR="000F3147">
        <w:t xml:space="preserve"> document</w:t>
      </w:r>
      <w:r>
        <w:t>.</w:t>
      </w:r>
    </w:p>
    <w:tbl>
      <w:tblPr>
        <w:tblW w:w="10627" w:type="dxa"/>
        <w:tblInd w:w="-426" w:type="dxa"/>
        <w:tblLayout w:type="fixed"/>
        <w:tblCellMar>
          <w:top w:w="68" w:type="dxa"/>
          <w:left w:w="70" w:type="dxa"/>
          <w:bottom w:w="68" w:type="dxa"/>
          <w:right w:w="227" w:type="dxa"/>
        </w:tblCellMar>
        <w:tblLook w:val="04A0" w:firstRow="1" w:lastRow="0" w:firstColumn="1" w:lastColumn="0" w:noHBand="0" w:noVBand="1"/>
      </w:tblPr>
      <w:tblGrid>
        <w:gridCol w:w="2406"/>
        <w:gridCol w:w="2801"/>
        <w:gridCol w:w="3152"/>
        <w:gridCol w:w="2268"/>
      </w:tblGrid>
      <w:tr w:rsidR="003835FB" w:rsidRPr="00A73E23" w14:paraId="47E4019C" w14:textId="77777777" w:rsidTr="007C5694">
        <w:trPr>
          <w:trHeight w:val="510"/>
        </w:trPr>
        <w:tc>
          <w:tcPr>
            <w:tcW w:w="2406" w:type="dxa"/>
            <w:tcBorders>
              <w:top w:val="single" w:sz="4" w:space="0" w:color="auto"/>
              <w:left w:val="single" w:sz="4" w:space="0" w:color="auto"/>
              <w:bottom w:val="single" w:sz="8" w:space="0" w:color="auto"/>
              <w:right w:val="nil"/>
            </w:tcBorders>
            <w:shd w:val="clear" w:color="auto" w:fill="8EA9DB"/>
            <w:vAlign w:val="center"/>
          </w:tcPr>
          <w:p w14:paraId="34E8D365"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Nom</w:t>
            </w:r>
          </w:p>
        </w:tc>
        <w:tc>
          <w:tcPr>
            <w:tcW w:w="2801" w:type="dxa"/>
            <w:tcBorders>
              <w:top w:val="single" w:sz="4" w:space="0" w:color="auto"/>
              <w:left w:val="nil"/>
              <w:bottom w:val="single" w:sz="8" w:space="0" w:color="auto"/>
            </w:tcBorders>
            <w:shd w:val="clear" w:color="auto" w:fill="8EA9DB"/>
            <w:vAlign w:val="center"/>
            <w:hideMark/>
          </w:tcPr>
          <w:p w14:paraId="6302AB05" w14:textId="77777777" w:rsidR="003835FB" w:rsidRPr="00A73E23"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Poste</w:t>
            </w:r>
          </w:p>
        </w:tc>
        <w:tc>
          <w:tcPr>
            <w:tcW w:w="3152" w:type="dxa"/>
            <w:tcBorders>
              <w:top w:val="single" w:sz="4" w:space="0" w:color="auto"/>
              <w:left w:val="nil"/>
              <w:bottom w:val="single" w:sz="8" w:space="0" w:color="auto"/>
              <w:right w:val="nil"/>
            </w:tcBorders>
            <w:shd w:val="clear" w:color="auto" w:fill="8EA9DB"/>
            <w:vAlign w:val="center"/>
          </w:tcPr>
          <w:p w14:paraId="7867DD24"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Signature</w:t>
            </w:r>
          </w:p>
        </w:tc>
        <w:tc>
          <w:tcPr>
            <w:tcW w:w="2268" w:type="dxa"/>
            <w:tcBorders>
              <w:top w:val="single" w:sz="4" w:space="0" w:color="auto"/>
              <w:left w:val="nil"/>
              <w:bottom w:val="single" w:sz="8" w:space="0" w:color="auto"/>
              <w:right w:val="single" w:sz="4" w:space="0" w:color="auto"/>
            </w:tcBorders>
            <w:shd w:val="clear" w:color="auto" w:fill="8EA9DB"/>
            <w:vAlign w:val="center"/>
          </w:tcPr>
          <w:p w14:paraId="439BB7B9"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Date</w:t>
            </w:r>
          </w:p>
        </w:tc>
      </w:tr>
      <w:tr w:rsidR="007E3BF4" w:rsidRPr="00C22DA1" w14:paraId="7CC61F87" w14:textId="77777777" w:rsidTr="00DD6385">
        <w:trPr>
          <w:trHeight w:val="964"/>
        </w:trPr>
        <w:tc>
          <w:tcPr>
            <w:tcW w:w="2406" w:type="dxa"/>
            <w:tcBorders>
              <w:top w:val="single" w:sz="4" w:space="0" w:color="auto"/>
              <w:left w:val="single" w:sz="4" w:space="0" w:color="auto"/>
              <w:bottom w:val="single" w:sz="4" w:space="0" w:color="auto"/>
            </w:tcBorders>
            <w:vAlign w:val="center"/>
          </w:tcPr>
          <w:p w14:paraId="7951D6FB" w14:textId="2188E991" w:rsidR="007E3BF4" w:rsidRPr="005A43FE" w:rsidRDefault="007E3BF4" w:rsidP="007E3BF4">
            <w:pPr>
              <w:spacing w:after="0"/>
              <w:rPr>
                <w:b/>
                <w:bCs/>
                <w:sz w:val="24"/>
                <w:szCs w:val="24"/>
                <w:lang w:val="en-GB"/>
              </w:rPr>
            </w:pPr>
            <w:r w:rsidRPr="00CC281C">
              <w:rPr>
                <w:b/>
                <w:bCs/>
                <w:sz w:val="24"/>
                <w:szCs w:val="24"/>
              </w:rPr>
              <w:t>David EVAN</w:t>
            </w:r>
          </w:p>
        </w:tc>
        <w:tc>
          <w:tcPr>
            <w:tcW w:w="2801" w:type="dxa"/>
            <w:tcBorders>
              <w:top w:val="single" w:sz="4" w:space="0" w:color="auto"/>
              <w:bottom w:val="single" w:sz="4" w:space="0" w:color="auto"/>
            </w:tcBorders>
            <w:shd w:val="clear" w:color="auto" w:fill="auto"/>
            <w:vAlign w:val="center"/>
          </w:tcPr>
          <w:p w14:paraId="53B158D6" w14:textId="1C7524C3" w:rsidR="007E3BF4" w:rsidRPr="00CC281C" w:rsidRDefault="007E3BF4" w:rsidP="007E3BF4">
            <w:pPr>
              <w:spacing w:after="0" w:line="240" w:lineRule="auto"/>
              <w:rPr>
                <w:lang w:val="en-GB"/>
              </w:rPr>
            </w:pPr>
            <w:r>
              <w:t>Architecte Logiciel</w:t>
            </w:r>
          </w:p>
        </w:tc>
        <w:tc>
          <w:tcPr>
            <w:tcW w:w="3152" w:type="dxa"/>
            <w:tcBorders>
              <w:top w:val="single" w:sz="4" w:space="0" w:color="auto"/>
              <w:bottom w:val="single" w:sz="4" w:space="0" w:color="auto"/>
              <w:right w:val="nil"/>
            </w:tcBorders>
            <w:vAlign w:val="center"/>
          </w:tcPr>
          <w:p w14:paraId="55A9FB1C" w14:textId="55101273" w:rsidR="007E3BF4" w:rsidRDefault="007E3BF4" w:rsidP="007E3BF4">
            <w:pPr>
              <w:spacing w:after="0" w:line="240" w:lineRule="auto"/>
            </w:pPr>
            <w:r w:rsidRPr="004A4AC0">
              <w:rPr>
                <w:rFonts w:ascii="Vladimir Script" w:hAnsi="Vladimir Script"/>
                <w:sz w:val="44"/>
                <w:szCs w:val="44"/>
              </w:rPr>
              <w:t>David Evan</w:t>
            </w:r>
          </w:p>
        </w:tc>
        <w:tc>
          <w:tcPr>
            <w:tcW w:w="2268" w:type="dxa"/>
            <w:tcBorders>
              <w:top w:val="single" w:sz="4" w:space="0" w:color="auto"/>
              <w:left w:val="nil"/>
              <w:bottom w:val="single" w:sz="4" w:space="0" w:color="auto"/>
              <w:right w:val="single" w:sz="4" w:space="0" w:color="auto"/>
            </w:tcBorders>
            <w:vAlign w:val="center"/>
          </w:tcPr>
          <w:p w14:paraId="75133431" w14:textId="36C4A2F3" w:rsidR="007E3BF4" w:rsidRDefault="007E3BF4" w:rsidP="007E3BF4">
            <w:pPr>
              <w:spacing w:after="0" w:line="240" w:lineRule="auto"/>
            </w:pPr>
            <w:r>
              <w:fldChar w:fldCharType="begin"/>
            </w:r>
            <w:r>
              <w:instrText xml:space="preserve"> TIME \@ "dd/MM/yyyy" </w:instrText>
            </w:r>
            <w:r>
              <w:fldChar w:fldCharType="separate"/>
            </w:r>
            <w:r w:rsidR="000C17C0">
              <w:rPr>
                <w:noProof/>
              </w:rPr>
              <w:t>06/01/2022</w:t>
            </w:r>
            <w:r>
              <w:fldChar w:fldCharType="end"/>
            </w:r>
          </w:p>
        </w:tc>
      </w:tr>
      <w:tr w:rsidR="007E3BF4" w:rsidRPr="00C22DA1" w14:paraId="10C2150F" w14:textId="77777777" w:rsidTr="00DD6385">
        <w:trPr>
          <w:trHeight w:val="964"/>
        </w:trPr>
        <w:tc>
          <w:tcPr>
            <w:tcW w:w="2406" w:type="dxa"/>
            <w:tcBorders>
              <w:top w:val="single" w:sz="4" w:space="0" w:color="auto"/>
              <w:left w:val="single" w:sz="4" w:space="0" w:color="auto"/>
              <w:bottom w:val="single" w:sz="4" w:space="0" w:color="auto"/>
            </w:tcBorders>
            <w:vAlign w:val="center"/>
          </w:tcPr>
          <w:p w14:paraId="57B47541" w14:textId="09C2D396" w:rsidR="007E3BF4" w:rsidRPr="008521C5" w:rsidRDefault="00A321C1" w:rsidP="007E3BF4">
            <w:pPr>
              <w:spacing w:after="0"/>
              <w:rPr>
                <w:b/>
                <w:bCs/>
                <w:sz w:val="24"/>
                <w:szCs w:val="24"/>
                <w:lang w:val="en-GB"/>
              </w:rPr>
            </w:pPr>
            <w:r w:rsidRPr="00A321C1">
              <w:rPr>
                <w:b/>
                <w:bCs/>
                <w:sz w:val="24"/>
                <w:szCs w:val="24"/>
                <w:lang w:val="en-GB"/>
              </w:rPr>
              <w:t>Jeannette Bond</w:t>
            </w:r>
          </w:p>
        </w:tc>
        <w:tc>
          <w:tcPr>
            <w:tcW w:w="2801" w:type="dxa"/>
            <w:tcBorders>
              <w:top w:val="single" w:sz="4" w:space="0" w:color="auto"/>
              <w:bottom w:val="single" w:sz="4" w:space="0" w:color="auto"/>
            </w:tcBorders>
            <w:shd w:val="clear" w:color="auto" w:fill="auto"/>
            <w:vAlign w:val="center"/>
          </w:tcPr>
          <w:p w14:paraId="41031827" w14:textId="576E0A98" w:rsidR="007E3BF4" w:rsidRPr="00C22DA1" w:rsidRDefault="00A321C1" w:rsidP="007E3BF4">
            <w:pPr>
              <w:spacing w:after="0" w:line="240" w:lineRule="auto"/>
            </w:pPr>
            <w:r>
              <w:t>CEO</w:t>
            </w:r>
          </w:p>
        </w:tc>
        <w:tc>
          <w:tcPr>
            <w:tcW w:w="3152" w:type="dxa"/>
            <w:tcBorders>
              <w:top w:val="single" w:sz="4" w:space="0" w:color="auto"/>
              <w:bottom w:val="single" w:sz="4" w:space="0" w:color="auto"/>
              <w:right w:val="nil"/>
            </w:tcBorders>
            <w:vAlign w:val="center"/>
          </w:tcPr>
          <w:p w14:paraId="2EC26C55" w14:textId="592D517F" w:rsidR="007E3BF4" w:rsidRPr="00A321C1" w:rsidRDefault="00A321C1" w:rsidP="007E3BF4">
            <w:pPr>
              <w:spacing w:after="0" w:line="240" w:lineRule="auto"/>
              <w:rPr>
                <w:i/>
                <w:iCs/>
              </w:rPr>
            </w:pPr>
            <w:r w:rsidRPr="00A321C1">
              <w:rPr>
                <w:i/>
                <w:iCs/>
              </w:rPr>
              <w:t>[En attente]</w:t>
            </w:r>
          </w:p>
        </w:tc>
        <w:tc>
          <w:tcPr>
            <w:tcW w:w="2268" w:type="dxa"/>
            <w:tcBorders>
              <w:top w:val="single" w:sz="4" w:space="0" w:color="auto"/>
              <w:left w:val="nil"/>
              <w:bottom w:val="single" w:sz="4" w:space="0" w:color="auto"/>
              <w:right w:val="single" w:sz="4" w:space="0" w:color="auto"/>
            </w:tcBorders>
            <w:vAlign w:val="center"/>
          </w:tcPr>
          <w:p w14:paraId="73C2BC63" w14:textId="3F7F2970" w:rsidR="007E3BF4" w:rsidRPr="00A321C1" w:rsidRDefault="00A321C1" w:rsidP="007E3BF4">
            <w:pPr>
              <w:spacing w:after="0" w:line="240" w:lineRule="auto"/>
              <w:rPr>
                <w:i/>
                <w:iCs/>
              </w:rPr>
            </w:pPr>
            <w:r w:rsidRPr="00A321C1">
              <w:rPr>
                <w:i/>
                <w:iCs/>
              </w:rPr>
              <w:t>[En attente]</w:t>
            </w:r>
          </w:p>
        </w:tc>
      </w:tr>
      <w:tr w:rsidR="007E3BF4" w14:paraId="1A373A67" w14:textId="77777777" w:rsidTr="00954346">
        <w:trPr>
          <w:trHeight w:val="776"/>
        </w:trPr>
        <w:tc>
          <w:tcPr>
            <w:tcW w:w="2406" w:type="dxa"/>
            <w:tcBorders>
              <w:top w:val="single" w:sz="4" w:space="0" w:color="auto"/>
              <w:left w:val="single" w:sz="4" w:space="0" w:color="auto"/>
              <w:bottom w:val="single" w:sz="4" w:space="0" w:color="auto"/>
            </w:tcBorders>
            <w:vAlign w:val="center"/>
          </w:tcPr>
          <w:p w14:paraId="00AE93EE" w14:textId="42E1BDFE" w:rsidR="007E3BF4" w:rsidRPr="008521C5" w:rsidRDefault="007E3BF4" w:rsidP="007E3BF4">
            <w:pPr>
              <w:spacing w:after="0"/>
              <w:rPr>
                <w:b/>
                <w:bCs/>
                <w:sz w:val="24"/>
                <w:szCs w:val="24"/>
              </w:rPr>
            </w:pPr>
          </w:p>
        </w:tc>
        <w:tc>
          <w:tcPr>
            <w:tcW w:w="2801" w:type="dxa"/>
            <w:tcBorders>
              <w:top w:val="single" w:sz="4" w:space="0" w:color="auto"/>
              <w:bottom w:val="single" w:sz="4" w:space="0" w:color="auto"/>
            </w:tcBorders>
            <w:shd w:val="clear" w:color="auto" w:fill="auto"/>
            <w:vAlign w:val="center"/>
          </w:tcPr>
          <w:p w14:paraId="446DBCC5" w14:textId="75546CE0" w:rsidR="007E3BF4" w:rsidRDefault="007E3BF4" w:rsidP="007E3BF4">
            <w:pPr>
              <w:spacing w:after="0" w:line="240" w:lineRule="auto"/>
            </w:pPr>
          </w:p>
        </w:tc>
        <w:tc>
          <w:tcPr>
            <w:tcW w:w="3152" w:type="dxa"/>
            <w:tcBorders>
              <w:top w:val="single" w:sz="4" w:space="0" w:color="auto"/>
              <w:bottom w:val="single" w:sz="4" w:space="0" w:color="auto"/>
              <w:right w:val="nil"/>
            </w:tcBorders>
            <w:vAlign w:val="center"/>
          </w:tcPr>
          <w:p w14:paraId="40EFAAF5" w14:textId="6DD73D38" w:rsidR="007E3BF4" w:rsidRDefault="007E3BF4" w:rsidP="007E3BF4">
            <w:pPr>
              <w:spacing w:after="0" w:line="240" w:lineRule="auto"/>
            </w:pPr>
          </w:p>
        </w:tc>
        <w:tc>
          <w:tcPr>
            <w:tcW w:w="2268" w:type="dxa"/>
            <w:tcBorders>
              <w:top w:val="single" w:sz="4" w:space="0" w:color="auto"/>
              <w:left w:val="nil"/>
              <w:bottom w:val="single" w:sz="4" w:space="0" w:color="auto"/>
              <w:right w:val="single" w:sz="4" w:space="0" w:color="auto"/>
            </w:tcBorders>
            <w:vAlign w:val="center"/>
          </w:tcPr>
          <w:p w14:paraId="457E52B1" w14:textId="280BF588" w:rsidR="007E3BF4" w:rsidRDefault="007E3BF4" w:rsidP="007E3BF4">
            <w:pPr>
              <w:keepNext/>
              <w:spacing w:after="0" w:line="240" w:lineRule="auto"/>
            </w:pPr>
          </w:p>
        </w:tc>
      </w:tr>
    </w:tbl>
    <w:p w14:paraId="53C83CAF" w14:textId="4E2CBB49" w:rsidR="003835FB" w:rsidRDefault="003835FB" w:rsidP="003835FB">
      <w:pPr>
        <w:pStyle w:val="Lgende"/>
      </w:pPr>
      <w:bookmarkStart w:id="172" w:name="_Toc92133576"/>
      <w:r>
        <w:t xml:space="preserve">Tableau </w:t>
      </w:r>
      <w:r w:rsidR="000155D2">
        <w:fldChar w:fldCharType="begin"/>
      </w:r>
      <w:r w:rsidR="000155D2">
        <w:instrText xml:space="preserve"> SEQ Tableau \* ARABIC </w:instrText>
      </w:r>
      <w:r w:rsidR="000155D2">
        <w:fldChar w:fldCharType="separate"/>
      </w:r>
      <w:r w:rsidR="00642E53">
        <w:rPr>
          <w:noProof/>
        </w:rPr>
        <w:t>12</w:t>
      </w:r>
      <w:r w:rsidR="000155D2">
        <w:rPr>
          <w:noProof/>
        </w:rPr>
        <w:fldChar w:fldCharType="end"/>
      </w:r>
      <w:del w:id="173" w:author="David EVAN" w:date="2022-01-03T20:18:00Z">
        <w:r w:rsidDel="00981EC6">
          <w:delText xml:space="preserve"> </w:delText>
        </w:r>
      </w:del>
      <w:ins w:id="174" w:author="David EVAN" w:date="2022-01-03T20:18:00Z">
        <w:r w:rsidR="00981EC6">
          <w:t> :</w:t>
        </w:r>
      </w:ins>
      <w:del w:id="175" w:author="David EVAN" w:date="2022-01-03T20:18:00Z">
        <w:r w:rsidDel="00981EC6">
          <w:delText>-</w:delText>
        </w:r>
      </w:del>
      <w:r>
        <w:t xml:space="preserve"> </w:t>
      </w:r>
      <w:r w:rsidRPr="00EB2833">
        <w:t xml:space="preserve">Approbation </w:t>
      </w:r>
      <w:r>
        <w:t>du document de définition de l'architecture</w:t>
      </w:r>
      <w:bookmarkEnd w:id="172"/>
    </w:p>
    <w:p w14:paraId="1EB18974" w14:textId="77777777" w:rsidR="00822504" w:rsidRDefault="00822504">
      <w:pPr>
        <w:rPr>
          <w:rFonts w:ascii="Open Sans" w:eastAsia="Georgia" w:hAnsi="Open Sans" w:cs="Open Sans"/>
          <w:b/>
          <w:color w:val="24292E"/>
          <w:sz w:val="36"/>
          <w:szCs w:val="36"/>
        </w:rPr>
      </w:pPr>
      <w:r>
        <w:br w:type="page"/>
      </w:r>
    </w:p>
    <w:p w14:paraId="6D7A8D49" w14:textId="1155ABEE" w:rsidR="008447DF" w:rsidRDefault="00870854" w:rsidP="00A7234A">
      <w:pPr>
        <w:pStyle w:val="Titre1"/>
      </w:pPr>
      <w:bookmarkStart w:id="176" w:name="_Toc92431618"/>
      <w:r>
        <w:lastRenderedPageBreak/>
        <w:t>TABLES DES RÉFÉRENCES</w:t>
      </w:r>
      <w:bookmarkEnd w:id="176"/>
    </w:p>
    <w:p w14:paraId="118B13FF" w14:textId="77777777" w:rsidR="008447DF" w:rsidRDefault="008447DF" w:rsidP="008447DF">
      <w:pPr>
        <w:pStyle w:val="Titre2"/>
      </w:pPr>
      <w:bookmarkStart w:id="177" w:name="_Toc78113519"/>
      <w:bookmarkStart w:id="178" w:name="_Toc78113743"/>
      <w:bookmarkStart w:id="179" w:name="_Toc92431619"/>
      <w:bookmarkEnd w:id="167"/>
      <w:r>
        <w:t>Figures</w:t>
      </w:r>
      <w:bookmarkEnd w:id="177"/>
      <w:bookmarkEnd w:id="178"/>
      <w:bookmarkEnd w:id="179"/>
    </w:p>
    <w:p w14:paraId="3C975CC1" w14:textId="09821A58" w:rsidR="00ED0074" w:rsidRDefault="001738B9">
      <w:pPr>
        <w:pStyle w:val="Tabledesillustrations"/>
        <w:tabs>
          <w:tab w:val="right" w:leader="dot" w:pos="9350"/>
        </w:tabs>
        <w:rPr>
          <w:ins w:id="180" w:author="David EVAN" w:date="2022-01-03T20:18:00Z"/>
          <w:rFonts w:eastAsiaTheme="minorEastAsia"/>
          <w:noProof/>
        </w:rPr>
      </w:pPr>
      <w:r>
        <w:fldChar w:fldCharType="begin"/>
      </w:r>
      <w:r>
        <w:instrText xml:space="preserve"> TOC \h \z \c "Figure" </w:instrText>
      </w:r>
      <w:r>
        <w:fldChar w:fldCharType="separate"/>
      </w:r>
      <w:ins w:id="181" w:author="David EVAN" w:date="2022-01-03T20:18:00Z">
        <w:r w:rsidR="00ED0074" w:rsidRPr="00D146DB">
          <w:rPr>
            <w:rStyle w:val="Lienhypertexte"/>
            <w:noProof/>
          </w:rPr>
          <w:fldChar w:fldCharType="begin"/>
        </w:r>
        <w:r w:rsidR="00ED0074" w:rsidRPr="00D146DB">
          <w:rPr>
            <w:rStyle w:val="Lienhypertexte"/>
            <w:noProof/>
          </w:rPr>
          <w:instrText xml:space="preserve"> </w:instrText>
        </w:r>
        <w:r w:rsidR="00ED0074">
          <w:rPr>
            <w:noProof/>
          </w:rPr>
          <w:instrText>HYPERLINK \l "_Toc92133507"</w:instrText>
        </w:r>
        <w:r w:rsidR="00ED0074" w:rsidRPr="00D146DB">
          <w:rPr>
            <w:rStyle w:val="Lienhypertexte"/>
            <w:noProof/>
          </w:rPr>
          <w:instrText xml:space="preserve"> </w:instrText>
        </w:r>
        <w:r w:rsidR="00ED0074" w:rsidRPr="00D146DB">
          <w:rPr>
            <w:rStyle w:val="Lienhypertexte"/>
            <w:noProof/>
          </w:rPr>
          <w:fldChar w:fldCharType="separate"/>
        </w:r>
        <w:r w:rsidR="00ED0074" w:rsidRPr="00D146DB">
          <w:rPr>
            <w:rStyle w:val="Lienhypertexte"/>
            <w:noProof/>
          </w:rPr>
          <w:t>Figure 1 : Baseline Architecture - Cartographie des départements, des processus et des acteurs.</w:t>
        </w:r>
        <w:r w:rsidR="00ED0074">
          <w:rPr>
            <w:noProof/>
            <w:webHidden/>
          </w:rPr>
          <w:tab/>
        </w:r>
        <w:r w:rsidR="00ED0074">
          <w:rPr>
            <w:noProof/>
            <w:webHidden/>
          </w:rPr>
          <w:fldChar w:fldCharType="begin"/>
        </w:r>
        <w:r w:rsidR="00ED0074">
          <w:rPr>
            <w:noProof/>
            <w:webHidden/>
          </w:rPr>
          <w:instrText xml:space="preserve"> PAGEREF _Toc92133507 \h </w:instrText>
        </w:r>
      </w:ins>
      <w:r w:rsidR="00ED0074">
        <w:rPr>
          <w:noProof/>
          <w:webHidden/>
        </w:rPr>
      </w:r>
      <w:r w:rsidR="00ED0074">
        <w:rPr>
          <w:noProof/>
          <w:webHidden/>
        </w:rPr>
        <w:fldChar w:fldCharType="separate"/>
      </w:r>
      <w:ins w:id="182" w:author="David EVAN" w:date="2022-01-03T20:18:00Z">
        <w:r w:rsidR="00ED0074">
          <w:rPr>
            <w:noProof/>
            <w:webHidden/>
          </w:rPr>
          <w:t>8</w:t>
        </w:r>
        <w:r w:rsidR="00ED0074">
          <w:rPr>
            <w:noProof/>
            <w:webHidden/>
          </w:rPr>
          <w:fldChar w:fldCharType="end"/>
        </w:r>
        <w:r w:rsidR="00ED0074" w:rsidRPr="00D146DB">
          <w:rPr>
            <w:rStyle w:val="Lienhypertexte"/>
            <w:noProof/>
          </w:rPr>
          <w:fldChar w:fldCharType="end"/>
        </w:r>
      </w:ins>
    </w:p>
    <w:p w14:paraId="15CE3960" w14:textId="3BCAA9B8" w:rsidR="00ED0074" w:rsidRDefault="00ED0074">
      <w:pPr>
        <w:pStyle w:val="Tabledesillustrations"/>
        <w:tabs>
          <w:tab w:val="right" w:leader="dot" w:pos="9350"/>
        </w:tabs>
        <w:rPr>
          <w:ins w:id="183" w:author="David EVAN" w:date="2022-01-03T20:18:00Z"/>
          <w:rFonts w:eastAsiaTheme="minorEastAsia"/>
          <w:noProof/>
        </w:rPr>
      </w:pPr>
      <w:ins w:id="184"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"_Toc92133508"</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2 : Business Baseline Architecture - Répondre à un client</w:t>
        </w:r>
        <w:r>
          <w:rPr>
            <w:noProof/>
            <w:webHidden/>
          </w:rPr>
          <w:tab/>
        </w:r>
        <w:r>
          <w:rPr>
            <w:noProof/>
            <w:webHidden/>
          </w:rPr>
          <w:fldChar w:fldCharType="begin"/>
        </w:r>
        <w:r>
          <w:rPr>
            <w:noProof/>
            <w:webHidden/>
          </w:rPr>
          <w:instrText xml:space="preserve"> PAGEREF _Toc92133508 \h </w:instrText>
        </w:r>
      </w:ins>
      <w:r>
        <w:rPr>
          <w:noProof/>
          <w:webHidden/>
        </w:rPr>
      </w:r>
      <w:r>
        <w:rPr>
          <w:noProof/>
          <w:webHidden/>
        </w:rPr>
        <w:fldChar w:fldCharType="separate"/>
      </w:r>
      <w:ins w:id="185" w:author="David EVAN" w:date="2022-01-03T20:18:00Z">
        <w:r>
          <w:rPr>
            <w:noProof/>
            <w:webHidden/>
          </w:rPr>
          <w:t>9</w:t>
        </w:r>
        <w:r>
          <w:rPr>
            <w:noProof/>
            <w:webHidden/>
          </w:rPr>
          <w:fldChar w:fldCharType="end"/>
        </w:r>
        <w:r w:rsidRPr="00D146DB">
          <w:rPr>
            <w:rStyle w:val="Lienhypertexte"/>
            <w:noProof/>
          </w:rPr>
          <w:fldChar w:fldCharType="end"/>
        </w:r>
      </w:ins>
    </w:p>
    <w:p w14:paraId="237BC283" w14:textId="7A1D2124" w:rsidR="00ED0074" w:rsidRDefault="00ED0074">
      <w:pPr>
        <w:pStyle w:val="Tabledesillustrations"/>
        <w:tabs>
          <w:tab w:val="right" w:leader="dot" w:pos="9350"/>
        </w:tabs>
        <w:rPr>
          <w:ins w:id="186" w:author="David EVAN" w:date="2022-01-03T20:18:00Z"/>
          <w:rFonts w:eastAsiaTheme="minorEastAsia"/>
          <w:noProof/>
        </w:rPr>
      </w:pPr>
      <w:ins w:id="187"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"_Toc92133509"</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3 : Business Baseline Architecture - Enquêter</w:t>
        </w:r>
        <w:r>
          <w:rPr>
            <w:noProof/>
            <w:webHidden/>
          </w:rPr>
          <w:tab/>
        </w:r>
        <w:r>
          <w:rPr>
            <w:noProof/>
            <w:webHidden/>
          </w:rPr>
          <w:fldChar w:fldCharType="begin"/>
        </w:r>
        <w:r>
          <w:rPr>
            <w:noProof/>
            <w:webHidden/>
          </w:rPr>
          <w:instrText xml:space="preserve"> PAGEREF _Toc92133509 \h </w:instrText>
        </w:r>
      </w:ins>
      <w:r>
        <w:rPr>
          <w:noProof/>
          <w:webHidden/>
        </w:rPr>
      </w:r>
      <w:r>
        <w:rPr>
          <w:noProof/>
          <w:webHidden/>
        </w:rPr>
        <w:fldChar w:fldCharType="separate"/>
      </w:r>
      <w:ins w:id="188" w:author="David EVAN" w:date="2022-01-03T20:18:00Z">
        <w:r>
          <w:rPr>
            <w:noProof/>
            <w:webHidden/>
          </w:rPr>
          <w:t>10</w:t>
        </w:r>
        <w:r>
          <w:rPr>
            <w:noProof/>
            <w:webHidden/>
          </w:rPr>
          <w:fldChar w:fldCharType="end"/>
        </w:r>
        <w:r w:rsidRPr="00D146DB">
          <w:rPr>
            <w:rStyle w:val="Lienhypertexte"/>
            <w:noProof/>
          </w:rPr>
          <w:fldChar w:fldCharType="end"/>
        </w:r>
      </w:ins>
    </w:p>
    <w:p w14:paraId="5DE1DCA0" w14:textId="67816556" w:rsidR="00ED0074" w:rsidRDefault="00ED0074">
      <w:pPr>
        <w:pStyle w:val="Tabledesillustrations"/>
        <w:tabs>
          <w:tab w:val="right" w:leader="dot" w:pos="9350"/>
        </w:tabs>
        <w:rPr>
          <w:ins w:id="189" w:author="David EVAN" w:date="2022-01-03T20:18:00Z"/>
          <w:rFonts w:eastAsiaTheme="minorEastAsia"/>
          <w:noProof/>
        </w:rPr>
      </w:pPr>
      <w:ins w:id="190"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"_Toc92133510"</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4 : Business Baseline Architecture - Établir un contrat</w:t>
        </w:r>
        <w:r>
          <w:rPr>
            <w:noProof/>
            <w:webHidden/>
          </w:rPr>
          <w:tab/>
        </w:r>
        <w:r>
          <w:rPr>
            <w:noProof/>
            <w:webHidden/>
          </w:rPr>
          <w:fldChar w:fldCharType="begin"/>
        </w:r>
        <w:r>
          <w:rPr>
            <w:noProof/>
            <w:webHidden/>
          </w:rPr>
          <w:instrText xml:space="preserve"> PAGEREF _Toc92133510 \h </w:instrText>
        </w:r>
      </w:ins>
      <w:r>
        <w:rPr>
          <w:noProof/>
          <w:webHidden/>
        </w:rPr>
      </w:r>
      <w:r>
        <w:rPr>
          <w:noProof/>
          <w:webHidden/>
        </w:rPr>
        <w:fldChar w:fldCharType="separate"/>
      </w:r>
      <w:ins w:id="191" w:author="David EVAN" w:date="2022-01-03T20:18:00Z">
        <w:r>
          <w:rPr>
            <w:noProof/>
            <w:webHidden/>
          </w:rPr>
          <w:t>11</w:t>
        </w:r>
        <w:r>
          <w:rPr>
            <w:noProof/>
            <w:webHidden/>
          </w:rPr>
          <w:fldChar w:fldCharType="end"/>
        </w:r>
        <w:r w:rsidRPr="00D146DB">
          <w:rPr>
            <w:rStyle w:val="Lienhypertexte"/>
            <w:noProof/>
          </w:rPr>
          <w:fldChar w:fldCharType="end"/>
        </w:r>
      </w:ins>
    </w:p>
    <w:p w14:paraId="3CD9D971" w14:textId="28D734C8" w:rsidR="00ED0074" w:rsidRDefault="00ED0074">
      <w:pPr>
        <w:pStyle w:val="Tabledesillustrations"/>
        <w:tabs>
          <w:tab w:val="right" w:leader="dot" w:pos="9350"/>
        </w:tabs>
        <w:rPr>
          <w:ins w:id="192" w:author="David EVAN" w:date="2022-01-03T20:18:00Z"/>
          <w:rFonts w:eastAsiaTheme="minorEastAsia"/>
          <w:noProof/>
        </w:rPr>
      </w:pPr>
      <w:ins w:id="193"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"_Toc92133511"</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5 : Business Baseline Architecture - Établir une facture</w:t>
        </w:r>
        <w:r>
          <w:rPr>
            <w:noProof/>
            <w:webHidden/>
          </w:rPr>
          <w:tab/>
        </w:r>
        <w:r>
          <w:rPr>
            <w:noProof/>
            <w:webHidden/>
          </w:rPr>
          <w:fldChar w:fldCharType="begin"/>
        </w:r>
        <w:r>
          <w:rPr>
            <w:noProof/>
            <w:webHidden/>
          </w:rPr>
          <w:instrText xml:space="preserve"> PAGEREF _Toc92133511 \h </w:instrText>
        </w:r>
      </w:ins>
      <w:r>
        <w:rPr>
          <w:noProof/>
          <w:webHidden/>
        </w:rPr>
      </w:r>
      <w:r>
        <w:rPr>
          <w:noProof/>
          <w:webHidden/>
        </w:rPr>
        <w:fldChar w:fldCharType="separate"/>
      </w:r>
      <w:ins w:id="194" w:author="David EVAN" w:date="2022-01-03T20:18:00Z">
        <w:r>
          <w:rPr>
            <w:noProof/>
            <w:webHidden/>
          </w:rPr>
          <w:t>12</w:t>
        </w:r>
        <w:r>
          <w:rPr>
            <w:noProof/>
            <w:webHidden/>
          </w:rPr>
          <w:fldChar w:fldCharType="end"/>
        </w:r>
        <w:r w:rsidRPr="00D146DB">
          <w:rPr>
            <w:rStyle w:val="Lienhypertexte"/>
            <w:noProof/>
          </w:rPr>
          <w:fldChar w:fldCharType="end"/>
        </w:r>
      </w:ins>
    </w:p>
    <w:p w14:paraId="0C778C6F" w14:textId="128E3F82" w:rsidR="00ED0074" w:rsidRDefault="00ED0074">
      <w:pPr>
        <w:pStyle w:val="Tabledesillustrations"/>
        <w:tabs>
          <w:tab w:val="right" w:leader="dot" w:pos="9350"/>
        </w:tabs>
        <w:rPr>
          <w:ins w:id="195" w:author="David EVAN" w:date="2022-01-03T20:18:00Z"/>
          <w:rFonts w:eastAsiaTheme="minorEastAsia"/>
          <w:noProof/>
        </w:rPr>
      </w:pPr>
      <w:ins w:id="196"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"_Toc92133512"</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6 : Business Baseline Architecture - Définir une stratégie commerciale</w:t>
        </w:r>
        <w:r>
          <w:rPr>
            <w:noProof/>
            <w:webHidden/>
          </w:rPr>
          <w:tab/>
        </w:r>
        <w:r>
          <w:rPr>
            <w:noProof/>
            <w:webHidden/>
          </w:rPr>
          <w:fldChar w:fldCharType="begin"/>
        </w:r>
        <w:r>
          <w:rPr>
            <w:noProof/>
            <w:webHidden/>
          </w:rPr>
          <w:instrText xml:space="preserve"> PAGEREF _Toc92133512 \h </w:instrText>
        </w:r>
      </w:ins>
      <w:r>
        <w:rPr>
          <w:noProof/>
          <w:webHidden/>
        </w:rPr>
      </w:r>
      <w:r>
        <w:rPr>
          <w:noProof/>
          <w:webHidden/>
        </w:rPr>
        <w:fldChar w:fldCharType="separate"/>
      </w:r>
      <w:ins w:id="197" w:author="David EVAN" w:date="2022-01-03T20:18:00Z">
        <w:r>
          <w:rPr>
            <w:noProof/>
            <w:webHidden/>
          </w:rPr>
          <w:t>13</w:t>
        </w:r>
        <w:r>
          <w:rPr>
            <w:noProof/>
            <w:webHidden/>
          </w:rPr>
          <w:fldChar w:fldCharType="end"/>
        </w:r>
        <w:r w:rsidRPr="00D146DB">
          <w:rPr>
            <w:rStyle w:val="Lienhypertexte"/>
            <w:noProof/>
          </w:rPr>
          <w:fldChar w:fldCharType="end"/>
        </w:r>
      </w:ins>
    </w:p>
    <w:p w14:paraId="615343A2" w14:textId="526EDE60" w:rsidR="00ED0074" w:rsidRDefault="00ED0074">
      <w:pPr>
        <w:pStyle w:val="Tabledesillustrations"/>
        <w:tabs>
          <w:tab w:val="right" w:leader="dot" w:pos="9350"/>
        </w:tabs>
        <w:rPr>
          <w:ins w:id="198" w:author="David EVAN" w:date="2022-01-03T20:18:00Z"/>
          <w:rFonts w:eastAsiaTheme="minorEastAsia"/>
          <w:noProof/>
        </w:rPr>
      </w:pPr>
      <w:ins w:id="199"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"_Toc92133513"</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7 : Business Baseline Architecture - Prospecter des clients</w:t>
        </w:r>
        <w:r>
          <w:rPr>
            <w:noProof/>
            <w:webHidden/>
          </w:rPr>
          <w:tab/>
        </w:r>
        <w:r>
          <w:rPr>
            <w:noProof/>
            <w:webHidden/>
          </w:rPr>
          <w:fldChar w:fldCharType="begin"/>
        </w:r>
        <w:r>
          <w:rPr>
            <w:noProof/>
            <w:webHidden/>
          </w:rPr>
          <w:instrText xml:space="preserve"> PAGEREF _Toc92133513 \h </w:instrText>
        </w:r>
      </w:ins>
      <w:r>
        <w:rPr>
          <w:noProof/>
          <w:webHidden/>
        </w:rPr>
      </w:r>
      <w:r>
        <w:rPr>
          <w:noProof/>
          <w:webHidden/>
        </w:rPr>
        <w:fldChar w:fldCharType="separate"/>
      </w:r>
      <w:ins w:id="200" w:author="David EVAN" w:date="2022-01-03T20:18:00Z">
        <w:r>
          <w:rPr>
            <w:noProof/>
            <w:webHidden/>
          </w:rPr>
          <w:t>14</w:t>
        </w:r>
        <w:r>
          <w:rPr>
            <w:noProof/>
            <w:webHidden/>
          </w:rPr>
          <w:fldChar w:fldCharType="end"/>
        </w:r>
        <w:r w:rsidRPr="00D146DB">
          <w:rPr>
            <w:rStyle w:val="Lienhypertexte"/>
            <w:noProof/>
          </w:rPr>
          <w:fldChar w:fldCharType="end"/>
        </w:r>
      </w:ins>
    </w:p>
    <w:p w14:paraId="5256785D" w14:textId="4D9909FC" w:rsidR="00ED0074" w:rsidRDefault="00ED0074">
      <w:pPr>
        <w:pStyle w:val="Tabledesillustrations"/>
        <w:tabs>
          <w:tab w:val="right" w:leader="dot" w:pos="9350"/>
        </w:tabs>
        <w:rPr>
          <w:ins w:id="201" w:author="David EVAN" w:date="2022-01-03T20:18:00Z"/>
          <w:rFonts w:eastAsiaTheme="minorEastAsia"/>
          <w:noProof/>
        </w:rPr>
      </w:pPr>
      <w:ins w:id="202"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"_Toc92133514"</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8 : Business Baseline Architecture - Vendre un produit d'assurance</w:t>
        </w:r>
        <w:r>
          <w:rPr>
            <w:noProof/>
            <w:webHidden/>
          </w:rPr>
          <w:tab/>
        </w:r>
        <w:r>
          <w:rPr>
            <w:noProof/>
            <w:webHidden/>
          </w:rPr>
          <w:fldChar w:fldCharType="begin"/>
        </w:r>
        <w:r>
          <w:rPr>
            <w:noProof/>
            <w:webHidden/>
          </w:rPr>
          <w:instrText xml:space="preserve"> PAGEREF _Toc92133514 \h </w:instrText>
        </w:r>
      </w:ins>
      <w:r>
        <w:rPr>
          <w:noProof/>
          <w:webHidden/>
        </w:rPr>
      </w:r>
      <w:r>
        <w:rPr>
          <w:noProof/>
          <w:webHidden/>
        </w:rPr>
        <w:fldChar w:fldCharType="separate"/>
      </w:r>
      <w:ins w:id="203" w:author="David EVAN" w:date="2022-01-03T20:18:00Z">
        <w:r>
          <w:rPr>
            <w:noProof/>
            <w:webHidden/>
          </w:rPr>
          <w:t>15</w:t>
        </w:r>
        <w:r>
          <w:rPr>
            <w:noProof/>
            <w:webHidden/>
          </w:rPr>
          <w:fldChar w:fldCharType="end"/>
        </w:r>
        <w:r w:rsidRPr="00D146DB">
          <w:rPr>
            <w:rStyle w:val="Lienhypertexte"/>
            <w:noProof/>
          </w:rPr>
          <w:fldChar w:fldCharType="end"/>
        </w:r>
      </w:ins>
    </w:p>
    <w:p w14:paraId="5A5471CF" w14:textId="5C8E740A" w:rsidR="00ED0074" w:rsidRDefault="00ED0074">
      <w:pPr>
        <w:pStyle w:val="Tabledesillustrations"/>
        <w:tabs>
          <w:tab w:val="right" w:leader="dot" w:pos="9350"/>
        </w:tabs>
        <w:rPr>
          <w:ins w:id="204" w:author="David EVAN" w:date="2022-01-03T20:18:00Z"/>
          <w:rFonts w:eastAsiaTheme="minorEastAsia"/>
          <w:noProof/>
        </w:rPr>
      </w:pPr>
      <w:ins w:id="205"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"_Toc92133515"</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9 : Business Baseline Architecture - Sauvegarder quotidiennement les données</w:t>
        </w:r>
        <w:r>
          <w:rPr>
            <w:noProof/>
            <w:webHidden/>
          </w:rPr>
          <w:tab/>
        </w:r>
        <w:r>
          <w:rPr>
            <w:noProof/>
            <w:webHidden/>
          </w:rPr>
          <w:fldChar w:fldCharType="begin"/>
        </w:r>
        <w:r>
          <w:rPr>
            <w:noProof/>
            <w:webHidden/>
          </w:rPr>
          <w:instrText xml:space="preserve"> PAGEREF _Toc92133515 \h </w:instrText>
        </w:r>
      </w:ins>
      <w:r>
        <w:rPr>
          <w:noProof/>
          <w:webHidden/>
        </w:rPr>
      </w:r>
      <w:r>
        <w:rPr>
          <w:noProof/>
          <w:webHidden/>
        </w:rPr>
        <w:fldChar w:fldCharType="separate"/>
      </w:r>
      <w:ins w:id="206" w:author="David EVAN" w:date="2022-01-03T20:18:00Z">
        <w:r>
          <w:rPr>
            <w:noProof/>
            <w:webHidden/>
          </w:rPr>
          <w:t>16</w:t>
        </w:r>
        <w:r>
          <w:rPr>
            <w:noProof/>
            <w:webHidden/>
          </w:rPr>
          <w:fldChar w:fldCharType="end"/>
        </w:r>
        <w:r w:rsidRPr="00D146DB">
          <w:rPr>
            <w:rStyle w:val="Lienhypertexte"/>
            <w:noProof/>
          </w:rPr>
          <w:fldChar w:fldCharType="end"/>
        </w:r>
      </w:ins>
    </w:p>
    <w:p w14:paraId="749EECDC" w14:textId="5B226306" w:rsidR="00ED0074" w:rsidRDefault="00ED0074">
      <w:pPr>
        <w:pStyle w:val="Tabledesillustrations"/>
        <w:tabs>
          <w:tab w:val="right" w:leader="dot" w:pos="9350"/>
        </w:tabs>
        <w:rPr>
          <w:ins w:id="207" w:author="David EVAN" w:date="2022-01-03T20:18:00Z"/>
          <w:rFonts w:eastAsiaTheme="minorEastAsia"/>
          <w:noProof/>
        </w:rPr>
      </w:pPr>
      <w:ins w:id="208"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"_Toc92133516"</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10 : Data Baseline Architecture - Cartographie des données</w:t>
        </w:r>
        <w:r>
          <w:rPr>
            <w:noProof/>
            <w:webHidden/>
          </w:rPr>
          <w:tab/>
        </w:r>
        <w:r>
          <w:rPr>
            <w:noProof/>
            <w:webHidden/>
          </w:rPr>
          <w:fldChar w:fldCharType="begin"/>
        </w:r>
        <w:r>
          <w:rPr>
            <w:noProof/>
            <w:webHidden/>
          </w:rPr>
          <w:instrText xml:space="preserve"> PAGEREF _Toc92133516 \h </w:instrText>
        </w:r>
      </w:ins>
      <w:r>
        <w:rPr>
          <w:noProof/>
          <w:webHidden/>
        </w:rPr>
      </w:r>
      <w:r>
        <w:rPr>
          <w:noProof/>
          <w:webHidden/>
        </w:rPr>
        <w:fldChar w:fldCharType="separate"/>
      </w:r>
      <w:ins w:id="209" w:author="David EVAN" w:date="2022-01-03T20:18:00Z">
        <w:r>
          <w:rPr>
            <w:noProof/>
            <w:webHidden/>
          </w:rPr>
          <w:t>18</w:t>
        </w:r>
        <w:r>
          <w:rPr>
            <w:noProof/>
            <w:webHidden/>
          </w:rPr>
          <w:fldChar w:fldCharType="end"/>
        </w:r>
        <w:r w:rsidRPr="00D146DB">
          <w:rPr>
            <w:rStyle w:val="Lienhypertexte"/>
            <w:noProof/>
          </w:rPr>
          <w:fldChar w:fldCharType="end"/>
        </w:r>
      </w:ins>
    </w:p>
    <w:p w14:paraId="0FF1ABE3" w14:textId="4DE38D67" w:rsidR="00ED0074" w:rsidRDefault="00ED0074">
      <w:pPr>
        <w:pStyle w:val="Tabledesillustrations"/>
        <w:tabs>
          <w:tab w:val="right" w:leader="dot" w:pos="9350"/>
        </w:tabs>
        <w:rPr>
          <w:ins w:id="210" w:author="David EVAN" w:date="2022-01-03T20:18:00Z"/>
          <w:rFonts w:eastAsiaTheme="minorEastAsia"/>
          <w:noProof/>
        </w:rPr>
      </w:pPr>
      <w:ins w:id="211"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"_Toc92133517"</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11 : Application Baseline Architecture - Cartographie des applicatifs</w:t>
        </w:r>
        <w:r>
          <w:rPr>
            <w:noProof/>
            <w:webHidden/>
          </w:rPr>
          <w:tab/>
        </w:r>
        <w:r>
          <w:rPr>
            <w:noProof/>
            <w:webHidden/>
          </w:rPr>
          <w:fldChar w:fldCharType="begin"/>
        </w:r>
        <w:r>
          <w:rPr>
            <w:noProof/>
            <w:webHidden/>
          </w:rPr>
          <w:instrText xml:space="preserve"> PAGEREF _Toc92133517 \h </w:instrText>
        </w:r>
      </w:ins>
      <w:r>
        <w:rPr>
          <w:noProof/>
          <w:webHidden/>
        </w:rPr>
      </w:r>
      <w:r>
        <w:rPr>
          <w:noProof/>
          <w:webHidden/>
        </w:rPr>
        <w:fldChar w:fldCharType="separate"/>
      </w:r>
      <w:ins w:id="212" w:author="David EVAN" w:date="2022-01-03T20:18:00Z">
        <w:r>
          <w:rPr>
            <w:noProof/>
            <w:webHidden/>
          </w:rPr>
          <w:t>20</w:t>
        </w:r>
        <w:r>
          <w:rPr>
            <w:noProof/>
            <w:webHidden/>
          </w:rPr>
          <w:fldChar w:fldCharType="end"/>
        </w:r>
        <w:r w:rsidRPr="00D146DB">
          <w:rPr>
            <w:rStyle w:val="Lienhypertexte"/>
            <w:noProof/>
          </w:rPr>
          <w:fldChar w:fldCharType="end"/>
        </w:r>
      </w:ins>
    </w:p>
    <w:p w14:paraId="455BCF99" w14:textId="51D36A69" w:rsidR="00ED0074" w:rsidRDefault="00ED0074">
      <w:pPr>
        <w:pStyle w:val="Tabledesillustrations"/>
        <w:tabs>
          <w:tab w:val="right" w:leader="dot" w:pos="9350"/>
        </w:tabs>
        <w:rPr>
          <w:ins w:id="213" w:author="David EVAN" w:date="2022-01-03T20:18:00Z"/>
          <w:rFonts w:eastAsiaTheme="minorEastAsia"/>
          <w:noProof/>
        </w:rPr>
      </w:pPr>
      <w:ins w:id="214"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"_Toc92133518"</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12 : Technical Baseline Architecture - Cartographie de la plateforme technique</w:t>
        </w:r>
        <w:r>
          <w:rPr>
            <w:noProof/>
            <w:webHidden/>
          </w:rPr>
          <w:tab/>
        </w:r>
        <w:r>
          <w:rPr>
            <w:noProof/>
            <w:webHidden/>
          </w:rPr>
          <w:fldChar w:fldCharType="begin"/>
        </w:r>
        <w:r>
          <w:rPr>
            <w:noProof/>
            <w:webHidden/>
          </w:rPr>
          <w:instrText xml:space="preserve"> PAGEREF _Toc92133518 \h </w:instrText>
        </w:r>
      </w:ins>
      <w:r>
        <w:rPr>
          <w:noProof/>
          <w:webHidden/>
        </w:rPr>
      </w:r>
      <w:r>
        <w:rPr>
          <w:noProof/>
          <w:webHidden/>
        </w:rPr>
        <w:fldChar w:fldCharType="separate"/>
      </w:r>
      <w:ins w:id="215" w:author="David EVAN" w:date="2022-01-03T20:18:00Z">
        <w:r>
          <w:rPr>
            <w:noProof/>
            <w:webHidden/>
          </w:rPr>
          <w:t>22</w:t>
        </w:r>
        <w:r>
          <w:rPr>
            <w:noProof/>
            <w:webHidden/>
          </w:rPr>
          <w:fldChar w:fldCharType="end"/>
        </w:r>
        <w:r w:rsidRPr="00D146DB">
          <w:rPr>
            <w:rStyle w:val="Lienhypertexte"/>
            <w:noProof/>
          </w:rPr>
          <w:fldChar w:fldCharType="end"/>
        </w:r>
      </w:ins>
    </w:p>
    <w:p w14:paraId="6E37F9E5" w14:textId="28976516" w:rsidR="00ED0074" w:rsidRDefault="00ED0074">
      <w:pPr>
        <w:pStyle w:val="Tabledesillustrations"/>
        <w:tabs>
          <w:tab w:val="right" w:leader="dot" w:pos="9350"/>
        </w:tabs>
        <w:rPr>
          <w:ins w:id="216" w:author="David EVAN" w:date="2022-01-03T20:18:00Z"/>
          <w:rFonts w:eastAsiaTheme="minorEastAsia"/>
          <w:noProof/>
        </w:rPr>
      </w:pPr>
      <w:ins w:id="217"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"_Toc92133519"</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13 : Prototype simplifiée de la nouvelle architecture</w:t>
        </w:r>
        <w:r>
          <w:rPr>
            <w:noProof/>
            <w:webHidden/>
          </w:rPr>
          <w:tab/>
        </w:r>
        <w:r>
          <w:rPr>
            <w:noProof/>
            <w:webHidden/>
          </w:rPr>
          <w:fldChar w:fldCharType="begin"/>
        </w:r>
        <w:r>
          <w:rPr>
            <w:noProof/>
            <w:webHidden/>
          </w:rPr>
          <w:instrText xml:space="preserve"> PAGEREF _Toc92133519 \h </w:instrText>
        </w:r>
      </w:ins>
      <w:r>
        <w:rPr>
          <w:noProof/>
          <w:webHidden/>
        </w:rPr>
      </w:r>
      <w:r>
        <w:rPr>
          <w:noProof/>
          <w:webHidden/>
        </w:rPr>
        <w:fldChar w:fldCharType="separate"/>
      </w:r>
      <w:ins w:id="218" w:author="David EVAN" w:date="2022-01-03T20:18:00Z">
        <w:r>
          <w:rPr>
            <w:noProof/>
            <w:webHidden/>
          </w:rPr>
          <w:t>24</w:t>
        </w:r>
        <w:r>
          <w:rPr>
            <w:noProof/>
            <w:webHidden/>
          </w:rPr>
          <w:fldChar w:fldCharType="end"/>
        </w:r>
        <w:r w:rsidRPr="00D146DB">
          <w:rPr>
            <w:rStyle w:val="Lienhypertexte"/>
            <w:noProof/>
          </w:rPr>
          <w:fldChar w:fldCharType="end"/>
        </w:r>
      </w:ins>
    </w:p>
    <w:p w14:paraId="747AB3CF" w14:textId="40BBAD26" w:rsidR="00ED0074" w:rsidRDefault="00ED0074">
      <w:pPr>
        <w:pStyle w:val="Tabledesillustrations"/>
        <w:tabs>
          <w:tab w:val="right" w:leader="dot" w:pos="9350"/>
        </w:tabs>
        <w:rPr>
          <w:ins w:id="219" w:author="David EVAN" w:date="2022-01-03T20:18:00Z"/>
          <w:rFonts w:eastAsiaTheme="minorEastAsia"/>
          <w:noProof/>
        </w:rPr>
      </w:pPr>
      <w:ins w:id="220"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"_Toc92133520"</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14 : Business Target Architecture - Répondre à un client</w:t>
        </w:r>
        <w:r>
          <w:rPr>
            <w:noProof/>
            <w:webHidden/>
          </w:rPr>
          <w:tab/>
        </w:r>
        <w:r>
          <w:rPr>
            <w:noProof/>
            <w:webHidden/>
          </w:rPr>
          <w:fldChar w:fldCharType="begin"/>
        </w:r>
        <w:r>
          <w:rPr>
            <w:noProof/>
            <w:webHidden/>
          </w:rPr>
          <w:instrText xml:space="preserve"> PAGEREF _Toc92133520 \h </w:instrText>
        </w:r>
      </w:ins>
      <w:r>
        <w:rPr>
          <w:noProof/>
          <w:webHidden/>
        </w:rPr>
      </w:r>
      <w:r>
        <w:rPr>
          <w:noProof/>
          <w:webHidden/>
        </w:rPr>
        <w:fldChar w:fldCharType="separate"/>
      </w:r>
      <w:ins w:id="221" w:author="David EVAN" w:date="2022-01-03T20:18:00Z">
        <w:r>
          <w:rPr>
            <w:noProof/>
            <w:webHidden/>
          </w:rPr>
          <w:t>29</w:t>
        </w:r>
        <w:r>
          <w:rPr>
            <w:noProof/>
            <w:webHidden/>
          </w:rPr>
          <w:fldChar w:fldCharType="end"/>
        </w:r>
        <w:r w:rsidRPr="00D146DB">
          <w:rPr>
            <w:rStyle w:val="Lienhypertexte"/>
            <w:noProof/>
          </w:rPr>
          <w:fldChar w:fldCharType="end"/>
        </w:r>
      </w:ins>
    </w:p>
    <w:p w14:paraId="22510283" w14:textId="009B3625" w:rsidR="00ED0074" w:rsidRDefault="00ED0074">
      <w:pPr>
        <w:pStyle w:val="Tabledesillustrations"/>
        <w:tabs>
          <w:tab w:val="right" w:leader="dot" w:pos="9350"/>
        </w:tabs>
        <w:rPr>
          <w:ins w:id="222" w:author="David EVAN" w:date="2022-01-03T20:18:00Z"/>
          <w:rFonts w:eastAsiaTheme="minorEastAsia"/>
          <w:noProof/>
        </w:rPr>
      </w:pPr>
      <w:ins w:id="223" w:author="David EVAN" w:date="2022-01-03T20:18:00Z">
        <w:r w:rsidRPr="00D146DB">
          <w:rPr>
            <w:rStyle w:val="Lienhypertexte"/>
            <w:noProof/>
          </w:rPr>
          <w:fldChar w:fldCharType="begin"/>
        </w:r>
        <w:r w:rsidRPr="00D146DB">
          <w:rPr>
            <w:rStyle w:val="Lienhypertexte"/>
            <w:noProof/>
          </w:rPr>
          <w:instrText xml:space="preserve"> </w:instrText>
        </w:r>
        <w:r>
          <w:rPr>
            <w:noProof/>
          </w:rPr>
          <w:instrText>HYPERLINK \l "_Toc92133521"</w:instrText>
        </w:r>
        <w:r w:rsidRPr="00D146DB">
          <w:rPr>
            <w:rStyle w:val="Lienhypertexte"/>
            <w:noProof/>
          </w:rPr>
          <w:instrText xml:space="preserve"> </w:instrText>
        </w:r>
        <w:r w:rsidRPr="00D146DB">
          <w:rPr>
            <w:rStyle w:val="Lienhypertexte"/>
            <w:noProof/>
          </w:rPr>
          <w:fldChar w:fldCharType="separate"/>
        </w:r>
        <w:r w:rsidRPr="00D146DB">
          <w:rPr>
            <w:rStyle w:val="Lienhypertexte"/>
            <w:noProof/>
          </w:rPr>
          <w:t>Figure 15 : Business Target Architecture - Controller la sauvegarde et la restauration des données</w:t>
        </w:r>
        <w:r>
          <w:rPr>
            <w:noProof/>
            <w:webHidden/>
          </w:rPr>
          <w:tab/>
        </w:r>
        <w:r>
          <w:rPr>
            <w:noProof/>
            <w:webHidden/>
          </w:rPr>
          <w:fldChar w:fldCharType="begin"/>
        </w:r>
        <w:r>
          <w:rPr>
            <w:noProof/>
            <w:webHidden/>
          </w:rPr>
          <w:instrText xml:space="preserve"> PAGEREF _Toc92133521 \h </w:instrText>
        </w:r>
      </w:ins>
      <w:r>
        <w:rPr>
          <w:noProof/>
          <w:webHidden/>
        </w:rPr>
      </w:r>
      <w:r>
        <w:rPr>
          <w:noProof/>
          <w:webHidden/>
        </w:rPr>
        <w:fldChar w:fldCharType="separate"/>
      </w:r>
      <w:ins w:id="224" w:author="David EVAN" w:date="2022-01-03T20:18:00Z">
        <w:r>
          <w:rPr>
            <w:noProof/>
            <w:webHidden/>
          </w:rPr>
          <w:t>30</w:t>
        </w:r>
        <w:r>
          <w:rPr>
            <w:noProof/>
            <w:webHidden/>
          </w:rPr>
          <w:fldChar w:fldCharType="end"/>
        </w:r>
        <w:r w:rsidRPr="00D146DB">
          <w:rPr>
            <w:rStyle w:val="Lienhypertexte"/>
            <w:noProof/>
          </w:rPr>
          <w:fldChar w:fldCharType="end"/>
        </w:r>
      </w:ins>
    </w:p>
    <w:p w14:paraId="3B633721" w14:textId="18DA2E3D" w:rsidR="00917C1E" w:rsidDel="00ED0074" w:rsidRDefault="00917C1E">
      <w:pPr>
        <w:pStyle w:val="Tabledesillustrations"/>
        <w:tabs>
          <w:tab w:val="right" w:leader="dot" w:pos="9350"/>
        </w:tabs>
        <w:rPr>
          <w:del w:id="225" w:author="David EVAN" w:date="2022-01-03T20:18:00Z"/>
          <w:rFonts w:eastAsiaTheme="minorEastAsia"/>
          <w:noProof/>
        </w:rPr>
      </w:pPr>
      <w:del w:id="226" w:author="David EVAN" w:date="2022-01-03T20:18:00Z">
        <w:r w:rsidRPr="00ED0074" w:rsidDel="00ED0074">
          <w:rPr>
            <w:rStyle w:val="Lienhypertexte"/>
            <w:noProof/>
          </w:rPr>
          <w:delText>Figure 1 - Baseline Architecture - Cartographie des départements, des processus et des acteurs.</w:delText>
        </w:r>
        <w:r w:rsidDel="00ED0074">
          <w:rPr>
            <w:noProof/>
            <w:webHidden/>
          </w:rPr>
          <w:tab/>
          <w:delText>8</w:delText>
        </w:r>
      </w:del>
    </w:p>
    <w:p w14:paraId="6846C2B4" w14:textId="1D96A343" w:rsidR="00917C1E" w:rsidDel="00ED0074" w:rsidRDefault="00917C1E">
      <w:pPr>
        <w:pStyle w:val="Tabledesillustrations"/>
        <w:tabs>
          <w:tab w:val="right" w:leader="dot" w:pos="9350"/>
        </w:tabs>
        <w:rPr>
          <w:del w:id="227" w:author="David EVAN" w:date="2022-01-03T20:18:00Z"/>
          <w:rFonts w:eastAsiaTheme="minorEastAsia"/>
          <w:noProof/>
        </w:rPr>
      </w:pPr>
      <w:del w:id="228" w:author="David EVAN" w:date="2022-01-03T20:18:00Z">
        <w:r w:rsidRPr="00ED0074" w:rsidDel="00ED0074">
          <w:rPr>
            <w:rStyle w:val="Lienhypertexte"/>
            <w:noProof/>
          </w:rPr>
          <w:delText>Figure 2 - Business Baseline Architecture - Répondre à un client</w:delText>
        </w:r>
        <w:r w:rsidDel="00ED0074">
          <w:rPr>
            <w:noProof/>
            <w:webHidden/>
          </w:rPr>
          <w:tab/>
          <w:delText>9</w:delText>
        </w:r>
      </w:del>
    </w:p>
    <w:p w14:paraId="7DA86BCC" w14:textId="290331CB" w:rsidR="00917C1E" w:rsidDel="00ED0074" w:rsidRDefault="00917C1E">
      <w:pPr>
        <w:pStyle w:val="Tabledesillustrations"/>
        <w:tabs>
          <w:tab w:val="right" w:leader="dot" w:pos="9350"/>
        </w:tabs>
        <w:rPr>
          <w:del w:id="229" w:author="David EVAN" w:date="2022-01-03T20:18:00Z"/>
          <w:rFonts w:eastAsiaTheme="minorEastAsia"/>
          <w:noProof/>
        </w:rPr>
      </w:pPr>
      <w:del w:id="230" w:author="David EVAN" w:date="2022-01-03T20:18:00Z">
        <w:r w:rsidRPr="00ED0074" w:rsidDel="00ED0074">
          <w:rPr>
            <w:rStyle w:val="Lienhypertexte"/>
            <w:noProof/>
          </w:rPr>
          <w:delText>Figure 3 - Business Baseline Architecture - Enquêter</w:delText>
        </w:r>
        <w:r w:rsidDel="00ED0074">
          <w:rPr>
            <w:noProof/>
            <w:webHidden/>
          </w:rPr>
          <w:tab/>
          <w:delText>10</w:delText>
        </w:r>
      </w:del>
    </w:p>
    <w:p w14:paraId="413C6D57" w14:textId="246C974F" w:rsidR="00917C1E" w:rsidDel="00ED0074" w:rsidRDefault="00917C1E">
      <w:pPr>
        <w:pStyle w:val="Tabledesillustrations"/>
        <w:tabs>
          <w:tab w:val="right" w:leader="dot" w:pos="9350"/>
        </w:tabs>
        <w:rPr>
          <w:del w:id="231" w:author="David EVAN" w:date="2022-01-03T20:18:00Z"/>
          <w:rFonts w:eastAsiaTheme="minorEastAsia"/>
          <w:noProof/>
        </w:rPr>
      </w:pPr>
      <w:del w:id="232" w:author="David EVAN" w:date="2022-01-03T20:18:00Z">
        <w:r w:rsidRPr="00ED0074" w:rsidDel="00ED0074">
          <w:rPr>
            <w:rStyle w:val="Lienhypertexte"/>
            <w:noProof/>
          </w:rPr>
          <w:delText>Figure 4 - Business Baseline Architecture - Établir un contrat</w:delText>
        </w:r>
        <w:r w:rsidDel="00ED0074">
          <w:rPr>
            <w:noProof/>
            <w:webHidden/>
          </w:rPr>
          <w:tab/>
          <w:delText>11</w:delText>
        </w:r>
      </w:del>
    </w:p>
    <w:p w14:paraId="463B82BD" w14:textId="424FCDC2" w:rsidR="00917C1E" w:rsidDel="00ED0074" w:rsidRDefault="00917C1E">
      <w:pPr>
        <w:pStyle w:val="Tabledesillustrations"/>
        <w:tabs>
          <w:tab w:val="right" w:leader="dot" w:pos="9350"/>
        </w:tabs>
        <w:rPr>
          <w:del w:id="233" w:author="David EVAN" w:date="2022-01-03T20:18:00Z"/>
          <w:rFonts w:eastAsiaTheme="minorEastAsia"/>
          <w:noProof/>
        </w:rPr>
      </w:pPr>
      <w:del w:id="234" w:author="David EVAN" w:date="2022-01-03T20:18:00Z">
        <w:r w:rsidRPr="00ED0074" w:rsidDel="00ED0074">
          <w:rPr>
            <w:rStyle w:val="Lienhypertexte"/>
            <w:noProof/>
          </w:rPr>
          <w:delText>Figure 5 - Business Baseline Architecture - Établir une facture</w:delText>
        </w:r>
        <w:r w:rsidDel="00ED0074">
          <w:rPr>
            <w:noProof/>
            <w:webHidden/>
          </w:rPr>
          <w:tab/>
          <w:delText>12</w:delText>
        </w:r>
      </w:del>
    </w:p>
    <w:p w14:paraId="74136838" w14:textId="78CE9D68" w:rsidR="00917C1E" w:rsidDel="00ED0074" w:rsidRDefault="00917C1E">
      <w:pPr>
        <w:pStyle w:val="Tabledesillustrations"/>
        <w:tabs>
          <w:tab w:val="right" w:leader="dot" w:pos="9350"/>
        </w:tabs>
        <w:rPr>
          <w:del w:id="235" w:author="David EVAN" w:date="2022-01-03T20:18:00Z"/>
          <w:rFonts w:eastAsiaTheme="minorEastAsia"/>
          <w:noProof/>
        </w:rPr>
      </w:pPr>
      <w:del w:id="236" w:author="David EVAN" w:date="2022-01-03T20:18:00Z">
        <w:r w:rsidRPr="00ED0074" w:rsidDel="00ED0074">
          <w:rPr>
            <w:rStyle w:val="Lienhypertexte"/>
            <w:noProof/>
          </w:rPr>
          <w:delText>Figure 6 - Business Baseline Architecture - Définir une stratégie commerciale</w:delText>
        </w:r>
        <w:r w:rsidDel="00ED0074">
          <w:rPr>
            <w:noProof/>
            <w:webHidden/>
          </w:rPr>
          <w:tab/>
          <w:delText>13</w:delText>
        </w:r>
      </w:del>
    </w:p>
    <w:p w14:paraId="27922B33" w14:textId="033E9AA3" w:rsidR="00917C1E" w:rsidDel="00ED0074" w:rsidRDefault="00917C1E">
      <w:pPr>
        <w:pStyle w:val="Tabledesillustrations"/>
        <w:tabs>
          <w:tab w:val="right" w:leader="dot" w:pos="9350"/>
        </w:tabs>
        <w:rPr>
          <w:del w:id="237" w:author="David EVAN" w:date="2022-01-03T20:18:00Z"/>
          <w:rFonts w:eastAsiaTheme="minorEastAsia"/>
          <w:noProof/>
        </w:rPr>
      </w:pPr>
      <w:del w:id="238" w:author="David EVAN" w:date="2022-01-03T20:18:00Z">
        <w:r w:rsidRPr="00ED0074" w:rsidDel="00ED0074">
          <w:rPr>
            <w:rStyle w:val="Lienhypertexte"/>
            <w:noProof/>
          </w:rPr>
          <w:delText>Figure 7 - Business Baseline Architecture - Prospecter des clients</w:delText>
        </w:r>
        <w:r w:rsidDel="00ED0074">
          <w:rPr>
            <w:noProof/>
            <w:webHidden/>
          </w:rPr>
          <w:tab/>
          <w:delText>14</w:delText>
        </w:r>
      </w:del>
    </w:p>
    <w:p w14:paraId="2D900AEF" w14:textId="4693FBC1" w:rsidR="00917C1E" w:rsidDel="00ED0074" w:rsidRDefault="00917C1E">
      <w:pPr>
        <w:pStyle w:val="Tabledesillustrations"/>
        <w:tabs>
          <w:tab w:val="right" w:leader="dot" w:pos="9350"/>
        </w:tabs>
        <w:rPr>
          <w:del w:id="239" w:author="David EVAN" w:date="2022-01-03T20:18:00Z"/>
          <w:rFonts w:eastAsiaTheme="minorEastAsia"/>
          <w:noProof/>
        </w:rPr>
      </w:pPr>
      <w:del w:id="240" w:author="David EVAN" w:date="2022-01-03T20:18:00Z">
        <w:r w:rsidRPr="00ED0074" w:rsidDel="00ED0074">
          <w:rPr>
            <w:rStyle w:val="Lienhypertexte"/>
            <w:noProof/>
          </w:rPr>
          <w:delText>Figure 8 - Business Baseline Architecture - Vendre un produit d'assurance</w:delText>
        </w:r>
        <w:r w:rsidDel="00ED0074">
          <w:rPr>
            <w:noProof/>
            <w:webHidden/>
          </w:rPr>
          <w:tab/>
          <w:delText>15</w:delText>
        </w:r>
      </w:del>
    </w:p>
    <w:p w14:paraId="0A0050A3" w14:textId="1DE0F0E8" w:rsidR="00917C1E" w:rsidDel="00ED0074" w:rsidRDefault="00917C1E">
      <w:pPr>
        <w:pStyle w:val="Tabledesillustrations"/>
        <w:tabs>
          <w:tab w:val="right" w:leader="dot" w:pos="9350"/>
        </w:tabs>
        <w:rPr>
          <w:del w:id="241" w:author="David EVAN" w:date="2022-01-03T20:18:00Z"/>
          <w:rFonts w:eastAsiaTheme="minorEastAsia"/>
          <w:noProof/>
        </w:rPr>
      </w:pPr>
      <w:del w:id="242" w:author="David EVAN" w:date="2022-01-03T20:18:00Z">
        <w:r w:rsidRPr="00ED0074" w:rsidDel="00ED0074">
          <w:rPr>
            <w:rStyle w:val="Lienhypertexte"/>
            <w:noProof/>
          </w:rPr>
          <w:delText>Figure 9 - Business Baseline Architecture - Sauvegarder quotidiennement les données</w:delText>
        </w:r>
        <w:r w:rsidDel="00ED0074">
          <w:rPr>
            <w:noProof/>
            <w:webHidden/>
          </w:rPr>
          <w:tab/>
          <w:delText>16</w:delText>
        </w:r>
      </w:del>
    </w:p>
    <w:p w14:paraId="49224093" w14:textId="281D81D3" w:rsidR="00917C1E" w:rsidDel="00ED0074" w:rsidRDefault="00917C1E">
      <w:pPr>
        <w:pStyle w:val="Tabledesillustrations"/>
        <w:tabs>
          <w:tab w:val="right" w:leader="dot" w:pos="9350"/>
        </w:tabs>
        <w:rPr>
          <w:del w:id="243" w:author="David EVAN" w:date="2022-01-03T20:18:00Z"/>
          <w:rFonts w:eastAsiaTheme="minorEastAsia"/>
          <w:noProof/>
        </w:rPr>
      </w:pPr>
      <w:del w:id="244" w:author="David EVAN" w:date="2022-01-03T20:18:00Z">
        <w:r w:rsidRPr="00ED0074" w:rsidDel="00ED0074">
          <w:rPr>
            <w:rStyle w:val="Lienhypertexte"/>
            <w:noProof/>
          </w:rPr>
          <w:delText>Figure 10 - Data Baseline Architecture - Cartographie des données</w:delText>
        </w:r>
        <w:r w:rsidDel="00ED0074">
          <w:rPr>
            <w:noProof/>
            <w:webHidden/>
          </w:rPr>
          <w:tab/>
          <w:delText>18</w:delText>
        </w:r>
      </w:del>
    </w:p>
    <w:p w14:paraId="42142C8E" w14:textId="233E5E18" w:rsidR="00917C1E" w:rsidDel="00ED0074" w:rsidRDefault="00917C1E">
      <w:pPr>
        <w:pStyle w:val="Tabledesillustrations"/>
        <w:tabs>
          <w:tab w:val="right" w:leader="dot" w:pos="9350"/>
        </w:tabs>
        <w:rPr>
          <w:del w:id="245" w:author="David EVAN" w:date="2022-01-03T20:18:00Z"/>
          <w:rFonts w:eastAsiaTheme="minorEastAsia"/>
          <w:noProof/>
        </w:rPr>
      </w:pPr>
      <w:del w:id="246" w:author="David EVAN" w:date="2022-01-03T20:18:00Z">
        <w:r w:rsidRPr="00ED0074" w:rsidDel="00ED0074">
          <w:rPr>
            <w:rStyle w:val="Lienhypertexte"/>
            <w:noProof/>
          </w:rPr>
          <w:delText>Figure 11 - Application Baseline Architecture - Cartographie des applicatifs</w:delText>
        </w:r>
        <w:r w:rsidDel="00ED0074">
          <w:rPr>
            <w:noProof/>
            <w:webHidden/>
          </w:rPr>
          <w:tab/>
          <w:delText>20</w:delText>
        </w:r>
      </w:del>
    </w:p>
    <w:p w14:paraId="1AFE25AB" w14:textId="52993356" w:rsidR="00917C1E" w:rsidDel="00ED0074" w:rsidRDefault="00917C1E">
      <w:pPr>
        <w:pStyle w:val="Tabledesillustrations"/>
        <w:tabs>
          <w:tab w:val="right" w:leader="dot" w:pos="9350"/>
        </w:tabs>
        <w:rPr>
          <w:del w:id="247" w:author="David EVAN" w:date="2022-01-03T20:18:00Z"/>
          <w:rFonts w:eastAsiaTheme="minorEastAsia"/>
          <w:noProof/>
        </w:rPr>
      </w:pPr>
      <w:del w:id="248" w:author="David EVAN" w:date="2022-01-03T20:18:00Z">
        <w:r w:rsidRPr="00ED0074" w:rsidDel="00ED0074">
          <w:rPr>
            <w:rStyle w:val="Lienhypertexte"/>
            <w:noProof/>
          </w:rPr>
          <w:delText>Figure 12 - Technical Baseline Architecture - Cartographie de la plateforme technique</w:delText>
        </w:r>
        <w:r w:rsidDel="00ED0074">
          <w:rPr>
            <w:noProof/>
            <w:webHidden/>
          </w:rPr>
          <w:tab/>
          <w:delText>22</w:delText>
        </w:r>
      </w:del>
    </w:p>
    <w:p w14:paraId="22F7E20C" w14:textId="5C5D3ACB" w:rsidR="00917C1E" w:rsidDel="00ED0074" w:rsidRDefault="00917C1E">
      <w:pPr>
        <w:pStyle w:val="Tabledesillustrations"/>
        <w:tabs>
          <w:tab w:val="right" w:leader="dot" w:pos="9350"/>
        </w:tabs>
        <w:rPr>
          <w:del w:id="249" w:author="David EVAN" w:date="2022-01-03T20:18:00Z"/>
          <w:rFonts w:eastAsiaTheme="minorEastAsia"/>
          <w:noProof/>
        </w:rPr>
      </w:pPr>
      <w:del w:id="250" w:author="David EVAN" w:date="2022-01-03T20:18:00Z">
        <w:r w:rsidRPr="00ED0074" w:rsidDel="00ED0074">
          <w:rPr>
            <w:rStyle w:val="Lienhypertexte"/>
            <w:noProof/>
          </w:rPr>
          <w:delText>Figure 13 - Prototype simplifiée de la nouvelle architecture</w:delText>
        </w:r>
        <w:r w:rsidDel="00ED0074">
          <w:rPr>
            <w:noProof/>
            <w:webHidden/>
          </w:rPr>
          <w:tab/>
          <w:delText>24</w:delText>
        </w:r>
      </w:del>
    </w:p>
    <w:p w14:paraId="1AA7A06E" w14:textId="6A6B0754" w:rsidR="00917C1E" w:rsidDel="00ED0074" w:rsidRDefault="00917C1E">
      <w:pPr>
        <w:pStyle w:val="Tabledesillustrations"/>
        <w:tabs>
          <w:tab w:val="right" w:leader="dot" w:pos="9350"/>
        </w:tabs>
        <w:rPr>
          <w:del w:id="251" w:author="David EVAN" w:date="2022-01-03T20:18:00Z"/>
          <w:rFonts w:eastAsiaTheme="minorEastAsia"/>
          <w:noProof/>
        </w:rPr>
      </w:pPr>
      <w:del w:id="252" w:author="David EVAN" w:date="2022-01-03T20:18:00Z">
        <w:r w:rsidRPr="00ED0074" w:rsidDel="00ED0074">
          <w:rPr>
            <w:rStyle w:val="Lienhypertexte"/>
            <w:noProof/>
          </w:rPr>
          <w:delText>Figure 14 - Business Target Architecture - Répondre à un client</w:delText>
        </w:r>
        <w:r w:rsidDel="00ED0074">
          <w:rPr>
            <w:noProof/>
            <w:webHidden/>
          </w:rPr>
          <w:tab/>
          <w:delText>29</w:delText>
        </w:r>
      </w:del>
    </w:p>
    <w:p w14:paraId="1F8AD576" w14:textId="2BC26D09" w:rsidR="008447DF" w:rsidRDefault="001738B9" w:rsidP="008447DF">
      <w:r>
        <w:fldChar w:fldCharType="end"/>
      </w:r>
    </w:p>
    <w:p w14:paraId="2C2BCFB5" w14:textId="77777777" w:rsidR="008447DF" w:rsidRDefault="008447DF" w:rsidP="008447DF">
      <w:pPr>
        <w:pStyle w:val="Titre2"/>
      </w:pPr>
      <w:bookmarkStart w:id="253" w:name="_Toc78113520"/>
      <w:bookmarkStart w:id="254" w:name="_Toc78113744"/>
      <w:bookmarkStart w:id="255" w:name="_Toc92431620"/>
      <w:r>
        <w:t>Tableaux</w:t>
      </w:r>
      <w:bookmarkEnd w:id="253"/>
      <w:bookmarkEnd w:id="254"/>
      <w:bookmarkEnd w:id="255"/>
    </w:p>
    <w:p w14:paraId="3A9F94D3" w14:textId="6280E2A3" w:rsidR="005F32AF" w:rsidRDefault="000B59B0">
      <w:pPr>
        <w:pStyle w:val="Tabledesillustrations"/>
        <w:tabs>
          <w:tab w:val="right" w:leader="dot" w:pos="9350"/>
        </w:tabs>
        <w:rPr>
          <w:rFonts w:eastAsiaTheme="minorEastAsia"/>
          <w:noProof/>
        </w:rPr>
      </w:pPr>
      <w:r>
        <w:fldChar w:fldCharType="begin"/>
      </w:r>
      <w:r>
        <w:instrText xml:space="preserve"> TOC \h \z \c "Tableau" </w:instrText>
      </w:r>
      <w:r>
        <w:fldChar w:fldCharType="separate"/>
      </w:r>
      <w:hyperlink w:anchor="_Toc92133567" w:history="1">
        <w:r w:rsidR="005F32AF" w:rsidRPr="00FE6B4E">
          <w:rPr>
            <w:rStyle w:val="Lienhypertexte"/>
            <w:noProof/>
          </w:rPr>
          <w:t>Tableau 1 : Historique des révisions</w:t>
        </w:r>
        <w:r w:rsidR="005F32AF">
          <w:rPr>
            <w:noProof/>
            <w:webHidden/>
          </w:rPr>
          <w:tab/>
        </w:r>
        <w:r w:rsidR="005F32AF">
          <w:rPr>
            <w:noProof/>
            <w:webHidden/>
          </w:rPr>
          <w:fldChar w:fldCharType="begin"/>
        </w:r>
        <w:r w:rsidR="005F32AF">
          <w:rPr>
            <w:noProof/>
            <w:webHidden/>
          </w:rPr>
          <w:instrText xml:space="preserve"> PAGEREF _Toc92133567 \h </w:instrText>
        </w:r>
        <w:r w:rsidR="005F32AF">
          <w:rPr>
            <w:noProof/>
            <w:webHidden/>
          </w:rPr>
        </w:r>
        <w:r w:rsidR="005F32AF">
          <w:rPr>
            <w:noProof/>
            <w:webHidden/>
          </w:rPr>
          <w:fldChar w:fldCharType="separate"/>
        </w:r>
        <w:r w:rsidR="005F32AF">
          <w:rPr>
            <w:noProof/>
            <w:webHidden/>
          </w:rPr>
          <w:t>2</w:t>
        </w:r>
        <w:r w:rsidR="005F32AF">
          <w:rPr>
            <w:noProof/>
            <w:webHidden/>
          </w:rPr>
          <w:fldChar w:fldCharType="end"/>
        </w:r>
      </w:hyperlink>
    </w:p>
    <w:p w14:paraId="171D31DB" w14:textId="71B3F08C" w:rsidR="005F32AF" w:rsidRDefault="00A70767">
      <w:pPr>
        <w:pStyle w:val="Tabledesillustrations"/>
        <w:tabs>
          <w:tab w:val="right" w:leader="dot" w:pos="9350"/>
        </w:tabs>
        <w:rPr>
          <w:rFonts w:eastAsiaTheme="minorEastAsia"/>
          <w:noProof/>
        </w:rPr>
      </w:pPr>
      <w:hyperlink w:anchor="_Toc92133568" w:history="1">
        <w:r w:rsidR="005F32AF" w:rsidRPr="00FE6B4E">
          <w:rPr>
            <w:rStyle w:val="Lienhypertexte"/>
            <w:noProof/>
          </w:rPr>
          <w:t>Tableau 2 : Catalogue des objectifs du chantier d’architecture</w:t>
        </w:r>
        <w:r w:rsidR="005F32AF">
          <w:rPr>
            <w:noProof/>
            <w:webHidden/>
          </w:rPr>
          <w:tab/>
        </w:r>
        <w:r w:rsidR="005F32AF">
          <w:rPr>
            <w:noProof/>
            <w:webHidden/>
          </w:rPr>
          <w:fldChar w:fldCharType="begin"/>
        </w:r>
        <w:r w:rsidR="005F32AF">
          <w:rPr>
            <w:noProof/>
            <w:webHidden/>
          </w:rPr>
          <w:instrText xml:space="preserve"> PAGEREF _Toc92133568 \h </w:instrText>
        </w:r>
        <w:r w:rsidR="005F32AF">
          <w:rPr>
            <w:noProof/>
            <w:webHidden/>
          </w:rPr>
        </w:r>
        <w:r w:rsidR="005F32AF">
          <w:rPr>
            <w:noProof/>
            <w:webHidden/>
          </w:rPr>
          <w:fldChar w:fldCharType="separate"/>
        </w:r>
        <w:r w:rsidR="005F32AF">
          <w:rPr>
            <w:noProof/>
            <w:webHidden/>
          </w:rPr>
          <w:t>7</w:t>
        </w:r>
        <w:r w:rsidR="005F32AF">
          <w:rPr>
            <w:noProof/>
            <w:webHidden/>
          </w:rPr>
          <w:fldChar w:fldCharType="end"/>
        </w:r>
      </w:hyperlink>
    </w:p>
    <w:p w14:paraId="560E51CF" w14:textId="7158DDB8" w:rsidR="005F32AF" w:rsidRDefault="00A70767">
      <w:pPr>
        <w:pStyle w:val="Tabledesillustrations"/>
        <w:tabs>
          <w:tab w:val="right" w:leader="dot" w:pos="9350"/>
        </w:tabs>
        <w:rPr>
          <w:rFonts w:eastAsiaTheme="minorEastAsia"/>
          <w:noProof/>
        </w:rPr>
      </w:pPr>
      <w:hyperlink w:anchor="_Toc92133569" w:history="1">
        <w:r w:rsidR="005F32AF" w:rsidRPr="00FE6B4E">
          <w:rPr>
            <w:rStyle w:val="Lienhypertexte"/>
            <w:noProof/>
          </w:rPr>
          <w:t>Tableau 3 : Catalogue des contraintes du chantier d’architecture</w:t>
        </w:r>
        <w:r w:rsidR="005F32AF">
          <w:rPr>
            <w:noProof/>
            <w:webHidden/>
          </w:rPr>
          <w:tab/>
        </w:r>
        <w:r w:rsidR="005F32AF">
          <w:rPr>
            <w:noProof/>
            <w:webHidden/>
          </w:rPr>
          <w:fldChar w:fldCharType="begin"/>
        </w:r>
        <w:r w:rsidR="005F32AF">
          <w:rPr>
            <w:noProof/>
            <w:webHidden/>
          </w:rPr>
          <w:instrText xml:space="preserve"> PAGEREF _Toc92133569 \h </w:instrText>
        </w:r>
        <w:r w:rsidR="005F32AF">
          <w:rPr>
            <w:noProof/>
            <w:webHidden/>
          </w:rPr>
        </w:r>
        <w:r w:rsidR="005F32AF">
          <w:rPr>
            <w:noProof/>
            <w:webHidden/>
          </w:rPr>
          <w:fldChar w:fldCharType="separate"/>
        </w:r>
        <w:r w:rsidR="005F32AF">
          <w:rPr>
            <w:noProof/>
            <w:webHidden/>
          </w:rPr>
          <w:t>7</w:t>
        </w:r>
        <w:r w:rsidR="005F32AF">
          <w:rPr>
            <w:noProof/>
            <w:webHidden/>
          </w:rPr>
          <w:fldChar w:fldCharType="end"/>
        </w:r>
      </w:hyperlink>
    </w:p>
    <w:p w14:paraId="7E655553" w14:textId="545F4E44" w:rsidR="005F32AF" w:rsidRDefault="00A70767">
      <w:pPr>
        <w:pStyle w:val="Tabledesillustrations"/>
        <w:tabs>
          <w:tab w:val="right" w:leader="dot" w:pos="9350"/>
        </w:tabs>
        <w:rPr>
          <w:rFonts w:eastAsiaTheme="minorEastAsia"/>
          <w:noProof/>
        </w:rPr>
      </w:pPr>
      <w:hyperlink w:anchor="_Toc92133570" w:history="1">
        <w:r w:rsidR="005F32AF" w:rsidRPr="00FE6B4E">
          <w:rPr>
            <w:rStyle w:val="Lienhypertexte"/>
            <w:noProof/>
          </w:rPr>
          <w:t>Tableau 4 : Business Baseline Architecture - Évaluation des processus d'entreprise</w:t>
        </w:r>
        <w:r w:rsidR="005F32AF">
          <w:rPr>
            <w:noProof/>
            <w:webHidden/>
          </w:rPr>
          <w:tab/>
        </w:r>
        <w:r w:rsidR="005F32AF">
          <w:rPr>
            <w:noProof/>
            <w:webHidden/>
          </w:rPr>
          <w:fldChar w:fldCharType="begin"/>
        </w:r>
        <w:r w:rsidR="005F32AF">
          <w:rPr>
            <w:noProof/>
            <w:webHidden/>
          </w:rPr>
          <w:instrText xml:space="preserve"> PAGEREF _Toc92133570 \h </w:instrText>
        </w:r>
        <w:r w:rsidR="005F32AF">
          <w:rPr>
            <w:noProof/>
            <w:webHidden/>
          </w:rPr>
        </w:r>
        <w:r w:rsidR="005F32AF">
          <w:rPr>
            <w:noProof/>
            <w:webHidden/>
          </w:rPr>
          <w:fldChar w:fldCharType="separate"/>
        </w:r>
        <w:r w:rsidR="005F32AF">
          <w:rPr>
            <w:noProof/>
            <w:webHidden/>
          </w:rPr>
          <w:t>17</w:t>
        </w:r>
        <w:r w:rsidR="005F32AF">
          <w:rPr>
            <w:noProof/>
            <w:webHidden/>
          </w:rPr>
          <w:fldChar w:fldCharType="end"/>
        </w:r>
      </w:hyperlink>
    </w:p>
    <w:p w14:paraId="10875D45" w14:textId="37F5C8A0" w:rsidR="005F32AF" w:rsidRDefault="00A70767">
      <w:pPr>
        <w:pStyle w:val="Tabledesillustrations"/>
        <w:tabs>
          <w:tab w:val="right" w:leader="dot" w:pos="9350"/>
        </w:tabs>
        <w:rPr>
          <w:rFonts w:eastAsiaTheme="minorEastAsia"/>
          <w:noProof/>
        </w:rPr>
      </w:pPr>
      <w:hyperlink w:anchor="_Toc92133571" w:history="1">
        <w:r w:rsidR="005F32AF" w:rsidRPr="00FE6B4E">
          <w:rPr>
            <w:rStyle w:val="Lienhypertexte"/>
            <w:noProof/>
          </w:rPr>
          <w:t>Tableau 5 : Application Baseline Architecture - Évaluation des applicatifs de l'entreprise</w:t>
        </w:r>
        <w:r w:rsidR="005F32AF">
          <w:rPr>
            <w:noProof/>
            <w:webHidden/>
          </w:rPr>
          <w:tab/>
        </w:r>
        <w:r w:rsidR="005F32AF">
          <w:rPr>
            <w:noProof/>
            <w:webHidden/>
          </w:rPr>
          <w:fldChar w:fldCharType="begin"/>
        </w:r>
        <w:r w:rsidR="005F32AF">
          <w:rPr>
            <w:noProof/>
            <w:webHidden/>
          </w:rPr>
          <w:instrText xml:space="preserve"> PAGEREF _Toc92133571 \h </w:instrText>
        </w:r>
        <w:r w:rsidR="005F32AF">
          <w:rPr>
            <w:noProof/>
            <w:webHidden/>
          </w:rPr>
        </w:r>
        <w:r w:rsidR="005F32AF">
          <w:rPr>
            <w:noProof/>
            <w:webHidden/>
          </w:rPr>
          <w:fldChar w:fldCharType="separate"/>
        </w:r>
        <w:r w:rsidR="005F32AF">
          <w:rPr>
            <w:noProof/>
            <w:webHidden/>
          </w:rPr>
          <w:t>21</w:t>
        </w:r>
        <w:r w:rsidR="005F32AF">
          <w:rPr>
            <w:noProof/>
            <w:webHidden/>
          </w:rPr>
          <w:fldChar w:fldCharType="end"/>
        </w:r>
      </w:hyperlink>
    </w:p>
    <w:p w14:paraId="3411ED52" w14:textId="7B4E7224" w:rsidR="005F32AF" w:rsidRDefault="00A70767">
      <w:pPr>
        <w:pStyle w:val="Tabledesillustrations"/>
        <w:tabs>
          <w:tab w:val="right" w:leader="dot" w:pos="9350"/>
        </w:tabs>
        <w:rPr>
          <w:rFonts w:eastAsiaTheme="minorEastAsia"/>
          <w:noProof/>
        </w:rPr>
      </w:pPr>
      <w:hyperlink w:anchor="_Toc92133572" w:history="1">
        <w:r w:rsidR="005F32AF" w:rsidRPr="00FE6B4E">
          <w:rPr>
            <w:rStyle w:val="Lienhypertexte"/>
            <w:noProof/>
          </w:rPr>
          <w:t>Tableau 6 : Technical Baseline Architecture - Évaluation de la plateforme technique</w:t>
        </w:r>
        <w:r w:rsidR="005F32AF">
          <w:rPr>
            <w:noProof/>
            <w:webHidden/>
          </w:rPr>
          <w:tab/>
        </w:r>
        <w:r w:rsidR="005F32AF">
          <w:rPr>
            <w:noProof/>
            <w:webHidden/>
          </w:rPr>
          <w:fldChar w:fldCharType="begin"/>
        </w:r>
        <w:r w:rsidR="005F32AF">
          <w:rPr>
            <w:noProof/>
            <w:webHidden/>
          </w:rPr>
          <w:instrText xml:space="preserve"> PAGEREF _Toc92133572 \h </w:instrText>
        </w:r>
        <w:r w:rsidR="005F32AF">
          <w:rPr>
            <w:noProof/>
            <w:webHidden/>
          </w:rPr>
        </w:r>
        <w:r w:rsidR="005F32AF">
          <w:rPr>
            <w:noProof/>
            <w:webHidden/>
          </w:rPr>
          <w:fldChar w:fldCharType="separate"/>
        </w:r>
        <w:r w:rsidR="005F32AF">
          <w:rPr>
            <w:noProof/>
            <w:webHidden/>
          </w:rPr>
          <w:t>22</w:t>
        </w:r>
        <w:r w:rsidR="005F32AF">
          <w:rPr>
            <w:noProof/>
            <w:webHidden/>
          </w:rPr>
          <w:fldChar w:fldCharType="end"/>
        </w:r>
      </w:hyperlink>
    </w:p>
    <w:p w14:paraId="2ECA20AE" w14:textId="38BC5BA7" w:rsidR="005F32AF" w:rsidRDefault="00A70767">
      <w:pPr>
        <w:pStyle w:val="Tabledesillustrations"/>
        <w:tabs>
          <w:tab w:val="right" w:leader="dot" w:pos="9350"/>
        </w:tabs>
        <w:rPr>
          <w:rFonts w:eastAsiaTheme="minorEastAsia"/>
          <w:noProof/>
        </w:rPr>
      </w:pPr>
      <w:hyperlink w:anchor="_Toc92133573" w:history="1">
        <w:r w:rsidR="005F32AF" w:rsidRPr="00FE6B4E">
          <w:rPr>
            <w:rStyle w:val="Lienhypertexte"/>
            <w:noProof/>
          </w:rPr>
          <w:t>Tableau 7 : Table de comparaison des outils de ticketing du marché</w:t>
        </w:r>
        <w:r w:rsidR="005F32AF">
          <w:rPr>
            <w:noProof/>
            <w:webHidden/>
          </w:rPr>
          <w:tab/>
        </w:r>
        <w:r w:rsidR="005F32AF">
          <w:rPr>
            <w:noProof/>
            <w:webHidden/>
          </w:rPr>
          <w:fldChar w:fldCharType="begin"/>
        </w:r>
        <w:r w:rsidR="005F32AF">
          <w:rPr>
            <w:noProof/>
            <w:webHidden/>
          </w:rPr>
          <w:instrText xml:space="preserve"> PAGEREF _Toc92133573 \h </w:instrText>
        </w:r>
        <w:r w:rsidR="005F32AF">
          <w:rPr>
            <w:noProof/>
            <w:webHidden/>
          </w:rPr>
        </w:r>
        <w:r w:rsidR="005F32AF">
          <w:rPr>
            <w:noProof/>
            <w:webHidden/>
          </w:rPr>
          <w:fldChar w:fldCharType="separate"/>
        </w:r>
        <w:r w:rsidR="005F32AF">
          <w:rPr>
            <w:noProof/>
            <w:webHidden/>
          </w:rPr>
          <w:t>26</w:t>
        </w:r>
        <w:r w:rsidR="005F32AF">
          <w:rPr>
            <w:noProof/>
            <w:webHidden/>
          </w:rPr>
          <w:fldChar w:fldCharType="end"/>
        </w:r>
      </w:hyperlink>
    </w:p>
    <w:p w14:paraId="1B548E67" w14:textId="1280EC03" w:rsidR="005F32AF" w:rsidRDefault="00A70767">
      <w:pPr>
        <w:pStyle w:val="Tabledesillustrations"/>
        <w:tabs>
          <w:tab w:val="right" w:leader="dot" w:pos="9350"/>
        </w:tabs>
        <w:rPr>
          <w:rFonts w:eastAsiaTheme="minorEastAsia"/>
          <w:noProof/>
        </w:rPr>
      </w:pPr>
      <w:hyperlink w:anchor="_Toc92133574" w:history="1">
        <w:r w:rsidR="005F32AF" w:rsidRPr="00FE6B4E">
          <w:rPr>
            <w:rStyle w:val="Lienhypertexte"/>
            <w:noProof/>
          </w:rPr>
          <w:t>Tableau 8 : Catalogue des exigences de l'architecture cible (1/2)</w:t>
        </w:r>
        <w:r w:rsidR="005F32AF">
          <w:rPr>
            <w:noProof/>
            <w:webHidden/>
          </w:rPr>
          <w:tab/>
        </w:r>
        <w:r w:rsidR="005F32AF">
          <w:rPr>
            <w:noProof/>
            <w:webHidden/>
          </w:rPr>
          <w:fldChar w:fldCharType="begin"/>
        </w:r>
        <w:r w:rsidR="005F32AF">
          <w:rPr>
            <w:noProof/>
            <w:webHidden/>
          </w:rPr>
          <w:instrText xml:space="preserve"> PAGEREF _Toc92133574 \h </w:instrText>
        </w:r>
        <w:r w:rsidR="005F32AF">
          <w:rPr>
            <w:noProof/>
            <w:webHidden/>
          </w:rPr>
        </w:r>
        <w:r w:rsidR="005F32AF">
          <w:rPr>
            <w:noProof/>
            <w:webHidden/>
          </w:rPr>
          <w:fldChar w:fldCharType="separate"/>
        </w:r>
        <w:r w:rsidR="005F32AF">
          <w:rPr>
            <w:noProof/>
            <w:webHidden/>
          </w:rPr>
          <w:t>27</w:t>
        </w:r>
        <w:r w:rsidR="005F32AF">
          <w:rPr>
            <w:noProof/>
            <w:webHidden/>
          </w:rPr>
          <w:fldChar w:fldCharType="end"/>
        </w:r>
      </w:hyperlink>
    </w:p>
    <w:p w14:paraId="15E7BB12" w14:textId="785B6008" w:rsidR="005F32AF" w:rsidRDefault="00A70767">
      <w:pPr>
        <w:pStyle w:val="Tabledesillustrations"/>
        <w:tabs>
          <w:tab w:val="right" w:leader="dot" w:pos="9350"/>
        </w:tabs>
        <w:rPr>
          <w:rFonts w:eastAsiaTheme="minorEastAsia"/>
          <w:noProof/>
        </w:rPr>
      </w:pPr>
      <w:hyperlink w:anchor="_Toc92133575" w:history="1">
        <w:r w:rsidR="005F32AF" w:rsidRPr="00FE6B4E">
          <w:rPr>
            <w:rStyle w:val="Lienhypertexte"/>
            <w:noProof/>
          </w:rPr>
          <w:t>Tableau 9 : Catalogue des exigences de l'architecture cible (2/2)</w:t>
        </w:r>
        <w:r w:rsidR="005F32AF">
          <w:rPr>
            <w:noProof/>
            <w:webHidden/>
          </w:rPr>
          <w:tab/>
        </w:r>
        <w:r w:rsidR="005F32AF">
          <w:rPr>
            <w:noProof/>
            <w:webHidden/>
          </w:rPr>
          <w:fldChar w:fldCharType="begin"/>
        </w:r>
        <w:r w:rsidR="005F32AF">
          <w:rPr>
            <w:noProof/>
            <w:webHidden/>
          </w:rPr>
          <w:instrText xml:space="preserve"> PAGEREF _Toc92133575 \h </w:instrText>
        </w:r>
        <w:r w:rsidR="005F32AF">
          <w:rPr>
            <w:noProof/>
            <w:webHidden/>
          </w:rPr>
        </w:r>
        <w:r w:rsidR="005F32AF">
          <w:rPr>
            <w:noProof/>
            <w:webHidden/>
          </w:rPr>
          <w:fldChar w:fldCharType="separate"/>
        </w:r>
        <w:r w:rsidR="005F32AF">
          <w:rPr>
            <w:noProof/>
            <w:webHidden/>
          </w:rPr>
          <w:t>28</w:t>
        </w:r>
        <w:r w:rsidR="005F32AF">
          <w:rPr>
            <w:noProof/>
            <w:webHidden/>
          </w:rPr>
          <w:fldChar w:fldCharType="end"/>
        </w:r>
      </w:hyperlink>
    </w:p>
    <w:p w14:paraId="7600571C" w14:textId="36C279E8" w:rsidR="005F32AF" w:rsidRDefault="00A70767">
      <w:pPr>
        <w:pStyle w:val="Tabledesillustrations"/>
        <w:tabs>
          <w:tab w:val="right" w:leader="dot" w:pos="9350"/>
        </w:tabs>
        <w:rPr>
          <w:rFonts w:eastAsiaTheme="minorEastAsia"/>
          <w:noProof/>
        </w:rPr>
      </w:pPr>
      <w:hyperlink w:anchor="_Toc92133576" w:history="1">
        <w:r w:rsidR="005F32AF" w:rsidRPr="00FE6B4E">
          <w:rPr>
            <w:rStyle w:val="Lienhypertexte"/>
            <w:noProof/>
          </w:rPr>
          <w:t>Tableau 10 : Approbation du document de définition de l'architecture</w:t>
        </w:r>
        <w:r w:rsidR="005F32AF">
          <w:rPr>
            <w:noProof/>
            <w:webHidden/>
          </w:rPr>
          <w:tab/>
        </w:r>
        <w:r w:rsidR="005F32AF">
          <w:rPr>
            <w:noProof/>
            <w:webHidden/>
          </w:rPr>
          <w:fldChar w:fldCharType="begin"/>
        </w:r>
        <w:r w:rsidR="005F32AF">
          <w:rPr>
            <w:noProof/>
            <w:webHidden/>
          </w:rPr>
          <w:instrText xml:space="preserve"> PAGEREF _Toc92133576 \h </w:instrText>
        </w:r>
        <w:r w:rsidR="005F32AF">
          <w:rPr>
            <w:noProof/>
            <w:webHidden/>
          </w:rPr>
        </w:r>
        <w:r w:rsidR="005F32AF">
          <w:rPr>
            <w:noProof/>
            <w:webHidden/>
          </w:rPr>
          <w:fldChar w:fldCharType="separate"/>
        </w:r>
        <w:r w:rsidR="005F32AF">
          <w:rPr>
            <w:noProof/>
            <w:webHidden/>
          </w:rPr>
          <w:t>36</w:t>
        </w:r>
        <w:r w:rsidR="005F32AF">
          <w:rPr>
            <w:noProof/>
            <w:webHidden/>
          </w:rPr>
          <w:fldChar w:fldCharType="end"/>
        </w:r>
      </w:hyperlink>
    </w:p>
    <w:p w14:paraId="27CC234E" w14:textId="061AC882" w:rsidR="008447DF" w:rsidRPr="00D32DDD" w:rsidRDefault="000B59B0" w:rsidP="008447DF">
      <w:r>
        <w:rPr>
          <w:b/>
          <w:bCs/>
          <w:noProof/>
        </w:rPr>
        <w:fldChar w:fldCharType="end"/>
      </w:r>
    </w:p>
    <w:p w14:paraId="6E93BCD7" w14:textId="77777777" w:rsidR="000F3147" w:rsidRPr="008447DF" w:rsidRDefault="000F3147" w:rsidP="000B1EF6"/>
    <w:sectPr w:rsidR="000F3147" w:rsidRPr="008447DF" w:rsidSect="00734EF1">
      <w:headerReference w:type="default" r:id="rId36"/>
      <w:footerReference w:type="default" r:id="rId37"/>
      <w:footerReference w:type="first" r:id="rId38"/>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92D39" w14:textId="77777777" w:rsidR="00A70767" w:rsidRDefault="00A70767">
      <w:pPr>
        <w:spacing w:after="0" w:line="240" w:lineRule="auto"/>
      </w:pPr>
      <w:r>
        <w:separator/>
      </w:r>
    </w:p>
  </w:endnote>
  <w:endnote w:type="continuationSeparator" w:id="0">
    <w:p w14:paraId="18588E40" w14:textId="77777777" w:rsidR="00A70767" w:rsidRDefault="00A70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Noto Sans Symbols">
    <w:panose1 w:val="020B0502040504020204"/>
    <w:charset w:val="00"/>
    <w:family w:val="swiss"/>
    <w:pitch w:val="variable"/>
    <w:sig w:usb0="00000003" w:usb1="0200E4B4"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FA8" w14:textId="756B94AC" w:rsidR="00970CF2" w:rsidRDefault="00647999">
    <w:pPr>
      <w:pBdr>
        <w:top w:val="nil"/>
        <w:left w:val="nil"/>
        <w:bottom w:val="nil"/>
        <w:right w:val="nil"/>
        <w:between w:val="nil"/>
      </w:pBdr>
      <w:tabs>
        <w:tab w:val="center" w:pos="4680"/>
        <w:tab w:val="right" w:pos="9360"/>
      </w:tabs>
      <w:spacing w:after="0" w:line="240" w:lineRule="auto"/>
      <w:rPr>
        <w:rFonts w:ascii="Calibri" w:hAnsi="Calibri" w:cs="Calibri"/>
        <w:color w:val="000000"/>
      </w:rPr>
    </w:pPr>
    <w:r>
      <w:rPr>
        <w:rFonts w:ascii="Calibri" w:hAnsi="Calibri" w:cs="Calibri"/>
        <w:i/>
        <w:color w:val="000000"/>
        <w:sz w:val="20"/>
        <w:szCs w:val="20"/>
      </w:rPr>
      <w:t>LES ASSUREURS ENGAGÉS</w:t>
    </w:r>
    <w:r w:rsidR="00970CF2">
      <w:rPr>
        <w:rFonts w:ascii="Calibri" w:hAnsi="Calibri" w:cs="Calibri"/>
        <w:color w:val="000000"/>
        <w:sz w:val="20"/>
        <w:szCs w:val="20"/>
      </w:rPr>
      <w:br/>
    </w:r>
    <w:r w:rsidR="00970CF2">
      <w:rPr>
        <w:noProof/>
      </w:rPr>
      <mc:AlternateContent>
        <mc:Choice Requires="wpg">
          <w:drawing>
            <wp:anchor distT="0" distB="0" distL="114300" distR="114300" simplePos="0" relativeHeight="251658240" behindDoc="0" locked="0" layoutInCell="1" hidden="0" allowOverlap="1" wp14:anchorId="30742CFA" wp14:editId="73EE4E88">
              <wp:simplePos x="0" y="0"/>
              <wp:positionH relativeFrom="column">
                <wp:posOffset>5499100</wp:posOffset>
              </wp:positionH>
              <wp:positionV relativeFrom="paragraph">
                <wp:posOffset>0</wp:posOffset>
              </wp:positionV>
              <wp:extent cx="436880" cy="716915"/>
              <wp:effectExtent l="0" t="0" r="0" b="0"/>
              <wp:wrapNone/>
              <wp:docPr id="150" name="Groupe 150"/>
              <wp:cNvGraphicFramePr/>
              <a:graphic xmlns:a="http://schemas.openxmlformats.org/drawingml/2006/main">
                <a:graphicData uri="http://schemas.microsoft.com/office/word/2010/wordprocessingGroup">
                  <wpg:wgp>
                    <wpg:cNvGrpSpPr/>
                    <wpg:grpSpPr>
                      <a:xfrm>
                        <a:off x="0" y="0"/>
                        <a:ext cx="436880" cy="716915"/>
                        <a:chOff x="5127560" y="3421543"/>
                        <a:chExt cx="436880" cy="716915"/>
                      </a:xfrm>
                    </wpg:grpSpPr>
                    <wpg:grpSp>
                      <wpg:cNvPr id="5" name="Groupe 5"/>
                      <wpg:cNvGrpSpPr/>
                      <wpg:grpSpPr>
                        <a:xfrm>
                          <a:off x="5127560" y="3421543"/>
                          <a:ext cx="436880" cy="716915"/>
                          <a:chOff x="1743" y="14699"/>
                          <a:chExt cx="688" cy="1129"/>
                        </a:xfrm>
                      </wpg:grpSpPr>
                      <wps:wsp>
                        <wps:cNvPr id="6" name="Rectangle 6"/>
                        <wps:cNvSpPr/>
                        <wps:spPr>
                          <a:xfrm>
                            <a:off x="1743" y="14699"/>
                            <a:ext cx="675" cy="1125"/>
                          </a:xfrm>
                          <a:prstGeom prst="rect">
                            <a:avLst/>
                          </a:prstGeom>
                          <a:noFill/>
                          <a:ln>
                            <a:noFill/>
                          </a:ln>
                        </wps:spPr>
                        <wps:txbx>
                          <w:txbxContent>
                            <w:p w14:paraId="246CA937"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7" name="Connecteur droit avec flèche 7"/>
                        <wps:cNvCnPr/>
                        <wps:spPr>
                          <a:xfrm rot="10800000">
                            <a:off x="2111" y="15387"/>
                            <a:ext cx="0" cy="441"/>
                          </a:xfrm>
                          <a:prstGeom prst="straightConnector1">
                            <a:avLst/>
                          </a:prstGeom>
                          <a:noFill/>
                          <a:ln w="9525" cap="flat" cmpd="sng">
                            <a:solidFill>
                              <a:srgbClr val="7F7F7F"/>
                            </a:solidFill>
                            <a:prstDash val="solid"/>
                            <a:round/>
                            <a:headEnd type="none" w="med" len="med"/>
                            <a:tailEnd type="none" w="med" len="med"/>
                          </a:ln>
                        </wps:spPr>
                        <wps:bodyPr/>
                      </wps:wsp>
                      <wps:wsp>
                        <wps:cNvPr id="8" name="Rectangle 8"/>
                        <wps:cNvSpPr/>
                        <wps:spPr>
                          <a:xfrm>
                            <a:off x="1743" y="14699"/>
                            <a:ext cx="688" cy="688"/>
                          </a:xfrm>
                          <a:prstGeom prst="rect">
                            <a:avLst/>
                          </a:prstGeom>
                          <a:noFill/>
                          <a:ln w="9525" cap="flat" cmpd="sng">
                            <a:solidFill>
                              <a:srgbClr val="7F7F7F"/>
                            </a:solidFill>
                            <a:prstDash val="solid"/>
                            <a:miter lim="800000"/>
                            <a:headEnd type="none" w="sm" len="sm"/>
                            <a:tailEnd type="none" w="sm" len="sm"/>
                          </a:ln>
                        </wps:spPr>
                        <wps:txbx>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wps:txbx>
                        <wps:bodyPr spcFirstLastPara="1" wrap="square" lIns="91425" tIns="45700" rIns="91425" bIns="45700" anchor="ctr" anchorCtr="0">
                          <a:noAutofit/>
                        </wps:bodyPr>
                      </wps:wsp>
                    </wpg:grpSp>
                  </wpg:wgp>
                </a:graphicData>
              </a:graphic>
            </wp:anchor>
          </w:drawing>
        </mc:Choice>
        <mc:Fallback>
          <w:pict>
            <v:group w14:anchorId="30742CFA" id="Groupe 150" o:spid="_x0000_s1031" style="position:absolute;margin-left:433pt;margin-top:0;width:34.4pt;height:56.45pt;z-index:251658240" coordorigin="51275,34215" coordsize="4368,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">
              <v:group id="Groupe 5" o:spid="_x0000_s1032" style="position:absolute;left:51275;top:34215;width:4369;height:7169" coordorigin="1743,14699" coordsize="68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1743;top:14699;width:675;height: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46CA937" w14:textId="77777777" w:rsidR="00970CF2" w:rsidRDefault="00970CF2">
                        <w:pPr>
                          <w:spacing w:after="0" w:line="240" w:lineRule="auto"/>
                          <w:textDirection w:val="btLr"/>
                        </w:pPr>
                      </w:p>
                    </w:txbxContent>
                  </v:textbox>
                </v:rect>
                <v:shapetype id="_x0000_t32" coordsize="21600,21600" o:spt="32" o:oned="t" path="m,l21600,21600e" filled="f">
                  <v:path arrowok="t" fillok="f" o:connecttype="none"/>
                  <o:lock v:ext="edit" shapetype="t"/>
                </v:shapetype>
                <v:shape id="Connecteur droit avec flèche 7" o:spid="_x0000_s1034" type="#_x0000_t32" style="position:absolute;left:2111;top:15387;width:0;height:4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" strokecolor="#7f7f7f"/>
                <v:rect id="Rectangle 8" o:spid="_x0000_s1035"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" filled="f" strokecolor="#7f7f7f">
                  <v:stroke startarrowwidth="narrow" startarrowlength="short" endarrowwidth="narrow" endarrowlength="short"/>
                  <v:textbox inset="2.53958mm,1.2694mm,2.53958mm,1.2694mm">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v:textbox>
                </v:rect>
              </v:group>
            </v:group>
          </w:pict>
        </mc:Fallback>
      </mc:AlternateContent>
    </w:r>
    <w:r w:rsidR="00CA7F08" w:rsidRPr="00CA7F08">
      <w:rPr>
        <w:rFonts w:ascii="Calibri" w:hAnsi="Calibri" w:cs="Calibri"/>
        <w:b/>
        <w:bCs/>
        <w:color w:val="000000"/>
        <w:sz w:val="20"/>
        <w:szCs w:val="20"/>
      </w:rPr>
      <w:t>Document de Définition d’Architecture</w:t>
    </w:r>
    <w:r w:rsidR="00CA7F08">
      <w:rPr>
        <w:rFonts w:ascii="Calibri" w:hAnsi="Calibri" w:cs="Calibri"/>
        <w:b/>
        <w:color w:val="000000"/>
        <w:sz w:val="20"/>
        <w:szCs w:val="20"/>
      </w:rPr>
      <w:t xml:space="preserve"> </w:t>
    </w:r>
    <w:r w:rsidR="00D56AA0">
      <w:rPr>
        <w:rFonts w:ascii="Calibri" w:hAnsi="Calibri" w:cs="Calibri"/>
        <w:b/>
        <w:color w:val="000000"/>
        <w:sz w:val="20"/>
        <w:szCs w:val="20"/>
      </w:rPr>
      <w:t>– David EVAN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263F" w14:textId="53A29461" w:rsidR="00970CF2" w:rsidRDefault="00D56AA0">
    <w:pPr>
      <w:pBdr>
        <w:top w:val="nil"/>
        <w:left w:val="nil"/>
        <w:bottom w:val="nil"/>
        <w:right w:val="nil"/>
        <w:between w:val="nil"/>
      </w:pBdr>
      <w:tabs>
        <w:tab w:val="center" w:pos="4680"/>
        <w:tab w:val="right" w:pos="9360"/>
      </w:tabs>
      <w:spacing w:after="0" w:line="240" w:lineRule="auto"/>
      <w:jc w:val="center"/>
      <w:rPr>
        <w:rFonts w:ascii="Open Sans" w:eastAsia="Open Sans" w:hAnsi="Open Sans" w:cs="Open Sans"/>
        <w:color w:val="000000"/>
      </w:rPr>
    </w:pPr>
    <w:r>
      <w:rPr>
        <w:rFonts w:ascii="Open Sans" w:eastAsia="Open Sans" w:hAnsi="Open Sans" w:cs="Open Sans"/>
        <w:i/>
        <w:color w:val="000000"/>
        <w:sz w:val="20"/>
        <w:szCs w:val="20"/>
      </w:rPr>
      <w:t>Astra Recherche</w:t>
    </w:r>
    <w:r w:rsidR="00970CF2">
      <w:rPr>
        <w:rFonts w:ascii="Open Sans" w:eastAsia="Open Sans" w:hAnsi="Open Sans" w:cs="Open Sans"/>
        <w:i/>
        <w:color w:val="000000"/>
        <w:sz w:val="20"/>
        <w:szCs w:val="20"/>
      </w:rPr>
      <w:t xml:space="preserve"> </w:t>
    </w:r>
    <w:r w:rsidR="00970CF2">
      <w:rPr>
        <w:rFonts w:ascii="Open Sans" w:eastAsia="Open Sans" w:hAnsi="Open Sans" w:cs="Open Sans"/>
        <w:color w:val="000000"/>
        <w:sz w:val="20"/>
        <w:szCs w:val="20"/>
      </w:rPr>
      <w:t>–</w:t>
    </w:r>
    <w:r w:rsidR="00970CF2">
      <w:rPr>
        <w:rFonts w:ascii="Open Sans" w:eastAsia="Open Sans" w:hAnsi="Open Sans" w:cs="Open Sans"/>
        <w:b/>
        <w:color w:val="000000"/>
        <w:sz w:val="20"/>
        <w:szCs w:val="20"/>
      </w:rPr>
      <w:t xml:space="preserve"> </w:t>
    </w:r>
    <w:r>
      <w:rPr>
        <w:rFonts w:ascii="Open Sans" w:eastAsia="Open Sans" w:hAnsi="Open Sans" w:cs="Open Sans"/>
        <w:color w:val="000000"/>
        <w:sz w:val="20"/>
        <w:szCs w:val="20"/>
      </w:rPr>
      <w:t>Étude exploratoire d’Architecture</w:t>
    </w:r>
    <w:r w:rsidR="00970CF2">
      <w:rPr>
        <w:rFonts w:ascii="Open Sans" w:eastAsia="Open Sans" w:hAnsi="Open Sans" w:cs="Open Sans"/>
        <w:color w:val="000000"/>
        <w:sz w:val="20"/>
        <w:szCs w:val="20"/>
      </w:rPr>
      <w:br/>
    </w:r>
    <w:r>
      <w:rPr>
        <w:rFonts w:ascii="Open Sans" w:eastAsia="Open Sans" w:hAnsi="Open Sans" w:cs="Open Sans"/>
        <w:b/>
        <w:color w:val="000000"/>
        <w:sz w:val="20"/>
        <w:szCs w:val="20"/>
      </w:rPr>
      <w:t>Système et outils de collaboration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ABD0B" w14:textId="77777777" w:rsidR="00A70767" w:rsidRDefault="00A70767">
      <w:pPr>
        <w:spacing w:after="0" w:line="240" w:lineRule="auto"/>
      </w:pPr>
      <w:r>
        <w:separator/>
      </w:r>
    </w:p>
  </w:footnote>
  <w:footnote w:type="continuationSeparator" w:id="0">
    <w:p w14:paraId="6AB9DC5A" w14:textId="77777777" w:rsidR="00A70767" w:rsidRDefault="00A70767">
      <w:pPr>
        <w:spacing w:after="0" w:line="240" w:lineRule="auto"/>
      </w:pPr>
      <w:r>
        <w:continuationSeparator/>
      </w:r>
    </w:p>
  </w:footnote>
  <w:footnote w:id="1">
    <w:p w14:paraId="160D13E1" w14:textId="1280390E" w:rsidR="005D0D12" w:rsidRPr="00076443" w:rsidRDefault="005D0D12">
      <w:pPr>
        <w:pStyle w:val="Notedebasdepage"/>
      </w:pPr>
      <w:r>
        <w:rPr>
          <w:rStyle w:val="Appelnotedebasdep"/>
        </w:rPr>
        <w:footnoteRef/>
      </w:r>
      <w:r w:rsidRPr="006A57A2">
        <w:t xml:space="preserve"> RPO – Recovery Point Objective. </w:t>
      </w:r>
      <w:r w:rsidR="00076443" w:rsidRPr="00076443">
        <w:t>Perte de données maximale admissible pour l</w:t>
      </w:r>
      <w:r w:rsidR="00312C46">
        <w:t>e SI en cas à la suite d’un incident</w:t>
      </w:r>
      <w:r w:rsidR="00076443" w:rsidRPr="00076443">
        <w:t>.</w:t>
      </w:r>
      <w:r w:rsidR="00076443">
        <w:t xml:space="preserve"> </w:t>
      </w:r>
      <w:r w:rsidRPr="00076443">
        <w:t xml:space="preserve"> </w:t>
      </w:r>
    </w:p>
  </w:footnote>
  <w:footnote w:id="2">
    <w:p w14:paraId="5001899E" w14:textId="3EF7DB8E" w:rsidR="00E201BA" w:rsidRDefault="00E201BA">
      <w:pPr>
        <w:pStyle w:val="Notedebasdepage"/>
      </w:pPr>
      <w:r>
        <w:rPr>
          <w:rStyle w:val="Appelnotedebasdep"/>
        </w:rPr>
        <w:footnoteRef/>
      </w:r>
      <w:r w:rsidR="006D40D2">
        <w:t xml:space="preserve"> Des suppressions de données non autorisés impliquants des membres de la société </w:t>
      </w:r>
      <w:r w:rsidR="00352903">
        <w:t xml:space="preserve">sans droits </w:t>
      </w:r>
      <w:r w:rsidR="00AA6B25">
        <w:t xml:space="preserve">d’accès à partir d’une simple présence physique </w:t>
      </w:r>
      <w:r w:rsidR="006D40D2">
        <w:t xml:space="preserve">ont été </w:t>
      </w:r>
      <w:r w:rsidR="00AA6B25">
        <w:t xml:space="preserve">relevés. </w:t>
      </w:r>
    </w:p>
  </w:footnote>
  <w:footnote w:id="3">
    <w:p w14:paraId="65509ACC" w14:textId="2F599EF8" w:rsidR="0063660A" w:rsidRDefault="0063660A">
      <w:pPr>
        <w:pStyle w:val="Notedebasdepage"/>
      </w:pPr>
      <w:r>
        <w:rPr>
          <w:rStyle w:val="Appelnotedebasdep"/>
        </w:rPr>
        <w:footnoteRef/>
      </w:r>
      <w:r>
        <w:t xml:space="preserve"> Base de données relationnelle basée dans le cloud AWS.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4A5C" w14:textId="06058F92" w:rsidR="00A372E5" w:rsidRDefault="001F4DA8">
    <w:pPr>
      <w:pStyle w:val="En-tte"/>
    </w:pPr>
    <w:fldSimple w:instr=" STYLEREF  &quot;Titre 1&quot;  \* MERGEFORMAT ">
      <w:r w:rsidR="00B84A50">
        <w:rPr>
          <w:noProof/>
        </w:rPr>
        <w:t>CONTEXTE &amp; PORTÉE</w:t>
      </w:r>
    </w:fldSimple>
    <w:r w:rsidR="00A372E5">
      <w:rPr>
        <w:noProof/>
      </w:rPr>
      <w:tab/>
    </w:r>
    <w:r w:rsidR="00A372E5">
      <w:rPr>
        <w:noProof/>
      </w:rPr>
      <w:tab/>
    </w:r>
    <w:r w:rsidR="00815B6A">
      <w:t>09</w:t>
    </w:r>
    <w:r w:rsidR="00A372E5">
      <w:t>/</w:t>
    </w:r>
    <w:r w:rsidR="00815B6A">
      <w:t>09</w:t>
    </w:r>
    <w:r w:rsidR="00A372E5">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80BE4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7F0D33"/>
    <w:multiLevelType w:val="multilevel"/>
    <w:tmpl w:val="254C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926BE"/>
    <w:multiLevelType w:val="hybridMultilevel"/>
    <w:tmpl w:val="268060FE"/>
    <w:lvl w:ilvl="0" w:tplc="7EC6E070">
      <w:start w:val="1"/>
      <w:numFmt w:val="bullet"/>
      <w:lvlText w:val="-"/>
      <w:lvlJc w:val="left"/>
      <w:pPr>
        <w:ind w:left="720" w:hanging="360"/>
      </w:pPr>
      <w:rPr>
        <w:rFonts w:ascii="Calibri" w:hAnsi="Calibr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1617F7"/>
    <w:multiLevelType w:val="hybridMultilevel"/>
    <w:tmpl w:val="28688398"/>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657DD"/>
    <w:multiLevelType w:val="multilevel"/>
    <w:tmpl w:val="1DD0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85696"/>
    <w:multiLevelType w:val="multilevel"/>
    <w:tmpl w:val="E192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20DBB"/>
    <w:multiLevelType w:val="hybridMultilevel"/>
    <w:tmpl w:val="05BECDE2"/>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1C6BAC"/>
    <w:multiLevelType w:val="hybridMultilevel"/>
    <w:tmpl w:val="0936D2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2D3CCE"/>
    <w:multiLevelType w:val="multilevel"/>
    <w:tmpl w:val="E66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EF515A"/>
    <w:multiLevelType w:val="multilevel"/>
    <w:tmpl w:val="6944C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FE09CA"/>
    <w:multiLevelType w:val="multilevel"/>
    <w:tmpl w:val="9314E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4019C0"/>
    <w:multiLevelType w:val="multilevel"/>
    <w:tmpl w:val="1ADCD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55323F"/>
    <w:multiLevelType w:val="hybridMultilevel"/>
    <w:tmpl w:val="4CC47C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5F4D3D"/>
    <w:multiLevelType w:val="hybridMultilevel"/>
    <w:tmpl w:val="958A4C4C"/>
    <w:lvl w:ilvl="0" w:tplc="8208F4F8">
      <w:numFmt w:val="bullet"/>
      <w:lvlText w:val="-"/>
      <w:lvlJc w:val="left"/>
      <w:pPr>
        <w:ind w:left="1440" w:hanging="360"/>
      </w:pPr>
      <w:rPr>
        <w:rFonts w:ascii="Open Sans" w:eastAsia="Open Sans" w:hAnsi="Open Sans" w:cs="Open 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2ACA42F0"/>
    <w:multiLevelType w:val="multilevel"/>
    <w:tmpl w:val="5E74DD6E"/>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2300F17"/>
    <w:multiLevelType w:val="hybridMultilevel"/>
    <w:tmpl w:val="2602A3E0"/>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D33DEB"/>
    <w:multiLevelType w:val="hybridMultilevel"/>
    <w:tmpl w:val="3E6C22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5D78AD"/>
    <w:multiLevelType w:val="multilevel"/>
    <w:tmpl w:val="CB40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F1E80"/>
    <w:multiLevelType w:val="hybridMultilevel"/>
    <w:tmpl w:val="E4C64308"/>
    <w:lvl w:ilvl="0" w:tplc="3F82D7EA">
      <w:numFmt w:val="bullet"/>
      <w:lvlText w:val="-"/>
      <w:lvlJc w:val="left"/>
      <w:pPr>
        <w:ind w:left="720" w:hanging="360"/>
      </w:pPr>
      <w:rPr>
        <w:rFonts w:ascii="Open Sans" w:eastAsia="Open Sans"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B86507A"/>
    <w:multiLevelType w:val="multilevel"/>
    <w:tmpl w:val="563EE922"/>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DA22501"/>
    <w:multiLevelType w:val="multilevel"/>
    <w:tmpl w:val="B9A4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D269EC"/>
    <w:multiLevelType w:val="hybridMultilevel"/>
    <w:tmpl w:val="A0CC50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AF0D38"/>
    <w:multiLevelType w:val="hybridMultilevel"/>
    <w:tmpl w:val="A740E566"/>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1B330D4"/>
    <w:multiLevelType w:val="multilevel"/>
    <w:tmpl w:val="DF78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294D8E"/>
    <w:multiLevelType w:val="multilevel"/>
    <w:tmpl w:val="ED00A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614395A"/>
    <w:multiLevelType w:val="multilevel"/>
    <w:tmpl w:val="DC9E3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D524AC"/>
    <w:multiLevelType w:val="hybridMultilevel"/>
    <w:tmpl w:val="A91C2642"/>
    <w:lvl w:ilvl="0" w:tplc="3B78B36C">
      <w:numFmt w:val="bullet"/>
      <w:lvlText w:val=""/>
      <w:lvlJc w:val="left"/>
      <w:pPr>
        <w:ind w:left="405" w:hanging="360"/>
      </w:pPr>
      <w:rPr>
        <w:rFonts w:ascii="Symbol" w:eastAsia="Calibr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7" w15:restartNumberingAfterBreak="0">
    <w:nsid w:val="47ED22DF"/>
    <w:multiLevelType w:val="multilevel"/>
    <w:tmpl w:val="D950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E140D6"/>
    <w:multiLevelType w:val="hybridMultilevel"/>
    <w:tmpl w:val="041E2D22"/>
    <w:lvl w:ilvl="0" w:tplc="447249A4">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4CA0A7D"/>
    <w:multiLevelType w:val="hybridMultilevel"/>
    <w:tmpl w:val="F356ACDC"/>
    <w:lvl w:ilvl="0" w:tplc="087CFD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89F1C20"/>
    <w:multiLevelType w:val="multilevel"/>
    <w:tmpl w:val="3BBC2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BD413A1"/>
    <w:multiLevelType w:val="multilevel"/>
    <w:tmpl w:val="90662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F43187"/>
    <w:multiLevelType w:val="hybridMultilevel"/>
    <w:tmpl w:val="9A3C64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E756F28"/>
    <w:multiLevelType w:val="multilevel"/>
    <w:tmpl w:val="550C1E8A"/>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2FB1365"/>
    <w:multiLevelType w:val="multilevel"/>
    <w:tmpl w:val="593A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833DE8"/>
    <w:multiLevelType w:val="hybridMultilevel"/>
    <w:tmpl w:val="8196F6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57802C8"/>
    <w:multiLevelType w:val="hybridMultilevel"/>
    <w:tmpl w:val="ACB2C8B4"/>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0B75A9C"/>
    <w:multiLevelType w:val="hybridMultilevel"/>
    <w:tmpl w:val="6ED8BAEC"/>
    <w:lvl w:ilvl="0" w:tplc="E7926EC8">
      <w:numFmt w:val="bullet"/>
      <w:lvlText w:val="-"/>
      <w:lvlJc w:val="left"/>
      <w:pPr>
        <w:ind w:left="1080" w:hanging="360"/>
      </w:pPr>
      <w:rPr>
        <w:rFonts w:ascii="Open Sans" w:eastAsia="Open Sans" w:hAnsi="Open Sans" w:cs="Open San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7754195A"/>
    <w:multiLevelType w:val="multilevel"/>
    <w:tmpl w:val="71149C3C"/>
    <w:lvl w:ilvl="0">
      <w:start w:val="1"/>
      <w:numFmt w:val="bullet"/>
      <w:lvlText w:val="-"/>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0F35D9"/>
    <w:multiLevelType w:val="multilevel"/>
    <w:tmpl w:val="2AB2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1"/>
  </w:num>
  <w:num w:numId="2">
    <w:abstractNumId w:val="24"/>
  </w:num>
  <w:num w:numId="3">
    <w:abstractNumId w:val="25"/>
  </w:num>
  <w:num w:numId="4">
    <w:abstractNumId w:val="1"/>
  </w:num>
  <w:num w:numId="5">
    <w:abstractNumId w:val="9"/>
  </w:num>
  <w:num w:numId="6">
    <w:abstractNumId w:val="34"/>
  </w:num>
  <w:num w:numId="7">
    <w:abstractNumId w:val="14"/>
  </w:num>
  <w:num w:numId="8">
    <w:abstractNumId w:val="20"/>
  </w:num>
  <w:num w:numId="9">
    <w:abstractNumId w:val="10"/>
  </w:num>
  <w:num w:numId="10">
    <w:abstractNumId w:val="30"/>
  </w:num>
  <w:num w:numId="11">
    <w:abstractNumId w:val="19"/>
  </w:num>
  <w:num w:numId="12">
    <w:abstractNumId w:val="23"/>
  </w:num>
  <w:num w:numId="13">
    <w:abstractNumId w:val="33"/>
  </w:num>
  <w:num w:numId="14">
    <w:abstractNumId w:val="39"/>
  </w:num>
  <w:num w:numId="15">
    <w:abstractNumId w:val="38"/>
  </w:num>
  <w:num w:numId="16">
    <w:abstractNumId w:val="11"/>
  </w:num>
  <w:num w:numId="17">
    <w:abstractNumId w:val="4"/>
  </w:num>
  <w:num w:numId="18">
    <w:abstractNumId w:val="28"/>
  </w:num>
  <w:num w:numId="19">
    <w:abstractNumId w:val="22"/>
  </w:num>
  <w:num w:numId="20">
    <w:abstractNumId w:val="15"/>
  </w:num>
  <w:num w:numId="21">
    <w:abstractNumId w:val="2"/>
  </w:num>
  <w:num w:numId="22">
    <w:abstractNumId w:val="5"/>
  </w:num>
  <w:num w:numId="23">
    <w:abstractNumId w:val="8"/>
  </w:num>
  <w:num w:numId="24">
    <w:abstractNumId w:val="36"/>
  </w:num>
  <w:num w:numId="25">
    <w:abstractNumId w:val="18"/>
  </w:num>
  <w:num w:numId="26">
    <w:abstractNumId w:val="37"/>
  </w:num>
  <w:num w:numId="27">
    <w:abstractNumId w:val="13"/>
  </w:num>
  <w:num w:numId="28">
    <w:abstractNumId w:val="32"/>
  </w:num>
  <w:num w:numId="29">
    <w:abstractNumId w:val="7"/>
  </w:num>
  <w:num w:numId="30">
    <w:abstractNumId w:val="21"/>
  </w:num>
  <w:num w:numId="31">
    <w:abstractNumId w:val="16"/>
  </w:num>
  <w:num w:numId="32">
    <w:abstractNumId w:val="3"/>
  </w:num>
  <w:num w:numId="33">
    <w:abstractNumId w:val="29"/>
  </w:num>
  <w:num w:numId="34">
    <w:abstractNumId w:val="27"/>
  </w:num>
  <w:num w:numId="35">
    <w:abstractNumId w:val="17"/>
  </w:num>
  <w:num w:numId="36">
    <w:abstractNumId w:val="35"/>
  </w:num>
  <w:num w:numId="37">
    <w:abstractNumId w:val="6"/>
  </w:num>
  <w:num w:numId="38">
    <w:abstractNumId w:val="26"/>
  </w:num>
  <w:num w:numId="39">
    <w:abstractNumId w:val="12"/>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EVAN">
    <w15:presenceInfo w15:providerId="Windows Live" w15:userId="2e5b50715c0349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948"/>
    <w:rsid w:val="000000D3"/>
    <w:rsid w:val="0000041D"/>
    <w:rsid w:val="00001F50"/>
    <w:rsid w:val="000029D5"/>
    <w:rsid w:val="00002D02"/>
    <w:rsid w:val="00003067"/>
    <w:rsid w:val="00004494"/>
    <w:rsid w:val="0000549A"/>
    <w:rsid w:val="0000649A"/>
    <w:rsid w:val="000077F4"/>
    <w:rsid w:val="00007E63"/>
    <w:rsid w:val="0001006C"/>
    <w:rsid w:val="0001086D"/>
    <w:rsid w:val="00010F71"/>
    <w:rsid w:val="00012530"/>
    <w:rsid w:val="00012D96"/>
    <w:rsid w:val="00012FC5"/>
    <w:rsid w:val="00014FA9"/>
    <w:rsid w:val="000155D2"/>
    <w:rsid w:val="00016C3C"/>
    <w:rsid w:val="0002091D"/>
    <w:rsid w:val="00020DB6"/>
    <w:rsid w:val="000215C5"/>
    <w:rsid w:val="00022750"/>
    <w:rsid w:val="00022B4F"/>
    <w:rsid w:val="00022F75"/>
    <w:rsid w:val="00023577"/>
    <w:rsid w:val="0002362A"/>
    <w:rsid w:val="0002520F"/>
    <w:rsid w:val="00027872"/>
    <w:rsid w:val="00030342"/>
    <w:rsid w:val="00030EF1"/>
    <w:rsid w:val="000311F2"/>
    <w:rsid w:val="00031782"/>
    <w:rsid w:val="00031B5C"/>
    <w:rsid w:val="000335A2"/>
    <w:rsid w:val="00033A2D"/>
    <w:rsid w:val="00033B3F"/>
    <w:rsid w:val="00034E05"/>
    <w:rsid w:val="00035100"/>
    <w:rsid w:val="00035651"/>
    <w:rsid w:val="000360BB"/>
    <w:rsid w:val="00037F5C"/>
    <w:rsid w:val="00040217"/>
    <w:rsid w:val="000406BC"/>
    <w:rsid w:val="0004071A"/>
    <w:rsid w:val="000410C9"/>
    <w:rsid w:val="00041C6D"/>
    <w:rsid w:val="00041CA5"/>
    <w:rsid w:val="00042191"/>
    <w:rsid w:val="000423D9"/>
    <w:rsid w:val="00043485"/>
    <w:rsid w:val="00043B81"/>
    <w:rsid w:val="000440BB"/>
    <w:rsid w:val="00050390"/>
    <w:rsid w:val="00051873"/>
    <w:rsid w:val="000554E0"/>
    <w:rsid w:val="0005680F"/>
    <w:rsid w:val="00061288"/>
    <w:rsid w:val="00062879"/>
    <w:rsid w:val="00062AFD"/>
    <w:rsid w:val="00063364"/>
    <w:rsid w:val="0006368F"/>
    <w:rsid w:val="00063D20"/>
    <w:rsid w:val="0006418D"/>
    <w:rsid w:val="00064BB1"/>
    <w:rsid w:val="00065298"/>
    <w:rsid w:val="00065414"/>
    <w:rsid w:val="00065581"/>
    <w:rsid w:val="00066565"/>
    <w:rsid w:val="000666AC"/>
    <w:rsid w:val="00074329"/>
    <w:rsid w:val="000746C7"/>
    <w:rsid w:val="00074882"/>
    <w:rsid w:val="00075449"/>
    <w:rsid w:val="000757EB"/>
    <w:rsid w:val="00076443"/>
    <w:rsid w:val="00076F02"/>
    <w:rsid w:val="0007728F"/>
    <w:rsid w:val="0007750B"/>
    <w:rsid w:val="00077D80"/>
    <w:rsid w:val="00080D94"/>
    <w:rsid w:val="00080E5D"/>
    <w:rsid w:val="00080F99"/>
    <w:rsid w:val="00082447"/>
    <w:rsid w:val="00083DD0"/>
    <w:rsid w:val="000851DF"/>
    <w:rsid w:val="00085941"/>
    <w:rsid w:val="000866EC"/>
    <w:rsid w:val="0009045B"/>
    <w:rsid w:val="00090603"/>
    <w:rsid w:val="00091EA6"/>
    <w:rsid w:val="00091FAE"/>
    <w:rsid w:val="000926CB"/>
    <w:rsid w:val="000938E2"/>
    <w:rsid w:val="00094D40"/>
    <w:rsid w:val="0009754E"/>
    <w:rsid w:val="00097998"/>
    <w:rsid w:val="000A063C"/>
    <w:rsid w:val="000A219C"/>
    <w:rsid w:val="000A2821"/>
    <w:rsid w:val="000A2DB7"/>
    <w:rsid w:val="000A5277"/>
    <w:rsid w:val="000A60F2"/>
    <w:rsid w:val="000A6488"/>
    <w:rsid w:val="000A7A04"/>
    <w:rsid w:val="000B1545"/>
    <w:rsid w:val="000B167D"/>
    <w:rsid w:val="000B1696"/>
    <w:rsid w:val="000B1B6A"/>
    <w:rsid w:val="000B1CB1"/>
    <w:rsid w:val="000B1EF6"/>
    <w:rsid w:val="000B2D49"/>
    <w:rsid w:val="000B2E2F"/>
    <w:rsid w:val="000B39F6"/>
    <w:rsid w:val="000B3B95"/>
    <w:rsid w:val="000B484F"/>
    <w:rsid w:val="000B59B0"/>
    <w:rsid w:val="000B6B9C"/>
    <w:rsid w:val="000B72A7"/>
    <w:rsid w:val="000C0536"/>
    <w:rsid w:val="000C08A7"/>
    <w:rsid w:val="000C17C0"/>
    <w:rsid w:val="000C3CF4"/>
    <w:rsid w:val="000C3D28"/>
    <w:rsid w:val="000C486F"/>
    <w:rsid w:val="000C4A0B"/>
    <w:rsid w:val="000C4FB9"/>
    <w:rsid w:val="000C52B8"/>
    <w:rsid w:val="000C5E36"/>
    <w:rsid w:val="000C6585"/>
    <w:rsid w:val="000C69EC"/>
    <w:rsid w:val="000C6E0F"/>
    <w:rsid w:val="000D025C"/>
    <w:rsid w:val="000D0ED1"/>
    <w:rsid w:val="000D0FF4"/>
    <w:rsid w:val="000D10DB"/>
    <w:rsid w:val="000D1374"/>
    <w:rsid w:val="000D196B"/>
    <w:rsid w:val="000D276C"/>
    <w:rsid w:val="000D317E"/>
    <w:rsid w:val="000D3A12"/>
    <w:rsid w:val="000D5CDA"/>
    <w:rsid w:val="000D686B"/>
    <w:rsid w:val="000D6C81"/>
    <w:rsid w:val="000D79AA"/>
    <w:rsid w:val="000E0352"/>
    <w:rsid w:val="000E20E8"/>
    <w:rsid w:val="000E2A53"/>
    <w:rsid w:val="000E2FCB"/>
    <w:rsid w:val="000E3528"/>
    <w:rsid w:val="000E4163"/>
    <w:rsid w:val="000E529F"/>
    <w:rsid w:val="000E5E7B"/>
    <w:rsid w:val="000E6B73"/>
    <w:rsid w:val="000F168B"/>
    <w:rsid w:val="000F1A94"/>
    <w:rsid w:val="000F23A6"/>
    <w:rsid w:val="000F3033"/>
    <w:rsid w:val="000F3147"/>
    <w:rsid w:val="000F3C8C"/>
    <w:rsid w:val="000F4419"/>
    <w:rsid w:val="000F5E79"/>
    <w:rsid w:val="000F77DB"/>
    <w:rsid w:val="000F7DC4"/>
    <w:rsid w:val="001017CD"/>
    <w:rsid w:val="00101C7C"/>
    <w:rsid w:val="001037DE"/>
    <w:rsid w:val="00104764"/>
    <w:rsid w:val="001048E5"/>
    <w:rsid w:val="001052B2"/>
    <w:rsid w:val="00105906"/>
    <w:rsid w:val="00106A1C"/>
    <w:rsid w:val="00106F6C"/>
    <w:rsid w:val="001073B9"/>
    <w:rsid w:val="001076E5"/>
    <w:rsid w:val="00107961"/>
    <w:rsid w:val="00107AC0"/>
    <w:rsid w:val="00110E51"/>
    <w:rsid w:val="00111B01"/>
    <w:rsid w:val="00112E3F"/>
    <w:rsid w:val="0011482D"/>
    <w:rsid w:val="001162DC"/>
    <w:rsid w:val="00116E8A"/>
    <w:rsid w:val="00120104"/>
    <w:rsid w:val="00120212"/>
    <w:rsid w:val="00121186"/>
    <w:rsid w:val="0012142D"/>
    <w:rsid w:val="0012351D"/>
    <w:rsid w:val="00123683"/>
    <w:rsid w:val="00125E5B"/>
    <w:rsid w:val="00126852"/>
    <w:rsid w:val="00126C16"/>
    <w:rsid w:val="00126C48"/>
    <w:rsid w:val="00126DFD"/>
    <w:rsid w:val="00127891"/>
    <w:rsid w:val="00130B60"/>
    <w:rsid w:val="001318BD"/>
    <w:rsid w:val="00132236"/>
    <w:rsid w:val="0013366E"/>
    <w:rsid w:val="0013381F"/>
    <w:rsid w:val="001346C9"/>
    <w:rsid w:val="00135745"/>
    <w:rsid w:val="0013780B"/>
    <w:rsid w:val="00137DA6"/>
    <w:rsid w:val="001400BA"/>
    <w:rsid w:val="00141643"/>
    <w:rsid w:val="00141A49"/>
    <w:rsid w:val="00141C48"/>
    <w:rsid w:val="0014384E"/>
    <w:rsid w:val="00143DA2"/>
    <w:rsid w:val="00144273"/>
    <w:rsid w:val="001452E9"/>
    <w:rsid w:val="001457EE"/>
    <w:rsid w:val="00146F8F"/>
    <w:rsid w:val="0014706F"/>
    <w:rsid w:val="001509DC"/>
    <w:rsid w:val="00150A8D"/>
    <w:rsid w:val="00150BC2"/>
    <w:rsid w:val="001511CA"/>
    <w:rsid w:val="001533DB"/>
    <w:rsid w:val="00154361"/>
    <w:rsid w:val="00155B0A"/>
    <w:rsid w:val="00156352"/>
    <w:rsid w:val="00156AEA"/>
    <w:rsid w:val="00161811"/>
    <w:rsid w:val="00162B0D"/>
    <w:rsid w:val="00163562"/>
    <w:rsid w:val="00163AAC"/>
    <w:rsid w:val="00164407"/>
    <w:rsid w:val="001648C9"/>
    <w:rsid w:val="00164C4D"/>
    <w:rsid w:val="00166B4C"/>
    <w:rsid w:val="00167BE3"/>
    <w:rsid w:val="00167EC9"/>
    <w:rsid w:val="0017034E"/>
    <w:rsid w:val="0017196E"/>
    <w:rsid w:val="00171D14"/>
    <w:rsid w:val="00172A1D"/>
    <w:rsid w:val="001738B9"/>
    <w:rsid w:val="00173A8B"/>
    <w:rsid w:val="0017604D"/>
    <w:rsid w:val="0017609E"/>
    <w:rsid w:val="001760A0"/>
    <w:rsid w:val="00176335"/>
    <w:rsid w:val="00176879"/>
    <w:rsid w:val="00180C9A"/>
    <w:rsid w:val="00183049"/>
    <w:rsid w:val="001832C7"/>
    <w:rsid w:val="00184D83"/>
    <w:rsid w:val="001862B8"/>
    <w:rsid w:val="001868BF"/>
    <w:rsid w:val="00187687"/>
    <w:rsid w:val="00187904"/>
    <w:rsid w:val="00187AD0"/>
    <w:rsid w:val="00187C9A"/>
    <w:rsid w:val="00191B7F"/>
    <w:rsid w:val="00192AE1"/>
    <w:rsid w:val="001931E4"/>
    <w:rsid w:val="00193640"/>
    <w:rsid w:val="00197527"/>
    <w:rsid w:val="001A1335"/>
    <w:rsid w:val="001A1D4C"/>
    <w:rsid w:val="001A2BA2"/>
    <w:rsid w:val="001A2CBD"/>
    <w:rsid w:val="001A4FC1"/>
    <w:rsid w:val="001A5527"/>
    <w:rsid w:val="001A5D89"/>
    <w:rsid w:val="001A6615"/>
    <w:rsid w:val="001A6DE3"/>
    <w:rsid w:val="001A71B8"/>
    <w:rsid w:val="001A788C"/>
    <w:rsid w:val="001B0147"/>
    <w:rsid w:val="001B206A"/>
    <w:rsid w:val="001B2682"/>
    <w:rsid w:val="001B39C6"/>
    <w:rsid w:val="001B3E7A"/>
    <w:rsid w:val="001B3F3E"/>
    <w:rsid w:val="001B4698"/>
    <w:rsid w:val="001B49E2"/>
    <w:rsid w:val="001B4A92"/>
    <w:rsid w:val="001B53BB"/>
    <w:rsid w:val="001B5809"/>
    <w:rsid w:val="001B5E3B"/>
    <w:rsid w:val="001B77A5"/>
    <w:rsid w:val="001B7AD6"/>
    <w:rsid w:val="001B7AF2"/>
    <w:rsid w:val="001C0140"/>
    <w:rsid w:val="001C270D"/>
    <w:rsid w:val="001C2828"/>
    <w:rsid w:val="001C2924"/>
    <w:rsid w:val="001C2C2A"/>
    <w:rsid w:val="001C3BE4"/>
    <w:rsid w:val="001C4EA5"/>
    <w:rsid w:val="001C4F4D"/>
    <w:rsid w:val="001C4F5D"/>
    <w:rsid w:val="001C5473"/>
    <w:rsid w:val="001C638C"/>
    <w:rsid w:val="001C6ED5"/>
    <w:rsid w:val="001C7889"/>
    <w:rsid w:val="001D11E2"/>
    <w:rsid w:val="001D14A7"/>
    <w:rsid w:val="001D1E89"/>
    <w:rsid w:val="001D2C92"/>
    <w:rsid w:val="001D33CD"/>
    <w:rsid w:val="001D354F"/>
    <w:rsid w:val="001D4825"/>
    <w:rsid w:val="001D4B20"/>
    <w:rsid w:val="001D56A6"/>
    <w:rsid w:val="001D5BC9"/>
    <w:rsid w:val="001E093D"/>
    <w:rsid w:val="001E2FDD"/>
    <w:rsid w:val="001E2FE1"/>
    <w:rsid w:val="001E53D7"/>
    <w:rsid w:val="001E630C"/>
    <w:rsid w:val="001E6857"/>
    <w:rsid w:val="001E6BA7"/>
    <w:rsid w:val="001E76B6"/>
    <w:rsid w:val="001E7E79"/>
    <w:rsid w:val="001F03F8"/>
    <w:rsid w:val="001F07A8"/>
    <w:rsid w:val="001F34A1"/>
    <w:rsid w:val="001F4B5D"/>
    <w:rsid w:val="001F4DA8"/>
    <w:rsid w:val="001F5224"/>
    <w:rsid w:val="001F59B1"/>
    <w:rsid w:val="001F65E0"/>
    <w:rsid w:val="001F6651"/>
    <w:rsid w:val="001F6B5A"/>
    <w:rsid w:val="001F7020"/>
    <w:rsid w:val="001F754E"/>
    <w:rsid w:val="001F7FA7"/>
    <w:rsid w:val="0020072C"/>
    <w:rsid w:val="00201371"/>
    <w:rsid w:val="002015DE"/>
    <w:rsid w:val="002016FB"/>
    <w:rsid w:val="00201D5F"/>
    <w:rsid w:val="00202296"/>
    <w:rsid w:val="00202748"/>
    <w:rsid w:val="0020276B"/>
    <w:rsid w:val="00203CE7"/>
    <w:rsid w:val="00204857"/>
    <w:rsid w:val="00204BAC"/>
    <w:rsid w:val="00204BB1"/>
    <w:rsid w:val="002058E9"/>
    <w:rsid w:val="00205CF5"/>
    <w:rsid w:val="00207436"/>
    <w:rsid w:val="00207C52"/>
    <w:rsid w:val="00210B98"/>
    <w:rsid w:val="0021146E"/>
    <w:rsid w:val="00211B6F"/>
    <w:rsid w:val="00212347"/>
    <w:rsid w:val="00214744"/>
    <w:rsid w:val="00214B5A"/>
    <w:rsid w:val="002158F0"/>
    <w:rsid w:val="0021711E"/>
    <w:rsid w:val="002203C6"/>
    <w:rsid w:val="00220E85"/>
    <w:rsid w:val="002216F6"/>
    <w:rsid w:val="00221A73"/>
    <w:rsid w:val="002223B7"/>
    <w:rsid w:val="002240A6"/>
    <w:rsid w:val="002243BF"/>
    <w:rsid w:val="002260E6"/>
    <w:rsid w:val="002267D7"/>
    <w:rsid w:val="00226EC8"/>
    <w:rsid w:val="00227AB5"/>
    <w:rsid w:val="00227CA6"/>
    <w:rsid w:val="00230160"/>
    <w:rsid w:val="00230F0F"/>
    <w:rsid w:val="00231616"/>
    <w:rsid w:val="00231863"/>
    <w:rsid w:val="00232120"/>
    <w:rsid w:val="0023248E"/>
    <w:rsid w:val="0023318D"/>
    <w:rsid w:val="002340D8"/>
    <w:rsid w:val="002362D9"/>
    <w:rsid w:val="00236D26"/>
    <w:rsid w:val="00237A59"/>
    <w:rsid w:val="002403AC"/>
    <w:rsid w:val="00242152"/>
    <w:rsid w:val="00242D55"/>
    <w:rsid w:val="00242F91"/>
    <w:rsid w:val="0024323D"/>
    <w:rsid w:val="00243BFA"/>
    <w:rsid w:val="00243E79"/>
    <w:rsid w:val="00243FE3"/>
    <w:rsid w:val="00244A27"/>
    <w:rsid w:val="00245197"/>
    <w:rsid w:val="0024597E"/>
    <w:rsid w:val="00246840"/>
    <w:rsid w:val="00246A38"/>
    <w:rsid w:val="002477EE"/>
    <w:rsid w:val="00250067"/>
    <w:rsid w:val="00250F43"/>
    <w:rsid w:val="002512E0"/>
    <w:rsid w:val="002530FD"/>
    <w:rsid w:val="00253E27"/>
    <w:rsid w:val="00254CD6"/>
    <w:rsid w:val="002563A0"/>
    <w:rsid w:val="00257123"/>
    <w:rsid w:val="002576A3"/>
    <w:rsid w:val="00257E7B"/>
    <w:rsid w:val="002601CB"/>
    <w:rsid w:val="00260EC3"/>
    <w:rsid w:val="00262E3F"/>
    <w:rsid w:val="002637DA"/>
    <w:rsid w:val="00266B2B"/>
    <w:rsid w:val="002674C4"/>
    <w:rsid w:val="002705DC"/>
    <w:rsid w:val="00271A4A"/>
    <w:rsid w:val="002729D0"/>
    <w:rsid w:val="00275008"/>
    <w:rsid w:val="0027695F"/>
    <w:rsid w:val="0027781E"/>
    <w:rsid w:val="002778C4"/>
    <w:rsid w:val="00281103"/>
    <w:rsid w:val="00282B67"/>
    <w:rsid w:val="00283269"/>
    <w:rsid w:val="00283948"/>
    <w:rsid w:val="00283AF7"/>
    <w:rsid w:val="00283B22"/>
    <w:rsid w:val="00283D0F"/>
    <w:rsid w:val="00284115"/>
    <w:rsid w:val="00284851"/>
    <w:rsid w:val="00285C60"/>
    <w:rsid w:val="00285FAF"/>
    <w:rsid w:val="00287867"/>
    <w:rsid w:val="002915C8"/>
    <w:rsid w:val="002921EE"/>
    <w:rsid w:val="0029315A"/>
    <w:rsid w:val="00293AB3"/>
    <w:rsid w:val="00293C7E"/>
    <w:rsid w:val="0029420D"/>
    <w:rsid w:val="00296CAE"/>
    <w:rsid w:val="00297B97"/>
    <w:rsid w:val="002A1CB0"/>
    <w:rsid w:val="002A2E4B"/>
    <w:rsid w:val="002A34CE"/>
    <w:rsid w:val="002A4354"/>
    <w:rsid w:val="002A4D28"/>
    <w:rsid w:val="002A5272"/>
    <w:rsid w:val="002A699C"/>
    <w:rsid w:val="002A7E21"/>
    <w:rsid w:val="002B0AC5"/>
    <w:rsid w:val="002B15D6"/>
    <w:rsid w:val="002B1890"/>
    <w:rsid w:val="002B1956"/>
    <w:rsid w:val="002B3168"/>
    <w:rsid w:val="002B52C9"/>
    <w:rsid w:val="002B6575"/>
    <w:rsid w:val="002B6BF9"/>
    <w:rsid w:val="002B7D71"/>
    <w:rsid w:val="002C0084"/>
    <w:rsid w:val="002C0798"/>
    <w:rsid w:val="002C15FF"/>
    <w:rsid w:val="002C1651"/>
    <w:rsid w:val="002C407A"/>
    <w:rsid w:val="002C46A9"/>
    <w:rsid w:val="002C57D1"/>
    <w:rsid w:val="002C5FE4"/>
    <w:rsid w:val="002C7131"/>
    <w:rsid w:val="002D117A"/>
    <w:rsid w:val="002D1B8B"/>
    <w:rsid w:val="002D1C2D"/>
    <w:rsid w:val="002D4225"/>
    <w:rsid w:val="002D4632"/>
    <w:rsid w:val="002D4A62"/>
    <w:rsid w:val="002D4C8E"/>
    <w:rsid w:val="002D4CC4"/>
    <w:rsid w:val="002D52C1"/>
    <w:rsid w:val="002D5D85"/>
    <w:rsid w:val="002D63A5"/>
    <w:rsid w:val="002D67BD"/>
    <w:rsid w:val="002D7517"/>
    <w:rsid w:val="002D7679"/>
    <w:rsid w:val="002E05D6"/>
    <w:rsid w:val="002E09DC"/>
    <w:rsid w:val="002E16B3"/>
    <w:rsid w:val="002E1C64"/>
    <w:rsid w:val="002E24C9"/>
    <w:rsid w:val="002E2572"/>
    <w:rsid w:val="002E2FF4"/>
    <w:rsid w:val="002E41AD"/>
    <w:rsid w:val="002E5CA4"/>
    <w:rsid w:val="002E68C4"/>
    <w:rsid w:val="002E6967"/>
    <w:rsid w:val="002E69AB"/>
    <w:rsid w:val="002E743F"/>
    <w:rsid w:val="002F09AA"/>
    <w:rsid w:val="002F0AF8"/>
    <w:rsid w:val="002F1D2B"/>
    <w:rsid w:val="002F2345"/>
    <w:rsid w:val="002F62B4"/>
    <w:rsid w:val="00300F71"/>
    <w:rsid w:val="003042FD"/>
    <w:rsid w:val="00304BF5"/>
    <w:rsid w:val="00305379"/>
    <w:rsid w:val="003109FC"/>
    <w:rsid w:val="00310F46"/>
    <w:rsid w:val="003112EF"/>
    <w:rsid w:val="00312C46"/>
    <w:rsid w:val="00312CB1"/>
    <w:rsid w:val="00313629"/>
    <w:rsid w:val="0031379F"/>
    <w:rsid w:val="00313D98"/>
    <w:rsid w:val="00315280"/>
    <w:rsid w:val="00315BD5"/>
    <w:rsid w:val="00315CBB"/>
    <w:rsid w:val="00320944"/>
    <w:rsid w:val="00322379"/>
    <w:rsid w:val="0032336F"/>
    <w:rsid w:val="00323E5B"/>
    <w:rsid w:val="00325954"/>
    <w:rsid w:val="00325B7A"/>
    <w:rsid w:val="00326E72"/>
    <w:rsid w:val="00326FE0"/>
    <w:rsid w:val="00326FFA"/>
    <w:rsid w:val="00327F7C"/>
    <w:rsid w:val="0033111D"/>
    <w:rsid w:val="00331827"/>
    <w:rsid w:val="003333A3"/>
    <w:rsid w:val="00333504"/>
    <w:rsid w:val="00333737"/>
    <w:rsid w:val="00334646"/>
    <w:rsid w:val="00334867"/>
    <w:rsid w:val="00337FB4"/>
    <w:rsid w:val="00340C75"/>
    <w:rsid w:val="00341077"/>
    <w:rsid w:val="00342935"/>
    <w:rsid w:val="003448BC"/>
    <w:rsid w:val="00345B82"/>
    <w:rsid w:val="00345CEC"/>
    <w:rsid w:val="003467B1"/>
    <w:rsid w:val="00346800"/>
    <w:rsid w:val="00347B34"/>
    <w:rsid w:val="003504A2"/>
    <w:rsid w:val="003521A1"/>
    <w:rsid w:val="00352903"/>
    <w:rsid w:val="00352FE2"/>
    <w:rsid w:val="0035494D"/>
    <w:rsid w:val="00355A9E"/>
    <w:rsid w:val="0035610E"/>
    <w:rsid w:val="003563D9"/>
    <w:rsid w:val="00356CF6"/>
    <w:rsid w:val="003576F4"/>
    <w:rsid w:val="0036014F"/>
    <w:rsid w:val="00360933"/>
    <w:rsid w:val="00362215"/>
    <w:rsid w:val="003624D9"/>
    <w:rsid w:val="0036302B"/>
    <w:rsid w:val="003631D4"/>
    <w:rsid w:val="0036329F"/>
    <w:rsid w:val="003635F5"/>
    <w:rsid w:val="00365B10"/>
    <w:rsid w:val="00365F15"/>
    <w:rsid w:val="00366DB6"/>
    <w:rsid w:val="00367D1F"/>
    <w:rsid w:val="003705BF"/>
    <w:rsid w:val="00373A8B"/>
    <w:rsid w:val="003746A1"/>
    <w:rsid w:val="0037664B"/>
    <w:rsid w:val="00376DD6"/>
    <w:rsid w:val="0038122E"/>
    <w:rsid w:val="0038142D"/>
    <w:rsid w:val="00381C2A"/>
    <w:rsid w:val="003835FB"/>
    <w:rsid w:val="003837D9"/>
    <w:rsid w:val="00385FC5"/>
    <w:rsid w:val="003876D5"/>
    <w:rsid w:val="00387DC2"/>
    <w:rsid w:val="003903D6"/>
    <w:rsid w:val="00390EDD"/>
    <w:rsid w:val="00391649"/>
    <w:rsid w:val="0039225A"/>
    <w:rsid w:val="0039254E"/>
    <w:rsid w:val="00392FC7"/>
    <w:rsid w:val="00393033"/>
    <w:rsid w:val="003931FF"/>
    <w:rsid w:val="0039348A"/>
    <w:rsid w:val="00393588"/>
    <w:rsid w:val="0039366E"/>
    <w:rsid w:val="00393A3A"/>
    <w:rsid w:val="003945BD"/>
    <w:rsid w:val="00394822"/>
    <w:rsid w:val="00396CD4"/>
    <w:rsid w:val="0039756D"/>
    <w:rsid w:val="003A3BF1"/>
    <w:rsid w:val="003A3FE5"/>
    <w:rsid w:val="003A5124"/>
    <w:rsid w:val="003A561A"/>
    <w:rsid w:val="003A5955"/>
    <w:rsid w:val="003A5A58"/>
    <w:rsid w:val="003A5C4D"/>
    <w:rsid w:val="003A735F"/>
    <w:rsid w:val="003A73F7"/>
    <w:rsid w:val="003B01F6"/>
    <w:rsid w:val="003B0A2D"/>
    <w:rsid w:val="003B1795"/>
    <w:rsid w:val="003B2912"/>
    <w:rsid w:val="003B3312"/>
    <w:rsid w:val="003B5263"/>
    <w:rsid w:val="003B59BA"/>
    <w:rsid w:val="003B5CA2"/>
    <w:rsid w:val="003B6E95"/>
    <w:rsid w:val="003B743E"/>
    <w:rsid w:val="003B759D"/>
    <w:rsid w:val="003B7B3F"/>
    <w:rsid w:val="003C0797"/>
    <w:rsid w:val="003C3238"/>
    <w:rsid w:val="003C44BE"/>
    <w:rsid w:val="003C45DB"/>
    <w:rsid w:val="003C48E8"/>
    <w:rsid w:val="003C506C"/>
    <w:rsid w:val="003C5601"/>
    <w:rsid w:val="003C57B3"/>
    <w:rsid w:val="003C68C3"/>
    <w:rsid w:val="003D01BA"/>
    <w:rsid w:val="003D04A1"/>
    <w:rsid w:val="003D0968"/>
    <w:rsid w:val="003D3228"/>
    <w:rsid w:val="003D3FAF"/>
    <w:rsid w:val="003D49E9"/>
    <w:rsid w:val="003D4A50"/>
    <w:rsid w:val="003D4E97"/>
    <w:rsid w:val="003D5B7E"/>
    <w:rsid w:val="003D6573"/>
    <w:rsid w:val="003D66D5"/>
    <w:rsid w:val="003D6979"/>
    <w:rsid w:val="003D6BB3"/>
    <w:rsid w:val="003D764E"/>
    <w:rsid w:val="003D7F2F"/>
    <w:rsid w:val="003E03FE"/>
    <w:rsid w:val="003E04B1"/>
    <w:rsid w:val="003E054F"/>
    <w:rsid w:val="003E0F07"/>
    <w:rsid w:val="003E2DBA"/>
    <w:rsid w:val="003E2F3C"/>
    <w:rsid w:val="003E3572"/>
    <w:rsid w:val="003E36A4"/>
    <w:rsid w:val="003E3F29"/>
    <w:rsid w:val="003E4201"/>
    <w:rsid w:val="003E6532"/>
    <w:rsid w:val="003E65E3"/>
    <w:rsid w:val="003E7D15"/>
    <w:rsid w:val="003E7D2D"/>
    <w:rsid w:val="003E7E68"/>
    <w:rsid w:val="003F2000"/>
    <w:rsid w:val="003F32EC"/>
    <w:rsid w:val="003F49E6"/>
    <w:rsid w:val="003F4FB3"/>
    <w:rsid w:val="003F568A"/>
    <w:rsid w:val="003F6359"/>
    <w:rsid w:val="003F6DA3"/>
    <w:rsid w:val="003F7BDC"/>
    <w:rsid w:val="003F7D09"/>
    <w:rsid w:val="00400B8C"/>
    <w:rsid w:val="00400E9C"/>
    <w:rsid w:val="00402A4A"/>
    <w:rsid w:val="00404EA7"/>
    <w:rsid w:val="0040525E"/>
    <w:rsid w:val="004053EA"/>
    <w:rsid w:val="004074A9"/>
    <w:rsid w:val="0040792A"/>
    <w:rsid w:val="004104B2"/>
    <w:rsid w:val="004107DA"/>
    <w:rsid w:val="004115A2"/>
    <w:rsid w:val="00411930"/>
    <w:rsid w:val="00414188"/>
    <w:rsid w:val="0041474F"/>
    <w:rsid w:val="004148C0"/>
    <w:rsid w:val="004168D5"/>
    <w:rsid w:val="00416E29"/>
    <w:rsid w:val="0042122A"/>
    <w:rsid w:val="004216A4"/>
    <w:rsid w:val="00421A92"/>
    <w:rsid w:val="0042308C"/>
    <w:rsid w:val="00424161"/>
    <w:rsid w:val="004243E0"/>
    <w:rsid w:val="00424F6B"/>
    <w:rsid w:val="004251FD"/>
    <w:rsid w:val="0042756F"/>
    <w:rsid w:val="00431867"/>
    <w:rsid w:val="00431C30"/>
    <w:rsid w:val="00431EE0"/>
    <w:rsid w:val="00432196"/>
    <w:rsid w:val="00432539"/>
    <w:rsid w:val="0043388C"/>
    <w:rsid w:val="00433B0E"/>
    <w:rsid w:val="00435B4B"/>
    <w:rsid w:val="00435F64"/>
    <w:rsid w:val="004364DA"/>
    <w:rsid w:val="00436A09"/>
    <w:rsid w:val="00441AD1"/>
    <w:rsid w:val="00441E83"/>
    <w:rsid w:val="004432CC"/>
    <w:rsid w:val="0044376C"/>
    <w:rsid w:val="004455C7"/>
    <w:rsid w:val="00446A7D"/>
    <w:rsid w:val="00446D1B"/>
    <w:rsid w:val="00447262"/>
    <w:rsid w:val="00447957"/>
    <w:rsid w:val="00451369"/>
    <w:rsid w:val="00451850"/>
    <w:rsid w:val="004518D8"/>
    <w:rsid w:val="00452615"/>
    <w:rsid w:val="00453825"/>
    <w:rsid w:val="00455281"/>
    <w:rsid w:val="0045639B"/>
    <w:rsid w:val="00457999"/>
    <w:rsid w:val="00457A46"/>
    <w:rsid w:val="00457B6C"/>
    <w:rsid w:val="0046004B"/>
    <w:rsid w:val="00460F27"/>
    <w:rsid w:val="00461799"/>
    <w:rsid w:val="00462180"/>
    <w:rsid w:val="004623C9"/>
    <w:rsid w:val="00462777"/>
    <w:rsid w:val="00463220"/>
    <w:rsid w:val="00464AA5"/>
    <w:rsid w:val="004657DE"/>
    <w:rsid w:val="00467000"/>
    <w:rsid w:val="004673F4"/>
    <w:rsid w:val="00470068"/>
    <w:rsid w:val="00470F47"/>
    <w:rsid w:val="00471585"/>
    <w:rsid w:val="004743B5"/>
    <w:rsid w:val="004746A3"/>
    <w:rsid w:val="00474833"/>
    <w:rsid w:val="004751BA"/>
    <w:rsid w:val="004758E4"/>
    <w:rsid w:val="00475C92"/>
    <w:rsid w:val="00476223"/>
    <w:rsid w:val="0047624D"/>
    <w:rsid w:val="004774F5"/>
    <w:rsid w:val="004816DB"/>
    <w:rsid w:val="00482099"/>
    <w:rsid w:val="00483BC1"/>
    <w:rsid w:val="004841C1"/>
    <w:rsid w:val="004856BF"/>
    <w:rsid w:val="00485BCC"/>
    <w:rsid w:val="004866F2"/>
    <w:rsid w:val="00487CEC"/>
    <w:rsid w:val="004919EF"/>
    <w:rsid w:val="00491BB0"/>
    <w:rsid w:val="00492492"/>
    <w:rsid w:val="00492ABB"/>
    <w:rsid w:val="00492C14"/>
    <w:rsid w:val="004934EA"/>
    <w:rsid w:val="0049355F"/>
    <w:rsid w:val="00494100"/>
    <w:rsid w:val="00497959"/>
    <w:rsid w:val="004A05EE"/>
    <w:rsid w:val="004A2841"/>
    <w:rsid w:val="004A37FD"/>
    <w:rsid w:val="004A4AC0"/>
    <w:rsid w:val="004A764E"/>
    <w:rsid w:val="004B1613"/>
    <w:rsid w:val="004B2925"/>
    <w:rsid w:val="004B355F"/>
    <w:rsid w:val="004B4B9A"/>
    <w:rsid w:val="004B5466"/>
    <w:rsid w:val="004B5862"/>
    <w:rsid w:val="004B58A3"/>
    <w:rsid w:val="004B6299"/>
    <w:rsid w:val="004B729B"/>
    <w:rsid w:val="004B7AF5"/>
    <w:rsid w:val="004C06D4"/>
    <w:rsid w:val="004C12CE"/>
    <w:rsid w:val="004C1F92"/>
    <w:rsid w:val="004C292A"/>
    <w:rsid w:val="004C2BC0"/>
    <w:rsid w:val="004C42A5"/>
    <w:rsid w:val="004C4ECC"/>
    <w:rsid w:val="004C5F68"/>
    <w:rsid w:val="004C75A6"/>
    <w:rsid w:val="004D09A6"/>
    <w:rsid w:val="004D2597"/>
    <w:rsid w:val="004D2C11"/>
    <w:rsid w:val="004D3457"/>
    <w:rsid w:val="004D38A2"/>
    <w:rsid w:val="004D4909"/>
    <w:rsid w:val="004D5CE1"/>
    <w:rsid w:val="004D5CE5"/>
    <w:rsid w:val="004D6008"/>
    <w:rsid w:val="004D7419"/>
    <w:rsid w:val="004D74ED"/>
    <w:rsid w:val="004E28E8"/>
    <w:rsid w:val="004E2932"/>
    <w:rsid w:val="004E39A0"/>
    <w:rsid w:val="004E4D69"/>
    <w:rsid w:val="004E536C"/>
    <w:rsid w:val="004E687F"/>
    <w:rsid w:val="004E7EEB"/>
    <w:rsid w:val="004F056D"/>
    <w:rsid w:val="004F084D"/>
    <w:rsid w:val="004F1245"/>
    <w:rsid w:val="004F19FA"/>
    <w:rsid w:val="004F32F1"/>
    <w:rsid w:val="004F40EB"/>
    <w:rsid w:val="004F5DE6"/>
    <w:rsid w:val="00500A6A"/>
    <w:rsid w:val="00501282"/>
    <w:rsid w:val="00501387"/>
    <w:rsid w:val="005014A7"/>
    <w:rsid w:val="00501507"/>
    <w:rsid w:val="00501D12"/>
    <w:rsid w:val="0050208D"/>
    <w:rsid w:val="00502FE3"/>
    <w:rsid w:val="005033E7"/>
    <w:rsid w:val="00504552"/>
    <w:rsid w:val="005046BE"/>
    <w:rsid w:val="00504D48"/>
    <w:rsid w:val="00506FBF"/>
    <w:rsid w:val="0050719D"/>
    <w:rsid w:val="005076C7"/>
    <w:rsid w:val="0050783D"/>
    <w:rsid w:val="005078AC"/>
    <w:rsid w:val="0051032E"/>
    <w:rsid w:val="0051070D"/>
    <w:rsid w:val="00510F91"/>
    <w:rsid w:val="00511399"/>
    <w:rsid w:val="0051215C"/>
    <w:rsid w:val="005121DC"/>
    <w:rsid w:val="005128EA"/>
    <w:rsid w:val="0051359B"/>
    <w:rsid w:val="00513C21"/>
    <w:rsid w:val="00514C28"/>
    <w:rsid w:val="00514C56"/>
    <w:rsid w:val="0051592E"/>
    <w:rsid w:val="005178FD"/>
    <w:rsid w:val="00520741"/>
    <w:rsid w:val="00520C91"/>
    <w:rsid w:val="00520DA1"/>
    <w:rsid w:val="00520EC6"/>
    <w:rsid w:val="00521C4C"/>
    <w:rsid w:val="00523676"/>
    <w:rsid w:val="00524FBF"/>
    <w:rsid w:val="00525605"/>
    <w:rsid w:val="0052594A"/>
    <w:rsid w:val="00527962"/>
    <w:rsid w:val="0053026F"/>
    <w:rsid w:val="00532409"/>
    <w:rsid w:val="00532D95"/>
    <w:rsid w:val="00534381"/>
    <w:rsid w:val="0053576F"/>
    <w:rsid w:val="005369E2"/>
    <w:rsid w:val="00541A26"/>
    <w:rsid w:val="00543664"/>
    <w:rsid w:val="005436F9"/>
    <w:rsid w:val="0054501C"/>
    <w:rsid w:val="00546072"/>
    <w:rsid w:val="005461FE"/>
    <w:rsid w:val="00546289"/>
    <w:rsid w:val="00552104"/>
    <w:rsid w:val="00554910"/>
    <w:rsid w:val="005557CE"/>
    <w:rsid w:val="00556B21"/>
    <w:rsid w:val="00564905"/>
    <w:rsid w:val="005658D8"/>
    <w:rsid w:val="00566150"/>
    <w:rsid w:val="0056620A"/>
    <w:rsid w:val="005663E2"/>
    <w:rsid w:val="00566CB1"/>
    <w:rsid w:val="00566D7E"/>
    <w:rsid w:val="00567434"/>
    <w:rsid w:val="00567448"/>
    <w:rsid w:val="00567A5C"/>
    <w:rsid w:val="00567E3E"/>
    <w:rsid w:val="00570DA6"/>
    <w:rsid w:val="00570EB2"/>
    <w:rsid w:val="00570ED0"/>
    <w:rsid w:val="00571261"/>
    <w:rsid w:val="005718A4"/>
    <w:rsid w:val="00571DD0"/>
    <w:rsid w:val="00571F63"/>
    <w:rsid w:val="0057221B"/>
    <w:rsid w:val="0057291F"/>
    <w:rsid w:val="00572AA6"/>
    <w:rsid w:val="00576783"/>
    <w:rsid w:val="00576784"/>
    <w:rsid w:val="00576843"/>
    <w:rsid w:val="00577EB2"/>
    <w:rsid w:val="00580B08"/>
    <w:rsid w:val="00580B54"/>
    <w:rsid w:val="00580F40"/>
    <w:rsid w:val="00583E85"/>
    <w:rsid w:val="00584845"/>
    <w:rsid w:val="00584F75"/>
    <w:rsid w:val="005851F1"/>
    <w:rsid w:val="0058701C"/>
    <w:rsid w:val="00587AC6"/>
    <w:rsid w:val="005906BE"/>
    <w:rsid w:val="00590877"/>
    <w:rsid w:val="00590A17"/>
    <w:rsid w:val="00592A50"/>
    <w:rsid w:val="00594049"/>
    <w:rsid w:val="00595933"/>
    <w:rsid w:val="00595BA0"/>
    <w:rsid w:val="005A118D"/>
    <w:rsid w:val="005A1415"/>
    <w:rsid w:val="005A1E36"/>
    <w:rsid w:val="005A2F44"/>
    <w:rsid w:val="005A49A0"/>
    <w:rsid w:val="005A5735"/>
    <w:rsid w:val="005A65BD"/>
    <w:rsid w:val="005A6A39"/>
    <w:rsid w:val="005A7C3D"/>
    <w:rsid w:val="005A7D83"/>
    <w:rsid w:val="005B04E0"/>
    <w:rsid w:val="005B6795"/>
    <w:rsid w:val="005B6D40"/>
    <w:rsid w:val="005B7300"/>
    <w:rsid w:val="005B7864"/>
    <w:rsid w:val="005B78A2"/>
    <w:rsid w:val="005B7B9B"/>
    <w:rsid w:val="005C0409"/>
    <w:rsid w:val="005C09E2"/>
    <w:rsid w:val="005C1DE9"/>
    <w:rsid w:val="005C4D17"/>
    <w:rsid w:val="005C6A28"/>
    <w:rsid w:val="005D0D12"/>
    <w:rsid w:val="005D260D"/>
    <w:rsid w:val="005D2CCD"/>
    <w:rsid w:val="005D3F14"/>
    <w:rsid w:val="005D403B"/>
    <w:rsid w:val="005D447C"/>
    <w:rsid w:val="005D44ED"/>
    <w:rsid w:val="005D4E80"/>
    <w:rsid w:val="005D5B8B"/>
    <w:rsid w:val="005D700E"/>
    <w:rsid w:val="005D74F7"/>
    <w:rsid w:val="005D7B50"/>
    <w:rsid w:val="005E1C3D"/>
    <w:rsid w:val="005E3194"/>
    <w:rsid w:val="005E377D"/>
    <w:rsid w:val="005E46C2"/>
    <w:rsid w:val="005E4A02"/>
    <w:rsid w:val="005E5CC1"/>
    <w:rsid w:val="005E643C"/>
    <w:rsid w:val="005E6B56"/>
    <w:rsid w:val="005F10D4"/>
    <w:rsid w:val="005F1390"/>
    <w:rsid w:val="005F19EC"/>
    <w:rsid w:val="005F1BED"/>
    <w:rsid w:val="005F257A"/>
    <w:rsid w:val="005F296C"/>
    <w:rsid w:val="005F2EEC"/>
    <w:rsid w:val="005F323A"/>
    <w:rsid w:val="005F32AF"/>
    <w:rsid w:val="005F379E"/>
    <w:rsid w:val="005F396B"/>
    <w:rsid w:val="005F4D2B"/>
    <w:rsid w:val="005F5996"/>
    <w:rsid w:val="005F73BE"/>
    <w:rsid w:val="00601958"/>
    <w:rsid w:val="00601D0B"/>
    <w:rsid w:val="006029C5"/>
    <w:rsid w:val="00602E62"/>
    <w:rsid w:val="0060360C"/>
    <w:rsid w:val="006046AE"/>
    <w:rsid w:val="00604F4F"/>
    <w:rsid w:val="0060641A"/>
    <w:rsid w:val="006069D2"/>
    <w:rsid w:val="006070E4"/>
    <w:rsid w:val="006107B1"/>
    <w:rsid w:val="00611D21"/>
    <w:rsid w:val="00611F53"/>
    <w:rsid w:val="00615C6A"/>
    <w:rsid w:val="00616980"/>
    <w:rsid w:val="00617F2A"/>
    <w:rsid w:val="00620E27"/>
    <w:rsid w:val="00621AAB"/>
    <w:rsid w:val="00623855"/>
    <w:rsid w:val="0062556F"/>
    <w:rsid w:val="00625582"/>
    <w:rsid w:val="00626F6E"/>
    <w:rsid w:val="00630136"/>
    <w:rsid w:val="00630EAD"/>
    <w:rsid w:val="006313F0"/>
    <w:rsid w:val="006314E2"/>
    <w:rsid w:val="0063154C"/>
    <w:rsid w:val="00631C81"/>
    <w:rsid w:val="00632BF5"/>
    <w:rsid w:val="006346EC"/>
    <w:rsid w:val="0063507B"/>
    <w:rsid w:val="00635505"/>
    <w:rsid w:val="00635610"/>
    <w:rsid w:val="006356FF"/>
    <w:rsid w:val="00636231"/>
    <w:rsid w:val="00636316"/>
    <w:rsid w:val="0063660A"/>
    <w:rsid w:val="00636D38"/>
    <w:rsid w:val="00637271"/>
    <w:rsid w:val="00637429"/>
    <w:rsid w:val="0063748C"/>
    <w:rsid w:val="0063754B"/>
    <w:rsid w:val="00640194"/>
    <w:rsid w:val="00640370"/>
    <w:rsid w:val="00641DC6"/>
    <w:rsid w:val="00641FFA"/>
    <w:rsid w:val="00642E53"/>
    <w:rsid w:val="00643B7E"/>
    <w:rsid w:val="00646395"/>
    <w:rsid w:val="0064757F"/>
    <w:rsid w:val="00647999"/>
    <w:rsid w:val="00647D5F"/>
    <w:rsid w:val="00647F3F"/>
    <w:rsid w:val="006512DF"/>
    <w:rsid w:val="00652AE8"/>
    <w:rsid w:val="006544C7"/>
    <w:rsid w:val="006557AE"/>
    <w:rsid w:val="00655BB0"/>
    <w:rsid w:val="00655D1E"/>
    <w:rsid w:val="006570DA"/>
    <w:rsid w:val="00661F18"/>
    <w:rsid w:val="006620EC"/>
    <w:rsid w:val="00662B7F"/>
    <w:rsid w:val="00662BA8"/>
    <w:rsid w:val="006632CA"/>
    <w:rsid w:val="00663559"/>
    <w:rsid w:val="006643FE"/>
    <w:rsid w:val="0066454B"/>
    <w:rsid w:val="00670FD0"/>
    <w:rsid w:val="00672152"/>
    <w:rsid w:val="006738A7"/>
    <w:rsid w:val="0067456F"/>
    <w:rsid w:val="00675FB7"/>
    <w:rsid w:val="00676E7F"/>
    <w:rsid w:val="00677445"/>
    <w:rsid w:val="00677A62"/>
    <w:rsid w:val="006805F6"/>
    <w:rsid w:val="006814DE"/>
    <w:rsid w:val="00681FEE"/>
    <w:rsid w:val="006828AA"/>
    <w:rsid w:val="006832B2"/>
    <w:rsid w:val="00684163"/>
    <w:rsid w:val="00684769"/>
    <w:rsid w:val="00685DA8"/>
    <w:rsid w:val="00687AE9"/>
    <w:rsid w:val="006900B5"/>
    <w:rsid w:val="00690976"/>
    <w:rsid w:val="00691401"/>
    <w:rsid w:val="00692C54"/>
    <w:rsid w:val="00694B41"/>
    <w:rsid w:val="0069606D"/>
    <w:rsid w:val="00697F7D"/>
    <w:rsid w:val="006A04A7"/>
    <w:rsid w:val="006A1FFB"/>
    <w:rsid w:val="006A2898"/>
    <w:rsid w:val="006A57A2"/>
    <w:rsid w:val="006A5D24"/>
    <w:rsid w:val="006A71BB"/>
    <w:rsid w:val="006A7D36"/>
    <w:rsid w:val="006B0A69"/>
    <w:rsid w:val="006B1EB2"/>
    <w:rsid w:val="006B224A"/>
    <w:rsid w:val="006B2809"/>
    <w:rsid w:val="006B2D42"/>
    <w:rsid w:val="006B3FF0"/>
    <w:rsid w:val="006B47BA"/>
    <w:rsid w:val="006B4FC3"/>
    <w:rsid w:val="006B60D0"/>
    <w:rsid w:val="006B6F31"/>
    <w:rsid w:val="006B752A"/>
    <w:rsid w:val="006B7AE1"/>
    <w:rsid w:val="006B7C63"/>
    <w:rsid w:val="006C14A1"/>
    <w:rsid w:val="006C152B"/>
    <w:rsid w:val="006C18D5"/>
    <w:rsid w:val="006C1E86"/>
    <w:rsid w:val="006C36BF"/>
    <w:rsid w:val="006C6C1B"/>
    <w:rsid w:val="006C6C9E"/>
    <w:rsid w:val="006D1CD0"/>
    <w:rsid w:val="006D1D3F"/>
    <w:rsid w:val="006D2F1B"/>
    <w:rsid w:val="006D36B0"/>
    <w:rsid w:val="006D370C"/>
    <w:rsid w:val="006D40D2"/>
    <w:rsid w:val="006D471D"/>
    <w:rsid w:val="006D541C"/>
    <w:rsid w:val="006D584E"/>
    <w:rsid w:val="006D59B3"/>
    <w:rsid w:val="006D7566"/>
    <w:rsid w:val="006D7BD8"/>
    <w:rsid w:val="006D7E3B"/>
    <w:rsid w:val="006E0664"/>
    <w:rsid w:val="006E09B9"/>
    <w:rsid w:val="006E164A"/>
    <w:rsid w:val="006E1B3F"/>
    <w:rsid w:val="006E2EE8"/>
    <w:rsid w:val="006E32A8"/>
    <w:rsid w:val="006E3FD9"/>
    <w:rsid w:val="006E59A4"/>
    <w:rsid w:val="006E65C0"/>
    <w:rsid w:val="006E6C6D"/>
    <w:rsid w:val="006F0019"/>
    <w:rsid w:val="006F1FFB"/>
    <w:rsid w:val="006F462B"/>
    <w:rsid w:val="006F4855"/>
    <w:rsid w:val="006F4E26"/>
    <w:rsid w:val="006F5369"/>
    <w:rsid w:val="006F5CE2"/>
    <w:rsid w:val="006F72FE"/>
    <w:rsid w:val="006F7C13"/>
    <w:rsid w:val="006F7E90"/>
    <w:rsid w:val="007000D0"/>
    <w:rsid w:val="00700126"/>
    <w:rsid w:val="00701334"/>
    <w:rsid w:val="0070388E"/>
    <w:rsid w:val="00703B1B"/>
    <w:rsid w:val="007041E7"/>
    <w:rsid w:val="007057B9"/>
    <w:rsid w:val="00706E68"/>
    <w:rsid w:val="007102F9"/>
    <w:rsid w:val="00710D52"/>
    <w:rsid w:val="0071153F"/>
    <w:rsid w:val="007128C0"/>
    <w:rsid w:val="00714121"/>
    <w:rsid w:val="007151E8"/>
    <w:rsid w:val="0071619C"/>
    <w:rsid w:val="00717004"/>
    <w:rsid w:val="007173E3"/>
    <w:rsid w:val="00720F29"/>
    <w:rsid w:val="00721AA8"/>
    <w:rsid w:val="0072279A"/>
    <w:rsid w:val="00723BF7"/>
    <w:rsid w:val="00724428"/>
    <w:rsid w:val="007250DA"/>
    <w:rsid w:val="00725FA0"/>
    <w:rsid w:val="00726958"/>
    <w:rsid w:val="00727141"/>
    <w:rsid w:val="00727861"/>
    <w:rsid w:val="00730764"/>
    <w:rsid w:val="0073135E"/>
    <w:rsid w:val="007325FB"/>
    <w:rsid w:val="00732626"/>
    <w:rsid w:val="0073279D"/>
    <w:rsid w:val="00734EF1"/>
    <w:rsid w:val="007359B3"/>
    <w:rsid w:val="0073714D"/>
    <w:rsid w:val="0073716C"/>
    <w:rsid w:val="00737693"/>
    <w:rsid w:val="007401A0"/>
    <w:rsid w:val="00740C4B"/>
    <w:rsid w:val="00742B8B"/>
    <w:rsid w:val="00743B4C"/>
    <w:rsid w:val="00744C69"/>
    <w:rsid w:val="00744DC0"/>
    <w:rsid w:val="0074612E"/>
    <w:rsid w:val="0074694F"/>
    <w:rsid w:val="00746AC6"/>
    <w:rsid w:val="0074742E"/>
    <w:rsid w:val="00747C2B"/>
    <w:rsid w:val="0075040D"/>
    <w:rsid w:val="007508CE"/>
    <w:rsid w:val="00751E9B"/>
    <w:rsid w:val="007529A3"/>
    <w:rsid w:val="00753A4F"/>
    <w:rsid w:val="00753D88"/>
    <w:rsid w:val="00754189"/>
    <w:rsid w:val="007541DA"/>
    <w:rsid w:val="00754364"/>
    <w:rsid w:val="0075550C"/>
    <w:rsid w:val="007557D5"/>
    <w:rsid w:val="007569E9"/>
    <w:rsid w:val="00756F55"/>
    <w:rsid w:val="00757127"/>
    <w:rsid w:val="0075729C"/>
    <w:rsid w:val="00757BDE"/>
    <w:rsid w:val="00757E71"/>
    <w:rsid w:val="0076086C"/>
    <w:rsid w:val="007611E2"/>
    <w:rsid w:val="00762F53"/>
    <w:rsid w:val="00764A01"/>
    <w:rsid w:val="00764CA6"/>
    <w:rsid w:val="00765078"/>
    <w:rsid w:val="0076556F"/>
    <w:rsid w:val="00765722"/>
    <w:rsid w:val="007669DB"/>
    <w:rsid w:val="00767764"/>
    <w:rsid w:val="00770A57"/>
    <w:rsid w:val="00772E57"/>
    <w:rsid w:val="00772F8D"/>
    <w:rsid w:val="0077397D"/>
    <w:rsid w:val="00773F99"/>
    <w:rsid w:val="0077594C"/>
    <w:rsid w:val="007764A8"/>
    <w:rsid w:val="00780A61"/>
    <w:rsid w:val="0078180A"/>
    <w:rsid w:val="00781EF2"/>
    <w:rsid w:val="00784F99"/>
    <w:rsid w:val="00785454"/>
    <w:rsid w:val="0078558C"/>
    <w:rsid w:val="007860E9"/>
    <w:rsid w:val="007862FB"/>
    <w:rsid w:val="00790AB0"/>
    <w:rsid w:val="00791865"/>
    <w:rsid w:val="00792058"/>
    <w:rsid w:val="007939C7"/>
    <w:rsid w:val="007942C7"/>
    <w:rsid w:val="007949F8"/>
    <w:rsid w:val="00794DAC"/>
    <w:rsid w:val="007950B1"/>
    <w:rsid w:val="007960F3"/>
    <w:rsid w:val="0079641A"/>
    <w:rsid w:val="00797F04"/>
    <w:rsid w:val="007A03BF"/>
    <w:rsid w:val="007A1781"/>
    <w:rsid w:val="007A2BDF"/>
    <w:rsid w:val="007A33F2"/>
    <w:rsid w:val="007A5B9F"/>
    <w:rsid w:val="007A64DD"/>
    <w:rsid w:val="007A6549"/>
    <w:rsid w:val="007A7D87"/>
    <w:rsid w:val="007A7EA2"/>
    <w:rsid w:val="007B0910"/>
    <w:rsid w:val="007B0B94"/>
    <w:rsid w:val="007B15B5"/>
    <w:rsid w:val="007B1937"/>
    <w:rsid w:val="007B1B0B"/>
    <w:rsid w:val="007B1FAF"/>
    <w:rsid w:val="007B260C"/>
    <w:rsid w:val="007B2A5C"/>
    <w:rsid w:val="007B518B"/>
    <w:rsid w:val="007B668C"/>
    <w:rsid w:val="007B7A69"/>
    <w:rsid w:val="007C0A19"/>
    <w:rsid w:val="007C0A2C"/>
    <w:rsid w:val="007C1089"/>
    <w:rsid w:val="007C12E9"/>
    <w:rsid w:val="007C1C12"/>
    <w:rsid w:val="007C3A3F"/>
    <w:rsid w:val="007C4DAC"/>
    <w:rsid w:val="007C5694"/>
    <w:rsid w:val="007C5A04"/>
    <w:rsid w:val="007C6AFA"/>
    <w:rsid w:val="007D29C4"/>
    <w:rsid w:val="007D7578"/>
    <w:rsid w:val="007D77DF"/>
    <w:rsid w:val="007E0042"/>
    <w:rsid w:val="007E0836"/>
    <w:rsid w:val="007E0A17"/>
    <w:rsid w:val="007E0E33"/>
    <w:rsid w:val="007E1400"/>
    <w:rsid w:val="007E189E"/>
    <w:rsid w:val="007E32CB"/>
    <w:rsid w:val="007E36E3"/>
    <w:rsid w:val="007E3BF4"/>
    <w:rsid w:val="007E3CE0"/>
    <w:rsid w:val="007E4AEE"/>
    <w:rsid w:val="007E61A1"/>
    <w:rsid w:val="007E6A38"/>
    <w:rsid w:val="007E6B20"/>
    <w:rsid w:val="007E7C47"/>
    <w:rsid w:val="007E7CC6"/>
    <w:rsid w:val="007F07ED"/>
    <w:rsid w:val="007F0A81"/>
    <w:rsid w:val="007F1647"/>
    <w:rsid w:val="007F1829"/>
    <w:rsid w:val="007F1AB7"/>
    <w:rsid w:val="007F1C70"/>
    <w:rsid w:val="007F3370"/>
    <w:rsid w:val="007F5AB8"/>
    <w:rsid w:val="007F6BC7"/>
    <w:rsid w:val="007F6E52"/>
    <w:rsid w:val="007F7A58"/>
    <w:rsid w:val="007F7FEA"/>
    <w:rsid w:val="00800C2F"/>
    <w:rsid w:val="008019D6"/>
    <w:rsid w:val="00802544"/>
    <w:rsid w:val="00802C14"/>
    <w:rsid w:val="0080373F"/>
    <w:rsid w:val="00804E61"/>
    <w:rsid w:val="0080644E"/>
    <w:rsid w:val="00807E37"/>
    <w:rsid w:val="0081037B"/>
    <w:rsid w:val="00810759"/>
    <w:rsid w:val="00811F67"/>
    <w:rsid w:val="00811FD5"/>
    <w:rsid w:val="008126B9"/>
    <w:rsid w:val="008126FD"/>
    <w:rsid w:val="00813618"/>
    <w:rsid w:val="00813F05"/>
    <w:rsid w:val="0081493D"/>
    <w:rsid w:val="008150BB"/>
    <w:rsid w:val="00815B6A"/>
    <w:rsid w:val="008166A3"/>
    <w:rsid w:val="00817AD9"/>
    <w:rsid w:val="00817C56"/>
    <w:rsid w:val="00817DD6"/>
    <w:rsid w:val="00817E65"/>
    <w:rsid w:val="008206B7"/>
    <w:rsid w:val="00820FE0"/>
    <w:rsid w:val="0082143E"/>
    <w:rsid w:val="00822504"/>
    <w:rsid w:val="0082279D"/>
    <w:rsid w:val="00823065"/>
    <w:rsid w:val="00824408"/>
    <w:rsid w:val="00824675"/>
    <w:rsid w:val="00826697"/>
    <w:rsid w:val="00830876"/>
    <w:rsid w:val="00832B90"/>
    <w:rsid w:val="008347E4"/>
    <w:rsid w:val="00834899"/>
    <w:rsid w:val="008348C5"/>
    <w:rsid w:val="00834A45"/>
    <w:rsid w:val="00834C2D"/>
    <w:rsid w:val="0083539C"/>
    <w:rsid w:val="00835DFB"/>
    <w:rsid w:val="00835E5F"/>
    <w:rsid w:val="008379A2"/>
    <w:rsid w:val="00837C55"/>
    <w:rsid w:val="00837E43"/>
    <w:rsid w:val="00837ED5"/>
    <w:rsid w:val="008409EF"/>
    <w:rsid w:val="00842CD5"/>
    <w:rsid w:val="008447DF"/>
    <w:rsid w:val="008448CB"/>
    <w:rsid w:val="00844FD8"/>
    <w:rsid w:val="008466D9"/>
    <w:rsid w:val="008474FA"/>
    <w:rsid w:val="0084781F"/>
    <w:rsid w:val="0084783D"/>
    <w:rsid w:val="0084788A"/>
    <w:rsid w:val="0085018E"/>
    <w:rsid w:val="00850410"/>
    <w:rsid w:val="00850500"/>
    <w:rsid w:val="00850712"/>
    <w:rsid w:val="008523AE"/>
    <w:rsid w:val="008524AF"/>
    <w:rsid w:val="00853D02"/>
    <w:rsid w:val="00853F3A"/>
    <w:rsid w:val="008555D4"/>
    <w:rsid w:val="00860124"/>
    <w:rsid w:val="008602E1"/>
    <w:rsid w:val="008606C6"/>
    <w:rsid w:val="00861BCC"/>
    <w:rsid w:val="008623D7"/>
    <w:rsid w:val="00862AC1"/>
    <w:rsid w:val="00863C62"/>
    <w:rsid w:val="00864328"/>
    <w:rsid w:val="00864599"/>
    <w:rsid w:val="00864A76"/>
    <w:rsid w:val="0086517D"/>
    <w:rsid w:val="008652EA"/>
    <w:rsid w:val="00865765"/>
    <w:rsid w:val="008659CD"/>
    <w:rsid w:val="00865D49"/>
    <w:rsid w:val="00866692"/>
    <w:rsid w:val="0086683B"/>
    <w:rsid w:val="00870159"/>
    <w:rsid w:val="008701BA"/>
    <w:rsid w:val="00870672"/>
    <w:rsid w:val="008706A7"/>
    <w:rsid w:val="00870854"/>
    <w:rsid w:val="0087174C"/>
    <w:rsid w:val="0087302A"/>
    <w:rsid w:val="00873DE6"/>
    <w:rsid w:val="00874B3D"/>
    <w:rsid w:val="00874F19"/>
    <w:rsid w:val="008750D1"/>
    <w:rsid w:val="00875897"/>
    <w:rsid w:val="008769CE"/>
    <w:rsid w:val="00880187"/>
    <w:rsid w:val="00880560"/>
    <w:rsid w:val="00882334"/>
    <w:rsid w:val="008826ED"/>
    <w:rsid w:val="00882996"/>
    <w:rsid w:val="00883275"/>
    <w:rsid w:val="008839E3"/>
    <w:rsid w:val="00883BF2"/>
    <w:rsid w:val="00884216"/>
    <w:rsid w:val="00884723"/>
    <w:rsid w:val="00884BFC"/>
    <w:rsid w:val="0088523B"/>
    <w:rsid w:val="00886AFD"/>
    <w:rsid w:val="008876EE"/>
    <w:rsid w:val="00890164"/>
    <w:rsid w:val="00890798"/>
    <w:rsid w:val="0089092A"/>
    <w:rsid w:val="00892145"/>
    <w:rsid w:val="008921C3"/>
    <w:rsid w:val="00892F2A"/>
    <w:rsid w:val="008955E5"/>
    <w:rsid w:val="00896278"/>
    <w:rsid w:val="00896CE5"/>
    <w:rsid w:val="0089718F"/>
    <w:rsid w:val="0089756F"/>
    <w:rsid w:val="00897578"/>
    <w:rsid w:val="00897D30"/>
    <w:rsid w:val="008A101E"/>
    <w:rsid w:val="008A10C4"/>
    <w:rsid w:val="008A1D78"/>
    <w:rsid w:val="008A26FD"/>
    <w:rsid w:val="008A34C5"/>
    <w:rsid w:val="008A404D"/>
    <w:rsid w:val="008A4849"/>
    <w:rsid w:val="008A5481"/>
    <w:rsid w:val="008A58F8"/>
    <w:rsid w:val="008B016A"/>
    <w:rsid w:val="008B01FF"/>
    <w:rsid w:val="008B0851"/>
    <w:rsid w:val="008B0C1D"/>
    <w:rsid w:val="008B0C82"/>
    <w:rsid w:val="008B0DDB"/>
    <w:rsid w:val="008B16F9"/>
    <w:rsid w:val="008B1BB6"/>
    <w:rsid w:val="008B3441"/>
    <w:rsid w:val="008B3664"/>
    <w:rsid w:val="008B50A8"/>
    <w:rsid w:val="008B52CA"/>
    <w:rsid w:val="008B53AB"/>
    <w:rsid w:val="008B5C93"/>
    <w:rsid w:val="008B6314"/>
    <w:rsid w:val="008B730C"/>
    <w:rsid w:val="008B76CA"/>
    <w:rsid w:val="008B7C6B"/>
    <w:rsid w:val="008C0BF7"/>
    <w:rsid w:val="008C0E8E"/>
    <w:rsid w:val="008C0F18"/>
    <w:rsid w:val="008C111F"/>
    <w:rsid w:val="008C1EB7"/>
    <w:rsid w:val="008C353F"/>
    <w:rsid w:val="008C42A1"/>
    <w:rsid w:val="008C42D7"/>
    <w:rsid w:val="008C5903"/>
    <w:rsid w:val="008C5B9C"/>
    <w:rsid w:val="008C5D44"/>
    <w:rsid w:val="008C66F6"/>
    <w:rsid w:val="008D08DF"/>
    <w:rsid w:val="008D227A"/>
    <w:rsid w:val="008D3341"/>
    <w:rsid w:val="008D3C05"/>
    <w:rsid w:val="008D44B9"/>
    <w:rsid w:val="008D4B94"/>
    <w:rsid w:val="008D4D23"/>
    <w:rsid w:val="008D4FF8"/>
    <w:rsid w:val="008D5F8E"/>
    <w:rsid w:val="008D70AF"/>
    <w:rsid w:val="008D78C4"/>
    <w:rsid w:val="008E097D"/>
    <w:rsid w:val="008E0BFD"/>
    <w:rsid w:val="008E16B4"/>
    <w:rsid w:val="008E3780"/>
    <w:rsid w:val="008E3AFC"/>
    <w:rsid w:val="008E5FF3"/>
    <w:rsid w:val="008E68F4"/>
    <w:rsid w:val="008E6C45"/>
    <w:rsid w:val="008E6F87"/>
    <w:rsid w:val="008E792B"/>
    <w:rsid w:val="008F0444"/>
    <w:rsid w:val="008F167B"/>
    <w:rsid w:val="008F1CED"/>
    <w:rsid w:val="008F3941"/>
    <w:rsid w:val="008F41A6"/>
    <w:rsid w:val="008F4E89"/>
    <w:rsid w:val="008F5D1E"/>
    <w:rsid w:val="008F7326"/>
    <w:rsid w:val="008F7557"/>
    <w:rsid w:val="008F76C9"/>
    <w:rsid w:val="008F7CDD"/>
    <w:rsid w:val="008F7FC3"/>
    <w:rsid w:val="00900E1C"/>
    <w:rsid w:val="0090353B"/>
    <w:rsid w:val="009036D6"/>
    <w:rsid w:val="00903B01"/>
    <w:rsid w:val="009053BD"/>
    <w:rsid w:val="0090543E"/>
    <w:rsid w:val="00906B2C"/>
    <w:rsid w:val="00906E59"/>
    <w:rsid w:val="009122D3"/>
    <w:rsid w:val="00912E27"/>
    <w:rsid w:val="00914202"/>
    <w:rsid w:val="00914ED0"/>
    <w:rsid w:val="00915BBD"/>
    <w:rsid w:val="00916566"/>
    <w:rsid w:val="00916C67"/>
    <w:rsid w:val="00917C1E"/>
    <w:rsid w:val="0092115B"/>
    <w:rsid w:val="00921190"/>
    <w:rsid w:val="00921EF0"/>
    <w:rsid w:val="009233E0"/>
    <w:rsid w:val="009248C3"/>
    <w:rsid w:val="00925524"/>
    <w:rsid w:val="00926648"/>
    <w:rsid w:val="0092666E"/>
    <w:rsid w:val="00930BE7"/>
    <w:rsid w:val="00930EA2"/>
    <w:rsid w:val="009324AE"/>
    <w:rsid w:val="00933D8D"/>
    <w:rsid w:val="00934148"/>
    <w:rsid w:val="009359EA"/>
    <w:rsid w:val="00936472"/>
    <w:rsid w:val="0093713C"/>
    <w:rsid w:val="009374BB"/>
    <w:rsid w:val="00937694"/>
    <w:rsid w:val="00940C37"/>
    <w:rsid w:val="00940DC8"/>
    <w:rsid w:val="009411A8"/>
    <w:rsid w:val="0094267D"/>
    <w:rsid w:val="009427F7"/>
    <w:rsid w:val="00944C25"/>
    <w:rsid w:val="00946F49"/>
    <w:rsid w:val="00947A5C"/>
    <w:rsid w:val="0095090B"/>
    <w:rsid w:val="009518AE"/>
    <w:rsid w:val="00951985"/>
    <w:rsid w:val="00951C56"/>
    <w:rsid w:val="00954346"/>
    <w:rsid w:val="0095464F"/>
    <w:rsid w:val="00955744"/>
    <w:rsid w:val="00955B81"/>
    <w:rsid w:val="00961D7B"/>
    <w:rsid w:val="009637E9"/>
    <w:rsid w:val="00963DFC"/>
    <w:rsid w:val="0096588D"/>
    <w:rsid w:val="00965C24"/>
    <w:rsid w:val="00965D23"/>
    <w:rsid w:val="00966379"/>
    <w:rsid w:val="00966ED4"/>
    <w:rsid w:val="00966F7D"/>
    <w:rsid w:val="00967D4E"/>
    <w:rsid w:val="00970714"/>
    <w:rsid w:val="00970C99"/>
    <w:rsid w:val="00970CF2"/>
    <w:rsid w:val="009710B6"/>
    <w:rsid w:val="00973675"/>
    <w:rsid w:val="00974118"/>
    <w:rsid w:val="00974751"/>
    <w:rsid w:val="00974E52"/>
    <w:rsid w:val="00975666"/>
    <w:rsid w:val="00975CC1"/>
    <w:rsid w:val="009800BA"/>
    <w:rsid w:val="00981161"/>
    <w:rsid w:val="00981EC6"/>
    <w:rsid w:val="00982181"/>
    <w:rsid w:val="0098266B"/>
    <w:rsid w:val="00983FD3"/>
    <w:rsid w:val="00983FE4"/>
    <w:rsid w:val="0098547A"/>
    <w:rsid w:val="00985603"/>
    <w:rsid w:val="00985E31"/>
    <w:rsid w:val="00986162"/>
    <w:rsid w:val="00990704"/>
    <w:rsid w:val="00990CB6"/>
    <w:rsid w:val="009910F6"/>
    <w:rsid w:val="00991C5C"/>
    <w:rsid w:val="00993456"/>
    <w:rsid w:val="00994E7F"/>
    <w:rsid w:val="00994F6C"/>
    <w:rsid w:val="00994F90"/>
    <w:rsid w:val="00996A8B"/>
    <w:rsid w:val="00996C89"/>
    <w:rsid w:val="00997475"/>
    <w:rsid w:val="009A07A8"/>
    <w:rsid w:val="009A55E1"/>
    <w:rsid w:val="009A5B9A"/>
    <w:rsid w:val="009A7A38"/>
    <w:rsid w:val="009A7C1D"/>
    <w:rsid w:val="009B022D"/>
    <w:rsid w:val="009B0734"/>
    <w:rsid w:val="009B11C5"/>
    <w:rsid w:val="009B2F59"/>
    <w:rsid w:val="009B3006"/>
    <w:rsid w:val="009B391C"/>
    <w:rsid w:val="009B5977"/>
    <w:rsid w:val="009B703C"/>
    <w:rsid w:val="009B74E1"/>
    <w:rsid w:val="009B7D6E"/>
    <w:rsid w:val="009B7F61"/>
    <w:rsid w:val="009C00BB"/>
    <w:rsid w:val="009C0A88"/>
    <w:rsid w:val="009C0DC2"/>
    <w:rsid w:val="009C0F57"/>
    <w:rsid w:val="009C2328"/>
    <w:rsid w:val="009C257A"/>
    <w:rsid w:val="009C2A9B"/>
    <w:rsid w:val="009C3D63"/>
    <w:rsid w:val="009C4F7E"/>
    <w:rsid w:val="009C6638"/>
    <w:rsid w:val="009C7F3F"/>
    <w:rsid w:val="009D17A5"/>
    <w:rsid w:val="009D1F31"/>
    <w:rsid w:val="009D21D4"/>
    <w:rsid w:val="009D4C5D"/>
    <w:rsid w:val="009D5EA6"/>
    <w:rsid w:val="009E00E7"/>
    <w:rsid w:val="009E00FF"/>
    <w:rsid w:val="009E1A2E"/>
    <w:rsid w:val="009E256E"/>
    <w:rsid w:val="009E2890"/>
    <w:rsid w:val="009E2892"/>
    <w:rsid w:val="009E3A82"/>
    <w:rsid w:val="009E3FAC"/>
    <w:rsid w:val="009E54CB"/>
    <w:rsid w:val="009E7DB1"/>
    <w:rsid w:val="009F0FF0"/>
    <w:rsid w:val="009F1311"/>
    <w:rsid w:val="009F233B"/>
    <w:rsid w:val="009F3092"/>
    <w:rsid w:val="009F3782"/>
    <w:rsid w:val="009F414A"/>
    <w:rsid w:val="009F4B5E"/>
    <w:rsid w:val="009F59EA"/>
    <w:rsid w:val="009F5D3C"/>
    <w:rsid w:val="009F7385"/>
    <w:rsid w:val="009F7A5B"/>
    <w:rsid w:val="009F7EB5"/>
    <w:rsid w:val="00A00748"/>
    <w:rsid w:val="00A0178D"/>
    <w:rsid w:val="00A01C9B"/>
    <w:rsid w:val="00A026A7"/>
    <w:rsid w:val="00A02CBD"/>
    <w:rsid w:val="00A0388B"/>
    <w:rsid w:val="00A05702"/>
    <w:rsid w:val="00A10DD0"/>
    <w:rsid w:val="00A121C7"/>
    <w:rsid w:val="00A14136"/>
    <w:rsid w:val="00A14358"/>
    <w:rsid w:val="00A14632"/>
    <w:rsid w:val="00A15B06"/>
    <w:rsid w:val="00A161B9"/>
    <w:rsid w:val="00A20454"/>
    <w:rsid w:val="00A219B2"/>
    <w:rsid w:val="00A21FAB"/>
    <w:rsid w:val="00A233D6"/>
    <w:rsid w:val="00A23402"/>
    <w:rsid w:val="00A237E4"/>
    <w:rsid w:val="00A248C6"/>
    <w:rsid w:val="00A255B7"/>
    <w:rsid w:val="00A25626"/>
    <w:rsid w:val="00A26B9A"/>
    <w:rsid w:val="00A27163"/>
    <w:rsid w:val="00A2755C"/>
    <w:rsid w:val="00A27F2F"/>
    <w:rsid w:val="00A3099E"/>
    <w:rsid w:val="00A313E9"/>
    <w:rsid w:val="00A31640"/>
    <w:rsid w:val="00A32181"/>
    <w:rsid w:val="00A321C1"/>
    <w:rsid w:val="00A32794"/>
    <w:rsid w:val="00A330E4"/>
    <w:rsid w:val="00A338A1"/>
    <w:rsid w:val="00A33C81"/>
    <w:rsid w:val="00A35608"/>
    <w:rsid w:val="00A35750"/>
    <w:rsid w:val="00A35C21"/>
    <w:rsid w:val="00A35E73"/>
    <w:rsid w:val="00A36056"/>
    <w:rsid w:val="00A364F5"/>
    <w:rsid w:val="00A3662A"/>
    <w:rsid w:val="00A372E5"/>
    <w:rsid w:val="00A40775"/>
    <w:rsid w:val="00A40E22"/>
    <w:rsid w:val="00A4141F"/>
    <w:rsid w:val="00A41C0C"/>
    <w:rsid w:val="00A42615"/>
    <w:rsid w:val="00A42B5D"/>
    <w:rsid w:val="00A43213"/>
    <w:rsid w:val="00A439A7"/>
    <w:rsid w:val="00A43D4F"/>
    <w:rsid w:val="00A455C2"/>
    <w:rsid w:val="00A45A64"/>
    <w:rsid w:val="00A45F07"/>
    <w:rsid w:val="00A46339"/>
    <w:rsid w:val="00A46BC5"/>
    <w:rsid w:val="00A476F3"/>
    <w:rsid w:val="00A510CA"/>
    <w:rsid w:val="00A52D15"/>
    <w:rsid w:val="00A535AE"/>
    <w:rsid w:val="00A53790"/>
    <w:rsid w:val="00A54107"/>
    <w:rsid w:val="00A54741"/>
    <w:rsid w:val="00A55929"/>
    <w:rsid w:val="00A573C8"/>
    <w:rsid w:val="00A57CB7"/>
    <w:rsid w:val="00A61689"/>
    <w:rsid w:val="00A61F35"/>
    <w:rsid w:val="00A64C5B"/>
    <w:rsid w:val="00A65414"/>
    <w:rsid w:val="00A65CCD"/>
    <w:rsid w:val="00A6651A"/>
    <w:rsid w:val="00A669A4"/>
    <w:rsid w:val="00A67DD9"/>
    <w:rsid w:val="00A70343"/>
    <w:rsid w:val="00A70708"/>
    <w:rsid w:val="00A70767"/>
    <w:rsid w:val="00A70B2D"/>
    <w:rsid w:val="00A70EA4"/>
    <w:rsid w:val="00A71C37"/>
    <w:rsid w:val="00A7234A"/>
    <w:rsid w:val="00A724BC"/>
    <w:rsid w:val="00A72906"/>
    <w:rsid w:val="00A73E23"/>
    <w:rsid w:val="00A7573C"/>
    <w:rsid w:val="00A769EF"/>
    <w:rsid w:val="00A76D30"/>
    <w:rsid w:val="00A77E31"/>
    <w:rsid w:val="00A77FE9"/>
    <w:rsid w:val="00A81681"/>
    <w:rsid w:val="00A8263D"/>
    <w:rsid w:val="00A84720"/>
    <w:rsid w:val="00A84FF9"/>
    <w:rsid w:val="00A85304"/>
    <w:rsid w:val="00A85DBF"/>
    <w:rsid w:val="00A875E8"/>
    <w:rsid w:val="00A900F9"/>
    <w:rsid w:val="00A912A4"/>
    <w:rsid w:val="00A91AF1"/>
    <w:rsid w:val="00A92116"/>
    <w:rsid w:val="00A92483"/>
    <w:rsid w:val="00A924BA"/>
    <w:rsid w:val="00A93B26"/>
    <w:rsid w:val="00A955B1"/>
    <w:rsid w:val="00A96718"/>
    <w:rsid w:val="00A969F6"/>
    <w:rsid w:val="00A9725B"/>
    <w:rsid w:val="00A97973"/>
    <w:rsid w:val="00AA1496"/>
    <w:rsid w:val="00AA186F"/>
    <w:rsid w:val="00AA34A2"/>
    <w:rsid w:val="00AA55CB"/>
    <w:rsid w:val="00AA5EC8"/>
    <w:rsid w:val="00AA6B25"/>
    <w:rsid w:val="00AA74EB"/>
    <w:rsid w:val="00AA781E"/>
    <w:rsid w:val="00AB00DA"/>
    <w:rsid w:val="00AB2BEA"/>
    <w:rsid w:val="00AB328C"/>
    <w:rsid w:val="00AB36E6"/>
    <w:rsid w:val="00AB3941"/>
    <w:rsid w:val="00AB3F30"/>
    <w:rsid w:val="00AB5026"/>
    <w:rsid w:val="00AB5DA6"/>
    <w:rsid w:val="00AB6F73"/>
    <w:rsid w:val="00AB72A8"/>
    <w:rsid w:val="00AB72FA"/>
    <w:rsid w:val="00AC011A"/>
    <w:rsid w:val="00AC1608"/>
    <w:rsid w:val="00AC309A"/>
    <w:rsid w:val="00AC3883"/>
    <w:rsid w:val="00AC40DC"/>
    <w:rsid w:val="00AC4226"/>
    <w:rsid w:val="00AC4EFC"/>
    <w:rsid w:val="00AC5D89"/>
    <w:rsid w:val="00AC7EA0"/>
    <w:rsid w:val="00AD01DA"/>
    <w:rsid w:val="00AD0424"/>
    <w:rsid w:val="00AD106C"/>
    <w:rsid w:val="00AD16F7"/>
    <w:rsid w:val="00AD1932"/>
    <w:rsid w:val="00AD2B83"/>
    <w:rsid w:val="00AD2C6B"/>
    <w:rsid w:val="00AD3AEF"/>
    <w:rsid w:val="00AD449C"/>
    <w:rsid w:val="00AD56AC"/>
    <w:rsid w:val="00AD5EC0"/>
    <w:rsid w:val="00AD6231"/>
    <w:rsid w:val="00AD74E1"/>
    <w:rsid w:val="00AE368B"/>
    <w:rsid w:val="00AE40B1"/>
    <w:rsid w:val="00AE470D"/>
    <w:rsid w:val="00AE513E"/>
    <w:rsid w:val="00AE5A0D"/>
    <w:rsid w:val="00AE5C09"/>
    <w:rsid w:val="00AE5E85"/>
    <w:rsid w:val="00AE5FC1"/>
    <w:rsid w:val="00AE6959"/>
    <w:rsid w:val="00AE7E0B"/>
    <w:rsid w:val="00AF02E2"/>
    <w:rsid w:val="00AF0570"/>
    <w:rsid w:val="00AF2CD1"/>
    <w:rsid w:val="00AF40AC"/>
    <w:rsid w:val="00AF50EC"/>
    <w:rsid w:val="00AF5F9D"/>
    <w:rsid w:val="00AF61DA"/>
    <w:rsid w:val="00AF6ACA"/>
    <w:rsid w:val="00AF6BC7"/>
    <w:rsid w:val="00AF7778"/>
    <w:rsid w:val="00B00000"/>
    <w:rsid w:val="00B019D3"/>
    <w:rsid w:val="00B01D65"/>
    <w:rsid w:val="00B03D7C"/>
    <w:rsid w:val="00B03F74"/>
    <w:rsid w:val="00B03F83"/>
    <w:rsid w:val="00B04006"/>
    <w:rsid w:val="00B04035"/>
    <w:rsid w:val="00B0576F"/>
    <w:rsid w:val="00B064A1"/>
    <w:rsid w:val="00B10C19"/>
    <w:rsid w:val="00B11052"/>
    <w:rsid w:val="00B11B38"/>
    <w:rsid w:val="00B11F56"/>
    <w:rsid w:val="00B12D56"/>
    <w:rsid w:val="00B20C82"/>
    <w:rsid w:val="00B20F09"/>
    <w:rsid w:val="00B22637"/>
    <w:rsid w:val="00B2272A"/>
    <w:rsid w:val="00B25573"/>
    <w:rsid w:val="00B25976"/>
    <w:rsid w:val="00B26354"/>
    <w:rsid w:val="00B264DE"/>
    <w:rsid w:val="00B2768C"/>
    <w:rsid w:val="00B3016A"/>
    <w:rsid w:val="00B306B6"/>
    <w:rsid w:val="00B30A7C"/>
    <w:rsid w:val="00B32193"/>
    <w:rsid w:val="00B327D8"/>
    <w:rsid w:val="00B32B67"/>
    <w:rsid w:val="00B32D9B"/>
    <w:rsid w:val="00B33B05"/>
    <w:rsid w:val="00B34860"/>
    <w:rsid w:val="00B36CB2"/>
    <w:rsid w:val="00B408CB"/>
    <w:rsid w:val="00B40FBE"/>
    <w:rsid w:val="00B41790"/>
    <w:rsid w:val="00B42048"/>
    <w:rsid w:val="00B436F7"/>
    <w:rsid w:val="00B440D1"/>
    <w:rsid w:val="00B45245"/>
    <w:rsid w:val="00B457C7"/>
    <w:rsid w:val="00B459E7"/>
    <w:rsid w:val="00B464B3"/>
    <w:rsid w:val="00B47AA5"/>
    <w:rsid w:val="00B51B28"/>
    <w:rsid w:val="00B521FD"/>
    <w:rsid w:val="00B53328"/>
    <w:rsid w:val="00B533E8"/>
    <w:rsid w:val="00B54411"/>
    <w:rsid w:val="00B5473F"/>
    <w:rsid w:val="00B5565D"/>
    <w:rsid w:val="00B556B0"/>
    <w:rsid w:val="00B55D30"/>
    <w:rsid w:val="00B56B49"/>
    <w:rsid w:val="00B56CA2"/>
    <w:rsid w:val="00B579F4"/>
    <w:rsid w:val="00B57CBD"/>
    <w:rsid w:val="00B627C0"/>
    <w:rsid w:val="00B64B0A"/>
    <w:rsid w:val="00B651CE"/>
    <w:rsid w:val="00B65B08"/>
    <w:rsid w:val="00B65FF1"/>
    <w:rsid w:val="00B6799C"/>
    <w:rsid w:val="00B71A61"/>
    <w:rsid w:val="00B72266"/>
    <w:rsid w:val="00B72B15"/>
    <w:rsid w:val="00B7339D"/>
    <w:rsid w:val="00B746C6"/>
    <w:rsid w:val="00B74B74"/>
    <w:rsid w:val="00B7527A"/>
    <w:rsid w:val="00B7543A"/>
    <w:rsid w:val="00B75E26"/>
    <w:rsid w:val="00B764A0"/>
    <w:rsid w:val="00B764E5"/>
    <w:rsid w:val="00B76C0B"/>
    <w:rsid w:val="00B76EB9"/>
    <w:rsid w:val="00B76F68"/>
    <w:rsid w:val="00B77429"/>
    <w:rsid w:val="00B7790A"/>
    <w:rsid w:val="00B8036E"/>
    <w:rsid w:val="00B8131D"/>
    <w:rsid w:val="00B81AE7"/>
    <w:rsid w:val="00B81E67"/>
    <w:rsid w:val="00B83A28"/>
    <w:rsid w:val="00B84120"/>
    <w:rsid w:val="00B84A50"/>
    <w:rsid w:val="00B85A63"/>
    <w:rsid w:val="00B87D47"/>
    <w:rsid w:val="00B87EC1"/>
    <w:rsid w:val="00B900DF"/>
    <w:rsid w:val="00B90557"/>
    <w:rsid w:val="00B91811"/>
    <w:rsid w:val="00B918BD"/>
    <w:rsid w:val="00B91980"/>
    <w:rsid w:val="00B91F8B"/>
    <w:rsid w:val="00B933D5"/>
    <w:rsid w:val="00B9393A"/>
    <w:rsid w:val="00B95294"/>
    <w:rsid w:val="00B959FC"/>
    <w:rsid w:val="00B96878"/>
    <w:rsid w:val="00B97A8C"/>
    <w:rsid w:val="00BA032C"/>
    <w:rsid w:val="00BA072D"/>
    <w:rsid w:val="00BA2EA6"/>
    <w:rsid w:val="00BA4DE4"/>
    <w:rsid w:val="00BA5503"/>
    <w:rsid w:val="00BA558F"/>
    <w:rsid w:val="00BA5FF4"/>
    <w:rsid w:val="00BB0A22"/>
    <w:rsid w:val="00BB15A3"/>
    <w:rsid w:val="00BB1F3D"/>
    <w:rsid w:val="00BB2E04"/>
    <w:rsid w:val="00BB461D"/>
    <w:rsid w:val="00BB5A7A"/>
    <w:rsid w:val="00BB66D4"/>
    <w:rsid w:val="00BB77E8"/>
    <w:rsid w:val="00BC2311"/>
    <w:rsid w:val="00BC25EB"/>
    <w:rsid w:val="00BC2658"/>
    <w:rsid w:val="00BC2669"/>
    <w:rsid w:val="00BC3024"/>
    <w:rsid w:val="00BC3089"/>
    <w:rsid w:val="00BC3BB3"/>
    <w:rsid w:val="00BC410E"/>
    <w:rsid w:val="00BC551A"/>
    <w:rsid w:val="00BC57F4"/>
    <w:rsid w:val="00BC5AA2"/>
    <w:rsid w:val="00BC71D7"/>
    <w:rsid w:val="00BC76E2"/>
    <w:rsid w:val="00BD08CE"/>
    <w:rsid w:val="00BD2091"/>
    <w:rsid w:val="00BD2225"/>
    <w:rsid w:val="00BD38D5"/>
    <w:rsid w:val="00BD401F"/>
    <w:rsid w:val="00BD4544"/>
    <w:rsid w:val="00BD4BB5"/>
    <w:rsid w:val="00BD6D92"/>
    <w:rsid w:val="00BD7614"/>
    <w:rsid w:val="00BD7650"/>
    <w:rsid w:val="00BD7DC3"/>
    <w:rsid w:val="00BE0E68"/>
    <w:rsid w:val="00BE2339"/>
    <w:rsid w:val="00BE24FE"/>
    <w:rsid w:val="00BE27CB"/>
    <w:rsid w:val="00BE3D2E"/>
    <w:rsid w:val="00BE44EC"/>
    <w:rsid w:val="00BE6116"/>
    <w:rsid w:val="00BE6555"/>
    <w:rsid w:val="00BF12AA"/>
    <w:rsid w:val="00BF1DE0"/>
    <w:rsid w:val="00BF27B0"/>
    <w:rsid w:val="00BF3395"/>
    <w:rsid w:val="00BF3845"/>
    <w:rsid w:val="00BF4DF1"/>
    <w:rsid w:val="00BF758E"/>
    <w:rsid w:val="00BF7E7C"/>
    <w:rsid w:val="00C00665"/>
    <w:rsid w:val="00C010B4"/>
    <w:rsid w:val="00C02B05"/>
    <w:rsid w:val="00C03308"/>
    <w:rsid w:val="00C04F44"/>
    <w:rsid w:val="00C053C2"/>
    <w:rsid w:val="00C0632C"/>
    <w:rsid w:val="00C06667"/>
    <w:rsid w:val="00C06F4E"/>
    <w:rsid w:val="00C077C1"/>
    <w:rsid w:val="00C10529"/>
    <w:rsid w:val="00C1197A"/>
    <w:rsid w:val="00C11A95"/>
    <w:rsid w:val="00C11DC4"/>
    <w:rsid w:val="00C124DA"/>
    <w:rsid w:val="00C12699"/>
    <w:rsid w:val="00C12BFB"/>
    <w:rsid w:val="00C148DC"/>
    <w:rsid w:val="00C15513"/>
    <w:rsid w:val="00C15E06"/>
    <w:rsid w:val="00C17EED"/>
    <w:rsid w:val="00C20261"/>
    <w:rsid w:val="00C20350"/>
    <w:rsid w:val="00C205B0"/>
    <w:rsid w:val="00C2211D"/>
    <w:rsid w:val="00C2221D"/>
    <w:rsid w:val="00C229BF"/>
    <w:rsid w:val="00C240B6"/>
    <w:rsid w:val="00C24525"/>
    <w:rsid w:val="00C265C1"/>
    <w:rsid w:val="00C269E1"/>
    <w:rsid w:val="00C26A6B"/>
    <w:rsid w:val="00C26CEB"/>
    <w:rsid w:val="00C278EA"/>
    <w:rsid w:val="00C27B11"/>
    <w:rsid w:val="00C30910"/>
    <w:rsid w:val="00C3135E"/>
    <w:rsid w:val="00C314FB"/>
    <w:rsid w:val="00C32CB6"/>
    <w:rsid w:val="00C3311A"/>
    <w:rsid w:val="00C33BD0"/>
    <w:rsid w:val="00C362CC"/>
    <w:rsid w:val="00C37C30"/>
    <w:rsid w:val="00C40B6A"/>
    <w:rsid w:val="00C418B4"/>
    <w:rsid w:val="00C41CDD"/>
    <w:rsid w:val="00C423E4"/>
    <w:rsid w:val="00C43693"/>
    <w:rsid w:val="00C44ADC"/>
    <w:rsid w:val="00C44B03"/>
    <w:rsid w:val="00C45544"/>
    <w:rsid w:val="00C45A33"/>
    <w:rsid w:val="00C45D93"/>
    <w:rsid w:val="00C47465"/>
    <w:rsid w:val="00C47E6B"/>
    <w:rsid w:val="00C47F20"/>
    <w:rsid w:val="00C50780"/>
    <w:rsid w:val="00C50CE9"/>
    <w:rsid w:val="00C51176"/>
    <w:rsid w:val="00C54372"/>
    <w:rsid w:val="00C550CA"/>
    <w:rsid w:val="00C5590D"/>
    <w:rsid w:val="00C5603A"/>
    <w:rsid w:val="00C57923"/>
    <w:rsid w:val="00C61253"/>
    <w:rsid w:val="00C63106"/>
    <w:rsid w:val="00C64D49"/>
    <w:rsid w:val="00C663A3"/>
    <w:rsid w:val="00C6681E"/>
    <w:rsid w:val="00C66C10"/>
    <w:rsid w:val="00C71264"/>
    <w:rsid w:val="00C71973"/>
    <w:rsid w:val="00C729EB"/>
    <w:rsid w:val="00C73479"/>
    <w:rsid w:val="00C736E0"/>
    <w:rsid w:val="00C73E9A"/>
    <w:rsid w:val="00C7412F"/>
    <w:rsid w:val="00C74160"/>
    <w:rsid w:val="00C7418F"/>
    <w:rsid w:val="00C743F8"/>
    <w:rsid w:val="00C744F0"/>
    <w:rsid w:val="00C74C35"/>
    <w:rsid w:val="00C777EE"/>
    <w:rsid w:val="00C80CE9"/>
    <w:rsid w:val="00C8177C"/>
    <w:rsid w:val="00C81FC7"/>
    <w:rsid w:val="00C826D6"/>
    <w:rsid w:val="00C82761"/>
    <w:rsid w:val="00C82DBE"/>
    <w:rsid w:val="00C8499E"/>
    <w:rsid w:val="00C84F04"/>
    <w:rsid w:val="00C87117"/>
    <w:rsid w:val="00C8723A"/>
    <w:rsid w:val="00C8754E"/>
    <w:rsid w:val="00C87B67"/>
    <w:rsid w:val="00C87C96"/>
    <w:rsid w:val="00C87E71"/>
    <w:rsid w:val="00C90428"/>
    <w:rsid w:val="00C90C58"/>
    <w:rsid w:val="00C911C2"/>
    <w:rsid w:val="00C914C9"/>
    <w:rsid w:val="00C95A52"/>
    <w:rsid w:val="00C95BFF"/>
    <w:rsid w:val="00C95DBD"/>
    <w:rsid w:val="00C964F9"/>
    <w:rsid w:val="00C96562"/>
    <w:rsid w:val="00C96C56"/>
    <w:rsid w:val="00C9718E"/>
    <w:rsid w:val="00C97F2D"/>
    <w:rsid w:val="00CA037E"/>
    <w:rsid w:val="00CA0407"/>
    <w:rsid w:val="00CA1780"/>
    <w:rsid w:val="00CA27EA"/>
    <w:rsid w:val="00CA2923"/>
    <w:rsid w:val="00CA4A0A"/>
    <w:rsid w:val="00CA58C8"/>
    <w:rsid w:val="00CA62AF"/>
    <w:rsid w:val="00CA64B2"/>
    <w:rsid w:val="00CA776B"/>
    <w:rsid w:val="00CA7F08"/>
    <w:rsid w:val="00CB125C"/>
    <w:rsid w:val="00CB2515"/>
    <w:rsid w:val="00CB2F5F"/>
    <w:rsid w:val="00CB374B"/>
    <w:rsid w:val="00CB41A1"/>
    <w:rsid w:val="00CB5C46"/>
    <w:rsid w:val="00CB606D"/>
    <w:rsid w:val="00CB638B"/>
    <w:rsid w:val="00CB6804"/>
    <w:rsid w:val="00CB69BD"/>
    <w:rsid w:val="00CB6EFF"/>
    <w:rsid w:val="00CB780F"/>
    <w:rsid w:val="00CB78AA"/>
    <w:rsid w:val="00CC041B"/>
    <w:rsid w:val="00CC0A7A"/>
    <w:rsid w:val="00CC4160"/>
    <w:rsid w:val="00CC450D"/>
    <w:rsid w:val="00CC5046"/>
    <w:rsid w:val="00CC50C7"/>
    <w:rsid w:val="00CC53FE"/>
    <w:rsid w:val="00CC6163"/>
    <w:rsid w:val="00CC64CB"/>
    <w:rsid w:val="00CC6747"/>
    <w:rsid w:val="00CC7656"/>
    <w:rsid w:val="00CC796F"/>
    <w:rsid w:val="00CC7B95"/>
    <w:rsid w:val="00CC7BD1"/>
    <w:rsid w:val="00CD00C7"/>
    <w:rsid w:val="00CD1557"/>
    <w:rsid w:val="00CD291D"/>
    <w:rsid w:val="00CD31B5"/>
    <w:rsid w:val="00CD57AD"/>
    <w:rsid w:val="00CD613B"/>
    <w:rsid w:val="00CD7299"/>
    <w:rsid w:val="00CE1ACF"/>
    <w:rsid w:val="00CE263A"/>
    <w:rsid w:val="00CE697E"/>
    <w:rsid w:val="00CE6CDE"/>
    <w:rsid w:val="00CE7BDA"/>
    <w:rsid w:val="00CE7F8B"/>
    <w:rsid w:val="00CF0B45"/>
    <w:rsid w:val="00CF0D49"/>
    <w:rsid w:val="00CF1573"/>
    <w:rsid w:val="00CF1933"/>
    <w:rsid w:val="00CF2922"/>
    <w:rsid w:val="00CF55E8"/>
    <w:rsid w:val="00CF5B3E"/>
    <w:rsid w:val="00D0041A"/>
    <w:rsid w:val="00D02303"/>
    <w:rsid w:val="00D0269C"/>
    <w:rsid w:val="00D036EA"/>
    <w:rsid w:val="00D0372A"/>
    <w:rsid w:val="00D05648"/>
    <w:rsid w:val="00D05EB6"/>
    <w:rsid w:val="00D10514"/>
    <w:rsid w:val="00D12257"/>
    <w:rsid w:val="00D13429"/>
    <w:rsid w:val="00D1353A"/>
    <w:rsid w:val="00D13AA5"/>
    <w:rsid w:val="00D154F1"/>
    <w:rsid w:val="00D15E87"/>
    <w:rsid w:val="00D16354"/>
    <w:rsid w:val="00D16FF0"/>
    <w:rsid w:val="00D17B3E"/>
    <w:rsid w:val="00D2169A"/>
    <w:rsid w:val="00D22BD2"/>
    <w:rsid w:val="00D23C31"/>
    <w:rsid w:val="00D2417C"/>
    <w:rsid w:val="00D26AFA"/>
    <w:rsid w:val="00D273B7"/>
    <w:rsid w:val="00D277E4"/>
    <w:rsid w:val="00D27AF6"/>
    <w:rsid w:val="00D3071C"/>
    <w:rsid w:val="00D30E26"/>
    <w:rsid w:val="00D31BC3"/>
    <w:rsid w:val="00D31DA9"/>
    <w:rsid w:val="00D32851"/>
    <w:rsid w:val="00D332DD"/>
    <w:rsid w:val="00D340C8"/>
    <w:rsid w:val="00D34DD3"/>
    <w:rsid w:val="00D3564A"/>
    <w:rsid w:val="00D3591A"/>
    <w:rsid w:val="00D36DBB"/>
    <w:rsid w:val="00D37216"/>
    <w:rsid w:val="00D37F1B"/>
    <w:rsid w:val="00D40332"/>
    <w:rsid w:val="00D40AC5"/>
    <w:rsid w:val="00D415FA"/>
    <w:rsid w:val="00D42E45"/>
    <w:rsid w:val="00D456C3"/>
    <w:rsid w:val="00D456F0"/>
    <w:rsid w:val="00D45D1A"/>
    <w:rsid w:val="00D47105"/>
    <w:rsid w:val="00D477B2"/>
    <w:rsid w:val="00D51179"/>
    <w:rsid w:val="00D51A1D"/>
    <w:rsid w:val="00D51DE8"/>
    <w:rsid w:val="00D5634E"/>
    <w:rsid w:val="00D56AA0"/>
    <w:rsid w:val="00D60046"/>
    <w:rsid w:val="00D60A32"/>
    <w:rsid w:val="00D60ACC"/>
    <w:rsid w:val="00D618E4"/>
    <w:rsid w:val="00D61A61"/>
    <w:rsid w:val="00D61A6F"/>
    <w:rsid w:val="00D623EB"/>
    <w:rsid w:val="00D6246E"/>
    <w:rsid w:val="00D62F75"/>
    <w:rsid w:val="00D64C58"/>
    <w:rsid w:val="00D6659E"/>
    <w:rsid w:val="00D665B0"/>
    <w:rsid w:val="00D66E92"/>
    <w:rsid w:val="00D7265D"/>
    <w:rsid w:val="00D731EF"/>
    <w:rsid w:val="00D7427F"/>
    <w:rsid w:val="00D7447E"/>
    <w:rsid w:val="00D755D7"/>
    <w:rsid w:val="00D75B57"/>
    <w:rsid w:val="00D7646D"/>
    <w:rsid w:val="00D773FC"/>
    <w:rsid w:val="00D77B38"/>
    <w:rsid w:val="00D81F11"/>
    <w:rsid w:val="00D82740"/>
    <w:rsid w:val="00D828C0"/>
    <w:rsid w:val="00D82F70"/>
    <w:rsid w:val="00D831CA"/>
    <w:rsid w:val="00D8358C"/>
    <w:rsid w:val="00D83D8B"/>
    <w:rsid w:val="00D852D8"/>
    <w:rsid w:val="00D86BFA"/>
    <w:rsid w:val="00D872F4"/>
    <w:rsid w:val="00D873F0"/>
    <w:rsid w:val="00D87841"/>
    <w:rsid w:val="00D87A42"/>
    <w:rsid w:val="00D920F8"/>
    <w:rsid w:val="00DA11BB"/>
    <w:rsid w:val="00DA1B87"/>
    <w:rsid w:val="00DA23D8"/>
    <w:rsid w:val="00DA2518"/>
    <w:rsid w:val="00DA2539"/>
    <w:rsid w:val="00DA303C"/>
    <w:rsid w:val="00DA35C0"/>
    <w:rsid w:val="00DA4A54"/>
    <w:rsid w:val="00DA4EF5"/>
    <w:rsid w:val="00DA5A4F"/>
    <w:rsid w:val="00DA69ED"/>
    <w:rsid w:val="00DA6E8E"/>
    <w:rsid w:val="00DA77E1"/>
    <w:rsid w:val="00DB0E0B"/>
    <w:rsid w:val="00DB4C5D"/>
    <w:rsid w:val="00DB52CD"/>
    <w:rsid w:val="00DB56E3"/>
    <w:rsid w:val="00DB5FF6"/>
    <w:rsid w:val="00DB65D9"/>
    <w:rsid w:val="00DB7186"/>
    <w:rsid w:val="00DB7419"/>
    <w:rsid w:val="00DC033C"/>
    <w:rsid w:val="00DC0787"/>
    <w:rsid w:val="00DC0988"/>
    <w:rsid w:val="00DC1042"/>
    <w:rsid w:val="00DC11D9"/>
    <w:rsid w:val="00DC2023"/>
    <w:rsid w:val="00DC27B5"/>
    <w:rsid w:val="00DC3319"/>
    <w:rsid w:val="00DC3995"/>
    <w:rsid w:val="00DC3E68"/>
    <w:rsid w:val="00DC683A"/>
    <w:rsid w:val="00DC75E8"/>
    <w:rsid w:val="00DD05AD"/>
    <w:rsid w:val="00DD0DD4"/>
    <w:rsid w:val="00DD1E0A"/>
    <w:rsid w:val="00DD1F52"/>
    <w:rsid w:val="00DD2668"/>
    <w:rsid w:val="00DD2722"/>
    <w:rsid w:val="00DD330A"/>
    <w:rsid w:val="00DD3F53"/>
    <w:rsid w:val="00DD4114"/>
    <w:rsid w:val="00DD5A90"/>
    <w:rsid w:val="00DD78C9"/>
    <w:rsid w:val="00DE2AAD"/>
    <w:rsid w:val="00DE33E7"/>
    <w:rsid w:val="00DE4E9E"/>
    <w:rsid w:val="00DE6854"/>
    <w:rsid w:val="00DE6D73"/>
    <w:rsid w:val="00DF0149"/>
    <w:rsid w:val="00DF0603"/>
    <w:rsid w:val="00DF07CD"/>
    <w:rsid w:val="00DF1D39"/>
    <w:rsid w:val="00DF397C"/>
    <w:rsid w:val="00DF3B12"/>
    <w:rsid w:val="00DF52A8"/>
    <w:rsid w:val="00DF5C21"/>
    <w:rsid w:val="00DF67A4"/>
    <w:rsid w:val="00DF68C8"/>
    <w:rsid w:val="00DF6FA0"/>
    <w:rsid w:val="00DF77D4"/>
    <w:rsid w:val="00E00053"/>
    <w:rsid w:val="00E00556"/>
    <w:rsid w:val="00E00B94"/>
    <w:rsid w:val="00E00EE6"/>
    <w:rsid w:val="00E016ED"/>
    <w:rsid w:val="00E021F1"/>
    <w:rsid w:val="00E02955"/>
    <w:rsid w:val="00E030B5"/>
    <w:rsid w:val="00E03767"/>
    <w:rsid w:val="00E03E00"/>
    <w:rsid w:val="00E04311"/>
    <w:rsid w:val="00E04A1E"/>
    <w:rsid w:val="00E04B19"/>
    <w:rsid w:val="00E06541"/>
    <w:rsid w:val="00E0716F"/>
    <w:rsid w:val="00E07DA1"/>
    <w:rsid w:val="00E10C38"/>
    <w:rsid w:val="00E11816"/>
    <w:rsid w:val="00E131F4"/>
    <w:rsid w:val="00E13903"/>
    <w:rsid w:val="00E13A2A"/>
    <w:rsid w:val="00E15D77"/>
    <w:rsid w:val="00E1774E"/>
    <w:rsid w:val="00E201BA"/>
    <w:rsid w:val="00E203DE"/>
    <w:rsid w:val="00E20F1D"/>
    <w:rsid w:val="00E214B1"/>
    <w:rsid w:val="00E22E59"/>
    <w:rsid w:val="00E233B8"/>
    <w:rsid w:val="00E239D3"/>
    <w:rsid w:val="00E259D1"/>
    <w:rsid w:val="00E25D79"/>
    <w:rsid w:val="00E26C2D"/>
    <w:rsid w:val="00E33004"/>
    <w:rsid w:val="00E332ED"/>
    <w:rsid w:val="00E33401"/>
    <w:rsid w:val="00E336C3"/>
    <w:rsid w:val="00E337A0"/>
    <w:rsid w:val="00E33BC0"/>
    <w:rsid w:val="00E34510"/>
    <w:rsid w:val="00E34CA3"/>
    <w:rsid w:val="00E35C19"/>
    <w:rsid w:val="00E35F32"/>
    <w:rsid w:val="00E362F4"/>
    <w:rsid w:val="00E371AF"/>
    <w:rsid w:val="00E373FE"/>
    <w:rsid w:val="00E37D61"/>
    <w:rsid w:val="00E419C0"/>
    <w:rsid w:val="00E42952"/>
    <w:rsid w:val="00E43E60"/>
    <w:rsid w:val="00E45763"/>
    <w:rsid w:val="00E4785E"/>
    <w:rsid w:val="00E47AF6"/>
    <w:rsid w:val="00E47D06"/>
    <w:rsid w:val="00E50615"/>
    <w:rsid w:val="00E50D92"/>
    <w:rsid w:val="00E50DCD"/>
    <w:rsid w:val="00E51E00"/>
    <w:rsid w:val="00E52316"/>
    <w:rsid w:val="00E52BB8"/>
    <w:rsid w:val="00E53005"/>
    <w:rsid w:val="00E53A47"/>
    <w:rsid w:val="00E5556F"/>
    <w:rsid w:val="00E62301"/>
    <w:rsid w:val="00E62CBF"/>
    <w:rsid w:val="00E63EB6"/>
    <w:rsid w:val="00E65C48"/>
    <w:rsid w:val="00E66A2A"/>
    <w:rsid w:val="00E6747B"/>
    <w:rsid w:val="00E676FE"/>
    <w:rsid w:val="00E70D5D"/>
    <w:rsid w:val="00E720A2"/>
    <w:rsid w:val="00E7240D"/>
    <w:rsid w:val="00E72485"/>
    <w:rsid w:val="00E773B2"/>
    <w:rsid w:val="00E7760D"/>
    <w:rsid w:val="00E778B3"/>
    <w:rsid w:val="00E77B5C"/>
    <w:rsid w:val="00E8026A"/>
    <w:rsid w:val="00E81A73"/>
    <w:rsid w:val="00E82BB9"/>
    <w:rsid w:val="00E83367"/>
    <w:rsid w:val="00E83A35"/>
    <w:rsid w:val="00E84B01"/>
    <w:rsid w:val="00E85476"/>
    <w:rsid w:val="00E8622D"/>
    <w:rsid w:val="00E8661D"/>
    <w:rsid w:val="00E87055"/>
    <w:rsid w:val="00E87A75"/>
    <w:rsid w:val="00E87C48"/>
    <w:rsid w:val="00E90FFE"/>
    <w:rsid w:val="00E93325"/>
    <w:rsid w:val="00E95927"/>
    <w:rsid w:val="00E95C0E"/>
    <w:rsid w:val="00E9789E"/>
    <w:rsid w:val="00EA13B1"/>
    <w:rsid w:val="00EA171E"/>
    <w:rsid w:val="00EA3970"/>
    <w:rsid w:val="00EA39FB"/>
    <w:rsid w:val="00EA4DED"/>
    <w:rsid w:val="00EA4FF5"/>
    <w:rsid w:val="00EA5EE2"/>
    <w:rsid w:val="00EA774B"/>
    <w:rsid w:val="00EB13B5"/>
    <w:rsid w:val="00EB14EB"/>
    <w:rsid w:val="00EB1574"/>
    <w:rsid w:val="00EB2F37"/>
    <w:rsid w:val="00EB358A"/>
    <w:rsid w:val="00EB3842"/>
    <w:rsid w:val="00EB3A84"/>
    <w:rsid w:val="00EB4349"/>
    <w:rsid w:val="00EB480D"/>
    <w:rsid w:val="00EB5268"/>
    <w:rsid w:val="00EB621B"/>
    <w:rsid w:val="00EC05C5"/>
    <w:rsid w:val="00EC133F"/>
    <w:rsid w:val="00EC149B"/>
    <w:rsid w:val="00EC28E5"/>
    <w:rsid w:val="00EC3652"/>
    <w:rsid w:val="00EC3EF4"/>
    <w:rsid w:val="00EC409C"/>
    <w:rsid w:val="00EC5AB9"/>
    <w:rsid w:val="00EC5FD1"/>
    <w:rsid w:val="00EC605C"/>
    <w:rsid w:val="00EC658A"/>
    <w:rsid w:val="00EC723A"/>
    <w:rsid w:val="00EC75D0"/>
    <w:rsid w:val="00EC7EB2"/>
    <w:rsid w:val="00EC7EFB"/>
    <w:rsid w:val="00ED0074"/>
    <w:rsid w:val="00ED0FBE"/>
    <w:rsid w:val="00ED1CF1"/>
    <w:rsid w:val="00ED1D10"/>
    <w:rsid w:val="00ED2FD9"/>
    <w:rsid w:val="00ED3F64"/>
    <w:rsid w:val="00ED4300"/>
    <w:rsid w:val="00ED4F2B"/>
    <w:rsid w:val="00ED5B41"/>
    <w:rsid w:val="00ED5E67"/>
    <w:rsid w:val="00ED6279"/>
    <w:rsid w:val="00ED7B2B"/>
    <w:rsid w:val="00EE18F7"/>
    <w:rsid w:val="00EE234F"/>
    <w:rsid w:val="00EE5FB3"/>
    <w:rsid w:val="00EE619D"/>
    <w:rsid w:val="00EE657E"/>
    <w:rsid w:val="00EF01A7"/>
    <w:rsid w:val="00EF0B35"/>
    <w:rsid w:val="00EF2374"/>
    <w:rsid w:val="00EF27D5"/>
    <w:rsid w:val="00EF2B92"/>
    <w:rsid w:val="00EF418A"/>
    <w:rsid w:val="00EF4E96"/>
    <w:rsid w:val="00EF6919"/>
    <w:rsid w:val="00EF76B1"/>
    <w:rsid w:val="00F00A99"/>
    <w:rsid w:val="00F010F3"/>
    <w:rsid w:val="00F0251D"/>
    <w:rsid w:val="00F027B5"/>
    <w:rsid w:val="00F03513"/>
    <w:rsid w:val="00F043EF"/>
    <w:rsid w:val="00F05C89"/>
    <w:rsid w:val="00F06B12"/>
    <w:rsid w:val="00F06D44"/>
    <w:rsid w:val="00F12D36"/>
    <w:rsid w:val="00F144D5"/>
    <w:rsid w:val="00F14B6D"/>
    <w:rsid w:val="00F154C7"/>
    <w:rsid w:val="00F1688A"/>
    <w:rsid w:val="00F16DBF"/>
    <w:rsid w:val="00F2015E"/>
    <w:rsid w:val="00F22397"/>
    <w:rsid w:val="00F27EDE"/>
    <w:rsid w:val="00F30435"/>
    <w:rsid w:val="00F30A4B"/>
    <w:rsid w:val="00F31D83"/>
    <w:rsid w:val="00F32413"/>
    <w:rsid w:val="00F326B1"/>
    <w:rsid w:val="00F32D5B"/>
    <w:rsid w:val="00F3367E"/>
    <w:rsid w:val="00F3461C"/>
    <w:rsid w:val="00F35FA1"/>
    <w:rsid w:val="00F36DF8"/>
    <w:rsid w:val="00F3766B"/>
    <w:rsid w:val="00F37C52"/>
    <w:rsid w:val="00F40C5F"/>
    <w:rsid w:val="00F42510"/>
    <w:rsid w:val="00F434BF"/>
    <w:rsid w:val="00F4462D"/>
    <w:rsid w:val="00F44FB9"/>
    <w:rsid w:val="00F4555B"/>
    <w:rsid w:val="00F46963"/>
    <w:rsid w:val="00F47BEA"/>
    <w:rsid w:val="00F47F4A"/>
    <w:rsid w:val="00F5082A"/>
    <w:rsid w:val="00F51902"/>
    <w:rsid w:val="00F52140"/>
    <w:rsid w:val="00F529A5"/>
    <w:rsid w:val="00F55AF9"/>
    <w:rsid w:val="00F56FE6"/>
    <w:rsid w:val="00F601A9"/>
    <w:rsid w:val="00F602D1"/>
    <w:rsid w:val="00F61BAA"/>
    <w:rsid w:val="00F64AE6"/>
    <w:rsid w:val="00F65C67"/>
    <w:rsid w:val="00F702B0"/>
    <w:rsid w:val="00F70A1D"/>
    <w:rsid w:val="00F7275F"/>
    <w:rsid w:val="00F74244"/>
    <w:rsid w:val="00F7482A"/>
    <w:rsid w:val="00F74844"/>
    <w:rsid w:val="00F74F41"/>
    <w:rsid w:val="00F75362"/>
    <w:rsid w:val="00F75E82"/>
    <w:rsid w:val="00F77407"/>
    <w:rsid w:val="00F77AB3"/>
    <w:rsid w:val="00F77B98"/>
    <w:rsid w:val="00F80D66"/>
    <w:rsid w:val="00F81A7E"/>
    <w:rsid w:val="00F821D9"/>
    <w:rsid w:val="00F83DD7"/>
    <w:rsid w:val="00F8547D"/>
    <w:rsid w:val="00F8555E"/>
    <w:rsid w:val="00F8595A"/>
    <w:rsid w:val="00F8796C"/>
    <w:rsid w:val="00F928BB"/>
    <w:rsid w:val="00F92A84"/>
    <w:rsid w:val="00F92D5D"/>
    <w:rsid w:val="00F9479E"/>
    <w:rsid w:val="00F947B8"/>
    <w:rsid w:val="00F95AAD"/>
    <w:rsid w:val="00F975D7"/>
    <w:rsid w:val="00FA3E22"/>
    <w:rsid w:val="00FA4856"/>
    <w:rsid w:val="00FA48E2"/>
    <w:rsid w:val="00FA4E04"/>
    <w:rsid w:val="00FA5E2D"/>
    <w:rsid w:val="00FA645D"/>
    <w:rsid w:val="00FA6823"/>
    <w:rsid w:val="00FB02F7"/>
    <w:rsid w:val="00FB0DAF"/>
    <w:rsid w:val="00FB16DF"/>
    <w:rsid w:val="00FB37AC"/>
    <w:rsid w:val="00FB38AD"/>
    <w:rsid w:val="00FB3C6B"/>
    <w:rsid w:val="00FB5227"/>
    <w:rsid w:val="00FB55D1"/>
    <w:rsid w:val="00FB57BC"/>
    <w:rsid w:val="00FB596E"/>
    <w:rsid w:val="00FB5C2B"/>
    <w:rsid w:val="00FB5E2C"/>
    <w:rsid w:val="00FB6877"/>
    <w:rsid w:val="00FB7DAE"/>
    <w:rsid w:val="00FB7EB7"/>
    <w:rsid w:val="00FC01E6"/>
    <w:rsid w:val="00FC0A8C"/>
    <w:rsid w:val="00FC424D"/>
    <w:rsid w:val="00FC4E70"/>
    <w:rsid w:val="00FC5777"/>
    <w:rsid w:val="00FC623E"/>
    <w:rsid w:val="00FD053F"/>
    <w:rsid w:val="00FD15F6"/>
    <w:rsid w:val="00FD167E"/>
    <w:rsid w:val="00FD1CA9"/>
    <w:rsid w:val="00FD2258"/>
    <w:rsid w:val="00FD323A"/>
    <w:rsid w:val="00FD445C"/>
    <w:rsid w:val="00FD5513"/>
    <w:rsid w:val="00FD5F87"/>
    <w:rsid w:val="00FD6B01"/>
    <w:rsid w:val="00FD70DE"/>
    <w:rsid w:val="00FD74F6"/>
    <w:rsid w:val="00FE01A1"/>
    <w:rsid w:val="00FE08D5"/>
    <w:rsid w:val="00FE1000"/>
    <w:rsid w:val="00FE59BC"/>
    <w:rsid w:val="00FE6653"/>
    <w:rsid w:val="00FF0BAD"/>
    <w:rsid w:val="00FF0D8F"/>
    <w:rsid w:val="00FF12AC"/>
    <w:rsid w:val="00FF2C26"/>
    <w:rsid w:val="00FF42EC"/>
    <w:rsid w:val="00FF62A9"/>
    <w:rsid w:val="00FF74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F4392"/>
  <w15:docId w15:val="{F8CA91B5-91A9-42C1-BF6A-B39D9695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A80"/>
    <w:rPr>
      <w:rFonts w:asciiTheme="minorHAnsi" w:hAnsiTheme="minorHAnsi" w:cstheme="minorBidi"/>
    </w:rPr>
  </w:style>
  <w:style w:type="paragraph" w:styleId="Titre1">
    <w:name w:val="heading 1"/>
    <w:basedOn w:val="Normal"/>
    <w:next w:val="Normal"/>
    <w:link w:val="Titre1Car"/>
    <w:uiPriority w:val="9"/>
    <w:qFormat/>
    <w:rsid w:val="00A7234A"/>
    <w:pPr>
      <w:pBdr>
        <w:bottom w:val="single" w:sz="6" w:space="6" w:color="EAECEF"/>
      </w:pBdr>
      <w:shd w:val="clear" w:color="auto" w:fill="FFFFFF"/>
      <w:spacing w:before="360" w:after="240" w:line="240" w:lineRule="auto"/>
      <w:outlineLvl w:val="0"/>
    </w:pPr>
    <w:rPr>
      <w:rFonts w:ascii="Open Sans" w:eastAsia="Georgia" w:hAnsi="Open Sans" w:cs="Open Sans"/>
      <w:b/>
      <w:color w:val="24292E"/>
      <w:sz w:val="36"/>
      <w:szCs w:val="36"/>
    </w:rPr>
  </w:style>
  <w:style w:type="paragraph" w:styleId="Titre2">
    <w:name w:val="heading 2"/>
    <w:basedOn w:val="Normal"/>
    <w:next w:val="Normal"/>
    <w:link w:val="Titre2Car"/>
    <w:uiPriority w:val="9"/>
    <w:unhideWhenUsed/>
    <w:qFormat/>
    <w:rsid w:val="00D353A8"/>
    <w:pPr>
      <w:keepNext/>
      <w:keepLines/>
      <w:spacing w:before="204" w:line="240" w:lineRule="auto"/>
      <w:outlineLvl w:val="1"/>
    </w:pPr>
    <w:rPr>
      <w:rFonts w:ascii="Open Sans" w:eastAsia="Georgia" w:hAnsi="Open Sans" w:cs="Open Sans"/>
      <w:b/>
      <w:sz w:val="30"/>
      <w:szCs w:val="30"/>
    </w:rPr>
  </w:style>
  <w:style w:type="paragraph" w:styleId="Titre3">
    <w:name w:val="heading 3"/>
    <w:basedOn w:val="Normal"/>
    <w:next w:val="Normal"/>
    <w:link w:val="Titre3Car"/>
    <w:uiPriority w:val="9"/>
    <w:unhideWhenUsed/>
    <w:qFormat/>
    <w:rsid w:val="0066370F"/>
    <w:pPr>
      <w:keepNext/>
      <w:keepLines/>
      <w:spacing w:before="160" w:after="120"/>
      <w:outlineLvl w:val="2"/>
    </w:pPr>
    <w:rPr>
      <w:rFonts w:ascii="Open Sans" w:eastAsiaTheme="majorEastAsia" w:hAnsi="Open Sans" w:cs="Open Sans"/>
      <w:b/>
      <w:bCs/>
      <w:color w:val="595959" w:themeColor="text1" w:themeTint="A6"/>
      <w:sz w:val="24"/>
      <w:szCs w:val="24"/>
    </w:rPr>
  </w:style>
  <w:style w:type="paragraph" w:styleId="Titre4">
    <w:name w:val="heading 4"/>
    <w:basedOn w:val="Normal"/>
    <w:next w:val="Normal"/>
    <w:uiPriority w:val="9"/>
    <w:unhideWhenUsed/>
    <w:qFormat/>
    <w:pPr>
      <w:keepNext/>
      <w:keepLines/>
      <w:spacing w:before="240" w:after="40"/>
      <w:outlineLvl w:val="3"/>
    </w:pPr>
    <w:rPr>
      <w:b/>
      <w:sz w:val="24"/>
      <w:szCs w:val="24"/>
    </w:rPr>
  </w:style>
  <w:style w:type="paragraph" w:styleId="Titre5">
    <w:name w:val="heading 5"/>
    <w:basedOn w:val="Normal"/>
    <w:next w:val="Normal"/>
    <w:uiPriority w:val="9"/>
    <w:unhideWhenUsed/>
    <w:qFormat/>
    <w:pPr>
      <w:keepNext/>
      <w:keepLines/>
      <w:spacing w:before="220" w:after="40"/>
      <w:outlineLvl w:val="4"/>
    </w:pPr>
    <w:rPr>
      <w:b/>
    </w:rPr>
  </w:style>
  <w:style w:type="paragraph" w:styleId="Titre6">
    <w:name w:val="heading 6"/>
    <w:basedOn w:val="Normal"/>
    <w:next w:val="Normal"/>
    <w:uiPriority w:val="9"/>
    <w:unhideWhenUsed/>
    <w:qFormat/>
    <w:rsid w:val="00192AE1"/>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26211"/>
    <w:pPr>
      <w:keepNext/>
      <w:keepLines/>
      <w:spacing w:before="480" w:after="120"/>
    </w:pPr>
    <w:rPr>
      <w:rFonts w:ascii="Arial" w:eastAsia="Arial" w:hAnsi="Arial" w:cs="Arial"/>
      <w:b/>
      <w:sz w:val="72"/>
      <w:szCs w:val="72"/>
    </w:rPr>
  </w:style>
  <w:style w:type="paragraph" w:styleId="Paragraphedeliste">
    <w:name w:val="List Paragraph"/>
    <w:basedOn w:val="Normal"/>
    <w:uiPriority w:val="34"/>
    <w:qFormat/>
    <w:rsid w:val="00405A80"/>
    <w:pPr>
      <w:ind w:left="720"/>
      <w:contextualSpacing/>
    </w:pPr>
  </w:style>
  <w:style w:type="character" w:styleId="Marquedecommentaire">
    <w:name w:val="annotation reference"/>
    <w:basedOn w:val="Policepardfaut"/>
    <w:uiPriority w:val="99"/>
    <w:semiHidden/>
    <w:unhideWhenUsed/>
    <w:rsid w:val="00405A80"/>
    <w:rPr>
      <w:sz w:val="16"/>
      <w:szCs w:val="16"/>
    </w:rPr>
  </w:style>
  <w:style w:type="paragraph" w:styleId="Commentaire">
    <w:name w:val="annotation text"/>
    <w:basedOn w:val="Normal"/>
    <w:link w:val="CommentaireCar"/>
    <w:uiPriority w:val="99"/>
    <w:semiHidden/>
    <w:unhideWhenUsed/>
    <w:rsid w:val="00405A80"/>
    <w:pPr>
      <w:spacing w:line="240" w:lineRule="auto"/>
    </w:pPr>
    <w:rPr>
      <w:sz w:val="20"/>
      <w:szCs w:val="20"/>
    </w:rPr>
  </w:style>
  <w:style w:type="character" w:customStyle="1" w:styleId="CommentaireCar">
    <w:name w:val="Commentaire Car"/>
    <w:basedOn w:val="Policepardfaut"/>
    <w:link w:val="Commentaire"/>
    <w:uiPriority w:val="99"/>
    <w:semiHidden/>
    <w:rsid w:val="00405A80"/>
    <w:rPr>
      <w:rFonts w:asciiTheme="minorHAnsi" w:hAnsiTheme="minorHAnsi" w:cstheme="minorBidi"/>
    </w:rPr>
  </w:style>
  <w:style w:type="paragraph" w:styleId="Textedebulles">
    <w:name w:val="Balloon Text"/>
    <w:basedOn w:val="Normal"/>
    <w:link w:val="TextedebullesCar"/>
    <w:uiPriority w:val="99"/>
    <w:semiHidden/>
    <w:unhideWhenUsed/>
    <w:rsid w:val="00405A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5A80"/>
    <w:rPr>
      <w:rFonts w:ascii="Tahoma" w:hAnsi="Tahoma" w:cs="Tahoma"/>
      <w:sz w:val="16"/>
      <w:szCs w:val="16"/>
    </w:rPr>
  </w:style>
  <w:style w:type="table" w:styleId="Grilledutableau">
    <w:name w:val="Table Grid"/>
    <w:basedOn w:val="TableauNormal"/>
    <w:uiPriority w:val="39"/>
    <w:rsid w:val="00405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jetducommentaire">
    <w:name w:val="annotation subject"/>
    <w:basedOn w:val="Commentaire"/>
    <w:next w:val="Commentaire"/>
    <w:link w:val="ObjetducommentaireCar"/>
    <w:uiPriority w:val="99"/>
    <w:semiHidden/>
    <w:unhideWhenUsed/>
    <w:rsid w:val="00737CBA"/>
    <w:rPr>
      <w:b/>
      <w:bCs/>
    </w:rPr>
  </w:style>
  <w:style w:type="character" w:customStyle="1" w:styleId="ObjetducommentaireCar">
    <w:name w:val="Objet du commentaire Car"/>
    <w:basedOn w:val="CommentaireCar"/>
    <w:link w:val="Objetducommentaire"/>
    <w:uiPriority w:val="99"/>
    <w:semiHidden/>
    <w:rsid w:val="00737CBA"/>
    <w:rPr>
      <w:rFonts w:asciiTheme="minorHAnsi" w:hAnsiTheme="minorHAnsi" w:cstheme="minorBidi"/>
      <w:b/>
      <w:bCs/>
    </w:rPr>
  </w:style>
  <w:style w:type="paragraph" w:styleId="En-tte">
    <w:name w:val="header"/>
    <w:basedOn w:val="Normal"/>
    <w:link w:val="En-tteCar"/>
    <w:uiPriority w:val="99"/>
    <w:unhideWhenUsed/>
    <w:rsid w:val="002D665B"/>
    <w:pPr>
      <w:tabs>
        <w:tab w:val="center" w:pos="4680"/>
        <w:tab w:val="right" w:pos="9360"/>
      </w:tabs>
      <w:spacing w:after="0" w:line="240" w:lineRule="auto"/>
    </w:pPr>
  </w:style>
  <w:style w:type="character" w:customStyle="1" w:styleId="En-tteCar">
    <w:name w:val="En-tête Car"/>
    <w:basedOn w:val="Policepardfaut"/>
    <w:link w:val="En-tte"/>
    <w:uiPriority w:val="99"/>
    <w:rsid w:val="002D665B"/>
    <w:rPr>
      <w:rFonts w:asciiTheme="minorHAnsi" w:hAnsiTheme="minorHAnsi" w:cstheme="minorBidi"/>
      <w:sz w:val="22"/>
      <w:szCs w:val="22"/>
    </w:rPr>
  </w:style>
  <w:style w:type="paragraph" w:styleId="Pieddepage">
    <w:name w:val="footer"/>
    <w:basedOn w:val="Normal"/>
    <w:link w:val="PieddepageCar"/>
    <w:uiPriority w:val="99"/>
    <w:unhideWhenUsed/>
    <w:rsid w:val="002D665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D665B"/>
    <w:rPr>
      <w:rFonts w:asciiTheme="minorHAnsi" w:hAnsiTheme="minorHAnsi" w:cstheme="minorBidi"/>
      <w:sz w:val="22"/>
      <w:szCs w:val="22"/>
    </w:rPr>
  </w:style>
  <w:style w:type="table" w:styleId="Grilleclaire">
    <w:name w:val="Light Grid"/>
    <w:basedOn w:val="TableauNormal"/>
    <w:uiPriority w:val="62"/>
    <w:rsid w:val="002D665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moyenne2">
    <w:name w:val="Medium Grid 2"/>
    <w:basedOn w:val="TableauNormal"/>
    <w:uiPriority w:val="68"/>
    <w:rsid w:val="002D665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laire-Accent1">
    <w:name w:val="Light List Accent 1"/>
    <w:basedOn w:val="TableauNormal"/>
    <w:uiPriority w:val="61"/>
    <w:rsid w:val="002D665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1">
    <w:name w:val="Light Grid Accent 1"/>
    <w:basedOn w:val="TableauNormal"/>
    <w:uiPriority w:val="62"/>
    <w:rsid w:val="0031121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vision">
    <w:name w:val="Revision"/>
    <w:hidden/>
    <w:uiPriority w:val="99"/>
    <w:semiHidden/>
    <w:rsid w:val="00894C11"/>
    <w:rPr>
      <w:rFonts w:asciiTheme="minorHAnsi" w:hAnsiTheme="minorHAnsi" w:cstheme="minorBidi"/>
    </w:rPr>
  </w:style>
  <w:style w:type="character" w:customStyle="1" w:styleId="Titre1Car">
    <w:name w:val="Titre 1 Car"/>
    <w:basedOn w:val="Policepardfaut"/>
    <w:link w:val="Titre1"/>
    <w:uiPriority w:val="9"/>
    <w:rsid w:val="00A7234A"/>
    <w:rPr>
      <w:rFonts w:ascii="Open Sans" w:eastAsia="Georgia" w:hAnsi="Open Sans" w:cs="Open Sans"/>
      <w:b/>
      <w:color w:val="24292E"/>
      <w:sz w:val="36"/>
      <w:szCs w:val="36"/>
      <w:shd w:val="clear" w:color="auto" w:fill="FFFFFF"/>
    </w:rPr>
  </w:style>
  <w:style w:type="paragraph" w:styleId="En-ttedetabledesmatires">
    <w:name w:val="TOC Heading"/>
    <w:basedOn w:val="Titre1"/>
    <w:next w:val="Normal"/>
    <w:uiPriority w:val="39"/>
    <w:unhideWhenUsed/>
    <w:qFormat/>
    <w:rsid w:val="00926211"/>
    <w:pPr>
      <w:spacing w:line="259" w:lineRule="auto"/>
      <w:outlineLvl w:val="9"/>
    </w:pPr>
  </w:style>
  <w:style w:type="character" w:customStyle="1" w:styleId="TitreCar">
    <w:name w:val="Titre Car"/>
    <w:basedOn w:val="Policepardfaut"/>
    <w:link w:val="Titre"/>
    <w:uiPriority w:val="10"/>
    <w:rsid w:val="00926211"/>
    <w:rPr>
      <w:rFonts w:ascii="Arial" w:eastAsia="Arial" w:hAnsi="Arial" w:cs="Arial"/>
      <w:b/>
      <w:sz w:val="72"/>
      <w:szCs w:val="72"/>
      <w:lang w:bidi="ar-SA"/>
    </w:rPr>
  </w:style>
  <w:style w:type="paragraph" w:styleId="Sansinterligne">
    <w:name w:val="No Spacing"/>
    <w:link w:val="SansinterligneCar"/>
    <w:uiPriority w:val="1"/>
    <w:qFormat/>
    <w:rsid w:val="00926211"/>
    <w:rPr>
      <w:rFonts w:asciiTheme="minorHAnsi" w:eastAsiaTheme="minorEastAsia" w:hAnsiTheme="minorHAnsi" w:cstheme="minorBidi"/>
    </w:rPr>
  </w:style>
  <w:style w:type="character" w:customStyle="1" w:styleId="SansinterligneCar">
    <w:name w:val="Sans interligne Car"/>
    <w:basedOn w:val="Policepardfaut"/>
    <w:link w:val="Sansinterligne"/>
    <w:uiPriority w:val="1"/>
    <w:rsid w:val="00926211"/>
    <w:rPr>
      <w:rFonts w:asciiTheme="minorHAnsi" w:eastAsiaTheme="minorEastAsia" w:hAnsiTheme="minorHAnsi" w:cstheme="minorBidi"/>
      <w:sz w:val="22"/>
      <w:szCs w:val="22"/>
      <w:lang w:bidi="ar-SA"/>
    </w:rPr>
  </w:style>
  <w:style w:type="character" w:customStyle="1" w:styleId="Titre2Car">
    <w:name w:val="Titre 2 Car"/>
    <w:basedOn w:val="Policepardfaut"/>
    <w:link w:val="Titre2"/>
    <w:uiPriority w:val="9"/>
    <w:rsid w:val="00D353A8"/>
    <w:rPr>
      <w:rFonts w:ascii="Open Sans" w:eastAsia="Georgia" w:hAnsi="Open Sans" w:cs="Open Sans"/>
      <w:b/>
      <w:sz w:val="30"/>
      <w:szCs w:val="30"/>
      <w:lang w:bidi="ar-SA"/>
    </w:rPr>
  </w:style>
  <w:style w:type="character" w:customStyle="1" w:styleId="Titre3Car">
    <w:name w:val="Titre 3 Car"/>
    <w:basedOn w:val="Policepardfaut"/>
    <w:link w:val="Titre3"/>
    <w:uiPriority w:val="9"/>
    <w:rsid w:val="0066370F"/>
    <w:rPr>
      <w:rFonts w:ascii="Open Sans" w:eastAsiaTheme="majorEastAsia" w:hAnsi="Open Sans" w:cs="Open Sans"/>
      <w:b/>
      <w:bCs/>
      <w:color w:val="595959" w:themeColor="text1" w:themeTint="A6"/>
      <w:sz w:val="24"/>
      <w:szCs w:val="24"/>
    </w:rPr>
  </w:style>
  <w:style w:type="paragraph" w:styleId="TM2">
    <w:name w:val="toc 2"/>
    <w:basedOn w:val="Normal"/>
    <w:next w:val="Normal"/>
    <w:autoRedefine/>
    <w:uiPriority w:val="39"/>
    <w:unhideWhenUsed/>
    <w:rsid w:val="004F5999"/>
    <w:pPr>
      <w:spacing w:after="0"/>
      <w:ind w:left="220"/>
    </w:pPr>
    <w:rPr>
      <w:rFonts w:cstheme="minorHAnsi"/>
      <w:smallCaps/>
      <w:sz w:val="20"/>
      <w:szCs w:val="20"/>
    </w:rPr>
  </w:style>
  <w:style w:type="paragraph" w:styleId="TM1">
    <w:name w:val="toc 1"/>
    <w:basedOn w:val="Normal"/>
    <w:next w:val="Normal"/>
    <w:autoRedefine/>
    <w:uiPriority w:val="39"/>
    <w:unhideWhenUsed/>
    <w:rsid w:val="004F5999"/>
    <w:pPr>
      <w:spacing w:before="120" w:after="120"/>
    </w:pPr>
    <w:rPr>
      <w:rFonts w:cstheme="minorHAnsi"/>
      <w:b/>
      <w:bCs/>
      <w:caps/>
      <w:sz w:val="20"/>
      <w:szCs w:val="20"/>
    </w:rPr>
  </w:style>
  <w:style w:type="paragraph" w:styleId="TM3">
    <w:name w:val="toc 3"/>
    <w:basedOn w:val="Normal"/>
    <w:next w:val="Normal"/>
    <w:autoRedefine/>
    <w:uiPriority w:val="39"/>
    <w:unhideWhenUsed/>
    <w:rsid w:val="004F5999"/>
    <w:pPr>
      <w:spacing w:after="0"/>
      <w:ind w:left="440"/>
    </w:pPr>
    <w:rPr>
      <w:rFonts w:cstheme="minorHAnsi"/>
      <w:i/>
      <w:iCs/>
      <w:sz w:val="20"/>
      <w:szCs w:val="20"/>
    </w:rPr>
  </w:style>
  <w:style w:type="character" w:styleId="Lienhypertexte">
    <w:name w:val="Hyperlink"/>
    <w:basedOn w:val="Policepardfaut"/>
    <w:uiPriority w:val="99"/>
    <w:unhideWhenUsed/>
    <w:rsid w:val="004F5999"/>
    <w:rPr>
      <w:color w:val="0000FF" w:themeColor="hyperlink"/>
      <w:u w:val="singl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15" w:type="dxa"/>
        <w:right w:w="115" w:type="dxa"/>
      </w:tblCellMar>
    </w:tblPr>
  </w:style>
  <w:style w:type="character" w:styleId="Accentuationlgre">
    <w:name w:val="Subtle Emphasis"/>
    <w:uiPriority w:val="19"/>
    <w:qFormat/>
    <w:rsid w:val="00B76F68"/>
    <w:rPr>
      <w:rFonts w:ascii="Calibri" w:hAnsi="Calibri" w:cs="Calibri"/>
      <w:color w:val="595959" w:themeColor="text1" w:themeTint="A6"/>
      <w:sz w:val="18"/>
      <w:szCs w:val="18"/>
      <w:lang w:val="en-GB"/>
    </w:rPr>
  </w:style>
  <w:style w:type="paragraph" w:customStyle="1" w:styleId="Default">
    <w:name w:val="Default"/>
    <w:rsid w:val="004A4AC0"/>
    <w:pPr>
      <w:autoSpaceDE w:val="0"/>
      <w:autoSpaceDN w:val="0"/>
      <w:adjustRightInd w:val="0"/>
      <w:spacing w:after="0" w:line="240" w:lineRule="auto"/>
    </w:pPr>
    <w:rPr>
      <w:color w:val="000000"/>
      <w:sz w:val="24"/>
      <w:szCs w:val="24"/>
    </w:rPr>
  </w:style>
  <w:style w:type="paragraph" w:styleId="Notedebasdepage">
    <w:name w:val="footnote text"/>
    <w:basedOn w:val="Normal"/>
    <w:link w:val="NotedebasdepageCar"/>
    <w:uiPriority w:val="99"/>
    <w:semiHidden/>
    <w:unhideWhenUsed/>
    <w:rsid w:val="00E419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19C0"/>
    <w:rPr>
      <w:rFonts w:asciiTheme="minorHAnsi" w:hAnsiTheme="minorHAnsi" w:cstheme="minorBidi"/>
      <w:sz w:val="20"/>
      <w:szCs w:val="20"/>
    </w:rPr>
  </w:style>
  <w:style w:type="character" w:styleId="Appelnotedebasdep">
    <w:name w:val="footnote reference"/>
    <w:basedOn w:val="Policepardfaut"/>
    <w:uiPriority w:val="99"/>
    <w:semiHidden/>
    <w:unhideWhenUsed/>
    <w:rsid w:val="00E419C0"/>
    <w:rPr>
      <w:vertAlign w:val="superscript"/>
    </w:rPr>
  </w:style>
  <w:style w:type="paragraph" w:styleId="NormalWeb">
    <w:name w:val="Normal (Web)"/>
    <w:basedOn w:val="Normal"/>
    <w:uiPriority w:val="99"/>
    <w:semiHidden/>
    <w:unhideWhenUsed/>
    <w:rsid w:val="004C5F68"/>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4C5F68"/>
    <w:rPr>
      <w:rFonts w:ascii="Courier New" w:eastAsia="Times New Roman" w:hAnsi="Courier New" w:cs="Courier New"/>
      <w:sz w:val="20"/>
      <w:szCs w:val="20"/>
    </w:rPr>
  </w:style>
  <w:style w:type="character" w:styleId="lev">
    <w:name w:val="Strong"/>
    <w:basedOn w:val="Policepardfaut"/>
    <w:uiPriority w:val="22"/>
    <w:qFormat/>
    <w:rsid w:val="004C5F68"/>
    <w:rPr>
      <w:b/>
      <w:bCs/>
    </w:rPr>
  </w:style>
  <w:style w:type="character" w:styleId="Mentionnonrsolue">
    <w:name w:val="Unresolved Mention"/>
    <w:basedOn w:val="Policepardfaut"/>
    <w:uiPriority w:val="99"/>
    <w:semiHidden/>
    <w:unhideWhenUsed/>
    <w:rsid w:val="00820FE0"/>
    <w:rPr>
      <w:color w:val="605E5C"/>
      <w:shd w:val="clear" w:color="auto" w:fill="E1DFDD"/>
    </w:rPr>
  </w:style>
  <w:style w:type="paragraph" w:styleId="TM4">
    <w:name w:val="toc 4"/>
    <w:basedOn w:val="Normal"/>
    <w:next w:val="Normal"/>
    <w:autoRedefine/>
    <w:uiPriority w:val="39"/>
    <w:unhideWhenUsed/>
    <w:rsid w:val="006643FE"/>
    <w:pPr>
      <w:spacing w:after="0"/>
      <w:ind w:left="660"/>
    </w:pPr>
    <w:rPr>
      <w:rFonts w:cstheme="minorHAnsi"/>
      <w:sz w:val="18"/>
      <w:szCs w:val="18"/>
    </w:rPr>
  </w:style>
  <w:style w:type="paragraph" w:styleId="TM5">
    <w:name w:val="toc 5"/>
    <w:basedOn w:val="Normal"/>
    <w:next w:val="Normal"/>
    <w:autoRedefine/>
    <w:uiPriority w:val="39"/>
    <w:unhideWhenUsed/>
    <w:rsid w:val="006643FE"/>
    <w:pPr>
      <w:spacing w:after="0"/>
      <w:ind w:left="880"/>
    </w:pPr>
    <w:rPr>
      <w:rFonts w:cstheme="minorHAnsi"/>
      <w:sz w:val="18"/>
      <w:szCs w:val="18"/>
    </w:rPr>
  </w:style>
  <w:style w:type="paragraph" w:styleId="TM6">
    <w:name w:val="toc 6"/>
    <w:basedOn w:val="Normal"/>
    <w:next w:val="Normal"/>
    <w:autoRedefine/>
    <w:uiPriority w:val="39"/>
    <w:unhideWhenUsed/>
    <w:rsid w:val="006643FE"/>
    <w:pPr>
      <w:spacing w:after="0"/>
      <w:ind w:left="1100"/>
    </w:pPr>
    <w:rPr>
      <w:rFonts w:cstheme="minorHAnsi"/>
      <w:sz w:val="18"/>
      <w:szCs w:val="18"/>
    </w:rPr>
  </w:style>
  <w:style w:type="paragraph" w:styleId="TM7">
    <w:name w:val="toc 7"/>
    <w:basedOn w:val="Normal"/>
    <w:next w:val="Normal"/>
    <w:autoRedefine/>
    <w:uiPriority w:val="39"/>
    <w:unhideWhenUsed/>
    <w:rsid w:val="00B32B67"/>
    <w:pPr>
      <w:spacing w:after="0"/>
      <w:ind w:left="1320"/>
    </w:pPr>
    <w:rPr>
      <w:rFonts w:cstheme="minorHAnsi"/>
      <w:sz w:val="18"/>
      <w:szCs w:val="18"/>
    </w:rPr>
  </w:style>
  <w:style w:type="paragraph" w:styleId="TM8">
    <w:name w:val="toc 8"/>
    <w:basedOn w:val="Normal"/>
    <w:next w:val="Normal"/>
    <w:autoRedefine/>
    <w:uiPriority w:val="39"/>
    <w:unhideWhenUsed/>
    <w:rsid w:val="00B32B67"/>
    <w:pPr>
      <w:spacing w:after="0"/>
      <w:ind w:left="1540"/>
    </w:pPr>
    <w:rPr>
      <w:rFonts w:cstheme="minorHAnsi"/>
      <w:sz w:val="18"/>
      <w:szCs w:val="18"/>
    </w:rPr>
  </w:style>
  <w:style w:type="paragraph" w:styleId="TM9">
    <w:name w:val="toc 9"/>
    <w:basedOn w:val="Normal"/>
    <w:next w:val="Normal"/>
    <w:autoRedefine/>
    <w:uiPriority w:val="39"/>
    <w:unhideWhenUsed/>
    <w:rsid w:val="00B32B67"/>
    <w:pPr>
      <w:spacing w:after="0"/>
      <w:ind w:left="1760"/>
    </w:pPr>
    <w:rPr>
      <w:rFonts w:cstheme="minorHAnsi"/>
      <w:sz w:val="18"/>
      <w:szCs w:val="18"/>
    </w:rPr>
  </w:style>
  <w:style w:type="paragraph" w:styleId="Lgende">
    <w:name w:val="caption"/>
    <w:basedOn w:val="Normal"/>
    <w:next w:val="Normal"/>
    <w:uiPriority w:val="35"/>
    <w:unhideWhenUsed/>
    <w:qFormat/>
    <w:rsid w:val="00FE6653"/>
    <w:pPr>
      <w:spacing w:line="240" w:lineRule="auto"/>
      <w:jc w:val="both"/>
    </w:pPr>
    <w:rPr>
      <w:i/>
      <w:iCs/>
      <w:color w:val="595959" w:themeColor="text1" w:themeTint="A6"/>
      <w:sz w:val="18"/>
      <w:szCs w:val="18"/>
    </w:rPr>
  </w:style>
  <w:style w:type="paragraph" w:styleId="Tabledesillustrations">
    <w:name w:val="table of figures"/>
    <w:basedOn w:val="Normal"/>
    <w:next w:val="Normal"/>
    <w:uiPriority w:val="99"/>
    <w:unhideWhenUsed/>
    <w:rsid w:val="001738B9"/>
    <w:pPr>
      <w:spacing w:after="0"/>
    </w:pPr>
  </w:style>
  <w:style w:type="paragraph" w:styleId="Listepuces">
    <w:name w:val="List Bullet"/>
    <w:basedOn w:val="Normal"/>
    <w:uiPriority w:val="99"/>
    <w:unhideWhenUsed/>
    <w:rsid w:val="009A07A8"/>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8163">
      <w:bodyDiv w:val="1"/>
      <w:marLeft w:val="0"/>
      <w:marRight w:val="0"/>
      <w:marTop w:val="0"/>
      <w:marBottom w:val="0"/>
      <w:divBdr>
        <w:top w:val="none" w:sz="0" w:space="0" w:color="auto"/>
        <w:left w:val="none" w:sz="0" w:space="0" w:color="auto"/>
        <w:bottom w:val="none" w:sz="0" w:space="0" w:color="auto"/>
        <w:right w:val="none" w:sz="0" w:space="0" w:color="auto"/>
      </w:divBdr>
    </w:div>
    <w:div w:id="53822453">
      <w:bodyDiv w:val="1"/>
      <w:marLeft w:val="0"/>
      <w:marRight w:val="0"/>
      <w:marTop w:val="0"/>
      <w:marBottom w:val="0"/>
      <w:divBdr>
        <w:top w:val="none" w:sz="0" w:space="0" w:color="auto"/>
        <w:left w:val="none" w:sz="0" w:space="0" w:color="auto"/>
        <w:bottom w:val="none" w:sz="0" w:space="0" w:color="auto"/>
        <w:right w:val="none" w:sz="0" w:space="0" w:color="auto"/>
      </w:divBdr>
    </w:div>
    <w:div w:id="148636499">
      <w:bodyDiv w:val="1"/>
      <w:marLeft w:val="0"/>
      <w:marRight w:val="0"/>
      <w:marTop w:val="0"/>
      <w:marBottom w:val="0"/>
      <w:divBdr>
        <w:top w:val="none" w:sz="0" w:space="0" w:color="auto"/>
        <w:left w:val="none" w:sz="0" w:space="0" w:color="auto"/>
        <w:bottom w:val="none" w:sz="0" w:space="0" w:color="auto"/>
        <w:right w:val="none" w:sz="0" w:space="0" w:color="auto"/>
      </w:divBdr>
    </w:div>
    <w:div w:id="272440539">
      <w:bodyDiv w:val="1"/>
      <w:marLeft w:val="0"/>
      <w:marRight w:val="0"/>
      <w:marTop w:val="0"/>
      <w:marBottom w:val="0"/>
      <w:divBdr>
        <w:top w:val="none" w:sz="0" w:space="0" w:color="auto"/>
        <w:left w:val="none" w:sz="0" w:space="0" w:color="auto"/>
        <w:bottom w:val="none" w:sz="0" w:space="0" w:color="auto"/>
        <w:right w:val="none" w:sz="0" w:space="0" w:color="auto"/>
      </w:divBdr>
    </w:div>
    <w:div w:id="343554879">
      <w:bodyDiv w:val="1"/>
      <w:marLeft w:val="0"/>
      <w:marRight w:val="0"/>
      <w:marTop w:val="0"/>
      <w:marBottom w:val="0"/>
      <w:divBdr>
        <w:top w:val="none" w:sz="0" w:space="0" w:color="auto"/>
        <w:left w:val="none" w:sz="0" w:space="0" w:color="auto"/>
        <w:bottom w:val="none" w:sz="0" w:space="0" w:color="auto"/>
        <w:right w:val="none" w:sz="0" w:space="0" w:color="auto"/>
      </w:divBdr>
    </w:div>
    <w:div w:id="346369075">
      <w:bodyDiv w:val="1"/>
      <w:marLeft w:val="0"/>
      <w:marRight w:val="0"/>
      <w:marTop w:val="0"/>
      <w:marBottom w:val="0"/>
      <w:divBdr>
        <w:top w:val="none" w:sz="0" w:space="0" w:color="auto"/>
        <w:left w:val="none" w:sz="0" w:space="0" w:color="auto"/>
        <w:bottom w:val="none" w:sz="0" w:space="0" w:color="auto"/>
        <w:right w:val="none" w:sz="0" w:space="0" w:color="auto"/>
      </w:divBdr>
    </w:div>
    <w:div w:id="427578693">
      <w:bodyDiv w:val="1"/>
      <w:marLeft w:val="0"/>
      <w:marRight w:val="0"/>
      <w:marTop w:val="0"/>
      <w:marBottom w:val="0"/>
      <w:divBdr>
        <w:top w:val="none" w:sz="0" w:space="0" w:color="auto"/>
        <w:left w:val="none" w:sz="0" w:space="0" w:color="auto"/>
        <w:bottom w:val="none" w:sz="0" w:space="0" w:color="auto"/>
        <w:right w:val="none" w:sz="0" w:space="0" w:color="auto"/>
      </w:divBdr>
    </w:div>
    <w:div w:id="439304253">
      <w:bodyDiv w:val="1"/>
      <w:marLeft w:val="0"/>
      <w:marRight w:val="0"/>
      <w:marTop w:val="0"/>
      <w:marBottom w:val="0"/>
      <w:divBdr>
        <w:top w:val="none" w:sz="0" w:space="0" w:color="auto"/>
        <w:left w:val="none" w:sz="0" w:space="0" w:color="auto"/>
        <w:bottom w:val="none" w:sz="0" w:space="0" w:color="auto"/>
        <w:right w:val="none" w:sz="0" w:space="0" w:color="auto"/>
      </w:divBdr>
    </w:div>
    <w:div w:id="562763726">
      <w:bodyDiv w:val="1"/>
      <w:marLeft w:val="0"/>
      <w:marRight w:val="0"/>
      <w:marTop w:val="0"/>
      <w:marBottom w:val="0"/>
      <w:divBdr>
        <w:top w:val="none" w:sz="0" w:space="0" w:color="auto"/>
        <w:left w:val="none" w:sz="0" w:space="0" w:color="auto"/>
        <w:bottom w:val="none" w:sz="0" w:space="0" w:color="auto"/>
        <w:right w:val="none" w:sz="0" w:space="0" w:color="auto"/>
      </w:divBdr>
    </w:div>
    <w:div w:id="576282519">
      <w:bodyDiv w:val="1"/>
      <w:marLeft w:val="0"/>
      <w:marRight w:val="0"/>
      <w:marTop w:val="0"/>
      <w:marBottom w:val="0"/>
      <w:divBdr>
        <w:top w:val="none" w:sz="0" w:space="0" w:color="auto"/>
        <w:left w:val="none" w:sz="0" w:space="0" w:color="auto"/>
        <w:bottom w:val="none" w:sz="0" w:space="0" w:color="auto"/>
        <w:right w:val="none" w:sz="0" w:space="0" w:color="auto"/>
      </w:divBdr>
    </w:div>
    <w:div w:id="645278814">
      <w:bodyDiv w:val="1"/>
      <w:marLeft w:val="0"/>
      <w:marRight w:val="0"/>
      <w:marTop w:val="0"/>
      <w:marBottom w:val="0"/>
      <w:divBdr>
        <w:top w:val="none" w:sz="0" w:space="0" w:color="auto"/>
        <w:left w:val="none" w:sz="0" w:space="0" w:color="auto"/>
        <w:bottom w:val="none" w:sz="0" w:space="0" w:color="auto"/>
        <w:right w:val="none" w:sz="0" w:space="0" w:color="auto"/>
      </w:divBdr>
    </w:div>
    <w:div w:id="854465308">
      <w:bodyDiv w:val="1"/>
      <w:marLeft w:val="0"/>
      <w:marRight w:val="0"/>
      <w:marTop w:val="0"/>
      <w:marBottom w:val="0"/>
      <w:divBdr>
        <w:top w:val="none" w:sz="0" w:space="0" w:color="auto"/>
        <w:left w:val="none" w:sz="0" w:space="0" w:color="auto"/>
        <w:bottom w:val="none" w:sz="0" w:space="0" w:color="auto"/>
        <w:right w:val="none" w:sz="0" w:space="0" w:color="auto"/>
      </w:divBdr>
    </w:div>
    <w:div w:id="957839709">
      <w:bodyDiv w:val="1"/>
      <w:marLeft w:val="0"/>
      <w:marRight w:val="0"/>
      <w:marTop w:val="0"/>
      <w:marBottom w:val="0"/>
      <w:divBdr>
        <w:top w:val="none" w:sz="0" w:space="0" w:color="auto"/>
        <w:left w:val="none" w:sz="0" w:space="0" w:color="auto"/>
        <w:bottom w:val="none" w:sz="0" w:space="0" w:color="auto"/>
        <w:right w:val="none" w:sz="0" w:space="0" w:color="auto"/>
      </w:divBdr>
    </w:div>
    <w:div w:id="974139440">
      <w:bodyDiv w:val="1"/>
      <w:marLeft w:val="0"/>
      <w:marRight w:val="0"/>
      <w:marTop w:val="0"/>
      <w:marBottom w:val="0"/>
      <w:divBdr>
        <w:top w:val="none" w:sz="0" w:space="0" w:color="auto"/>
        <w:left w:val="none" w:sz="0" w:space="0" w:color="auto"/>
        <w:bottom w:val="none" w:sz="0" w:space="0" w:color="auto"/>
        <w:right w:val="none" w:sz="0" w:space="0" w:color="auto"/>
      </w:divBdr>
    </w:div>
    <w:div w:id="1055398377">
      <w:bodyDiv w:val="1"/>
      <w:marLeft w:val="0"/>
      <w:marRight w:val="0"/>
      <w:marTop w:val="0"/>
      <w:marBottom w:val="0"/>
      <w:divBdr>
        <w:top w:val="none" w:sz="0" w:space="0" w:color="auto"/>
        <w:left w:val="none" w:sz="0" w:space="0" w:color="auto"/>
        <w:bottom w:val="none" w:sz="0" w:space="0" w:color="auto"/>
        <w:right w:val="none" w:sz="0" w:space="0" w:color="auto"/>
      </w:divBdr>
    </w:div>
    <w:div w:id="1218204407">
      <w:bodyDiv w:val="1"/>
      <w:marLeft w:val="0"/>
      <w:marRight w:val="0"/>
      <w:marTop w:val="0"/>
      <w:marBottom w:val="0"/>
      <w:divBdr>
        <w:top w:val="none" w:sz="0" w:space="0" w:color="auto"/>
        <w:left w:val="none" w:sz="0" w:space="0" w:color="auto"/>
        <w:bottom w:val="none" w:sz="0" w:space="0" w:color="auto"/>
        <w:right w:val="none" w:sz="0" w:space="0" w:color="auto"/>
      </w:divBdr>
    </w:div>
    <w:div w:id="1228611368">
      <w:bodyDiv w:val="1"/>
      <w:marLeft w:val="0"/>
      <w:marRight w:val="0"/>
      <w:marTop w:val="0"/>
      <w:marBottom w:val="0"/>
      <w:divBdr>
        <w:top w:val="none" w:sz="0" w:space="0" w:color="auto"/>
        <w:left w:val="none" w:sz="0" w:space="0" w:color="auto"/>
        <w:bottom w:val="none" w:sz="0" w:space="0" w:color="auto"/>
        <w:right w:val="none" w:sz="0" w:space="0" w:color="auto"/>
      </w:divBdr>
    </w:div>
    <w:div w:id="1255237771">
      <w:bodyDiv w:val="1"/>
      <w:marLeft w:val="0"/>
      <w:marRight w:val="0"/>
      <w:marTop w:val="0"/>
      <w:marBottom w:val="0"/>
      <w:divBdr>
        <w:top w:val="none" w:sz="0" w:space="0" w:color="auto"/>
        <w:left w:val="none" w:sz="0" w:space="0" w:color="auto"/>
        <w:bottom w:val="none" w:sz="0" w:space="0" w:color="auto"/>
        <w:right w:val="none" w:sz="0" w:space="0" w:color="auto"/>
      </w:divBdr>
    </w:div>
    <w:div w:id="1317416405">
      <w:bodyDiv w:val="1"/>
      <w:marLeft w:val="0"/>
      <w:marRight w:val="0"/>
      <w:marTop w:val="0"/>
      <w:marBottom w:val="0"/>
      <w:divBdr>
        <w:top w:val="none" w:sz="0" w:space="0" w:color="auto"/>
        <w:left w:val="none" w:sz="0" w:space="0" w:color="auto"/>
        <w:bottom w:val="none" w:sz="0" w:space="0" w:color="auto"/>
        <w:right w:val="none" w:sz="0" w:space="0" w:color="auto"/>
      </w:divBdr>
    </w:div>
    <w:div w:id="1486316668">
      <w:bodyDiv w:val="1"/>
      <w:marLeft w:val="0"/>
      <w:marRight w:val="0"/>
      <w:marTop w:val="0"/>
      <w:marBottom w:val="0"/>
      <w:divBdr>
        <w:top w:val="none" w:sz="0" w:space="0" w:color="auto"/>
        <w:left w:val="none" w:sz="0" w:space="0" w:color="auto"/>
        <w:bottom w:val="none" w:sz="0" w:space="0" w:color="auto"/>
        <w:right w:val="none" w:sz="0" w:space="0" w:color="auto"/>
      </w:divBdr>
    </w:div>
    <w:div w:id="1499419191">
      <w:bodyDiv w:val="1"/>
      <w:marLeft w:val="0"/>
      <w:marRight w:val="0"/>
      <w:marTop w:val="0"/>
      <w:marBottom w:val="0"/>
      <w:divBdr>
        <w:top w:val="none" w:sz="0" w:space="0" w:color="auto"/>
        <w:left w:val="none" w:sz="0" w:space="0" w:color="auto"/>
        <w:bottom w:val="none" w:sz="0" w:space="0" w:color="auto"/>
        <w:right w:val="none" w:sz="0" w:space="0" w:color="auto"/>
      </w:divBdr>
      <w:divsChild>
        <w:div w:id="1065185375">
          <w:marLeft w:val="0"/>
          <w:marRight w:val="0"/>
          <w:marTop w:val="0"/>
          <w:marBottom w:val="0"/>
          <w:divBdr>
            <w:top w:val="none" w:sz="0" w:space="0" w:color="auto"/>
            <w:left w:val="none" w:sz="0" w:space="0" w:color="auto"/>
            <w:bottom w:val="none" w:sz="0" w:space="0" w:color="auto"/>
            <w:right w:val="none" w:sz="0" w:space="0" w:color="auto"/>
          </w:divBdr>
          <w:divsChild>
            <w:div w:id="1027411432">
              <w:marLeft w:val="0"/>
              <w:marRight w:val="0"/>
              <w:marTop w:val="0"/>
              <w:marBottom w:val="0"/>
              <w:divBdr>
                <w:top w:val="none" w:sz="0" w:space="0" w:color="auto"/>
                <w:left w:val="none" w:sz="0" w:space="0" w:color="auto"/>
                <w:bottom w:val="none" w:sz="0" w:space="0" w:color="auto"/>
                <w:right w:val="none" w:sz="0" w:space="0" w:color="auto"/>
              </w:divBdr>
            </w:div>
            <w:div w:id="1895433124">
              <w:marLeft w:val="0"/>
              <w:marRight w:val="0"/>
              <w:marTop w:val="0"/>
              <w:marBottom w:val="0"/>
              <w:divBdr>
                <w:top w:val="none" w:sz="0" w:space="0" w:color="auto"/>
                <w:left w:val="none" w:sz="0" w:space="0" w:color="auto"/>
                <w:bottom w:val="none" w:sz="0" w:space="0" w:color="auto"/>
                <w:right w:val="none" w:sz="0" w:space="0" w:color="auto"/>
              </w:divBdr>
              <w:divsChild>
                <w:div w:id="1955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462">
          <w:marLeft w:val="0"/>
          <w:marRight w:val="0"/>
          <w:marTop w:val="0"/>
          <w:marBottom w:val="240"/>
          <w:divBdr>
            <w:top w:val="none" w:sz="0" w:space="0" w:color="auto"/>
            <w:left w:val="none" w:sz="0" w:space="0" w:color="auto"/>
            <w:bottom w:val="none" w:sz="0" w:space="0" w:color="auto"/>
            <w:right w:val="none" w:sz="0" w:space="0" w:color="auto"/>
          </w:divBdr>
        </w:div>
        <w:div w:id="457190182">
          <w:marLeft w:val="0"/>
          <w:marRight w:val="0"/>
          <w:marTop w:val="0"/>
          <w:marBottom w:val="0"/>
          <w:divBdr>
            <w:top w:val="none" w:sz="0" w:space="0" w:color="auto"/>
            <w:left w:val="none" w:sz="0" w:space="0" w:color="auto"/>
            <w:bottom w:val="none" w:sz="0" w:space="0" w:color="auto"/>
            <w:right w:val="none" w:sz="0" w:space="0" w:color="auto"/>
          </w:divBdr>
          <w:divsChild>
            <w:div w:id="122315013">
              <w:marLeft w:val="0"/>
              <w:marRight w:val="0"/>
              <w:marTop w:val="0"/>
              <w:marBottom w:val="0"/>
              <w:divBdr>
                <w:top w:val="single" w:sz="6" w:space="0" w:color="D5DBDB"/>
                <w:left w:val="none" w:sz="0" w:space="0" w:color="D5DBDB"/>
                <w:bottom w:val="none" w:sz="0" w:space="0" w:color="D5DBDB"/>
                <w:right w:val="none" w:sz="0" w:space="0" w:color="D5DBDB"/>
              </w:divBdr>
            </w:div>
          </w:divsChild>
        </w:div>
      </w:divsChild>
    </w:div>
    <w:div w:id="1510606330">
      <w:bodyDiv w:val="1"/>
      <w:marLeft w:val="0"/>
      <w:marRight w:val="0"/>
      <w:marTop w:val="0"/>
      <w:marBottom w:val="0"/>
      <w:divBdr>
        <w:top w:val="none" w:sz="0" w:space="0" w:color="auto"/>
        <w:left w:val="none" w:sz="0" w:space="0" w:color="auto"/>
        <w:bottom w:val="none" w:sz="0" w:space="0" w:color="auto"/>
        <w:right w:val="none" w:sz="0" w:space="0" w:color="auto"/>
      </w:divBdr>
    </w:div>
    <w:div w:id="1545215910">
      <w:bodyDiv w:val="1"/>
      <w:marLeft w:val="0"/>
      <w:marRight w:val="0"/>
      <w:marTop w:val="0"/>
      <w:marBottom w:val="0"/>
      <w:divBdr>
        <w:top w:val="none" w:sz="0" w:space="0" w:color="auto"/>
        <w:left w:val="none" w:sz="0" w:space="0" w:color="auto"/>
        <w:bottom w:val="none" w:sz="0" w:space="0" w:color="auto"/>
        <w:right w:val="none" w:sz="0" w:space="0" w:color="auto"/>
      </w:divBdr>
    </w:div>
    <w:div w:id="1586113031">
      <w:bodyDiv w:val="1"/>
      <w:marLeft w:val="0"/>
      <w:marRight w:val="0"/>
      <w:marTop w:val="0"/>
      <w:marBottom w:val="0"/>
      <w:divBdr>
        <w:top w:val="none" w:sz="0" w:space="0" w:color="auto"/>
        <w:left w:val="none" w:sz="0" w:space="0" w:color="auto"/>
        <w:bottom w:val="none" w:sz="0" w:space="0" w:color="auto"/>
        <w:right w:val="none" w:sz="0" w:space="0" w:color="auto"/>
      </w:divBdr>
    </w:div>
    <w:div w:id="1753700510">
      <w:bodyDiv w:val="1"/>
      <w:marLeft w:val="0"/>
      <w:marRight w:val="0"/>
      <w:marTop w:val="0"/>
      <w:marBottom w:val="0"/>
      <w:divBdr>
        <w:top w:val="none" w:sz="0" w:space="0" w:color="auto"/>
        <w:left w:val="none" w:sz="0" w:space="0" w:color="auto"/>
        <w:bottom w:val="none" w:sz="0" w:space="0" w:color="auto"/>
        <w:right w:val="none" w:sz="0" w:space="0" w:color="auto"/>
      </w:divBdr>
    </w:div>
    <w:div w:id="1758867727">
      <w:bodyDiv w:val="1"/>
      <w:marLeft w:val="0"/>
      <w:marRight w:val="0"/>
      <w:marTop w:val="0"/>
      <w:marBottom w:val="0"/>
      <w:divBdr>
        <w:top w:val="none" w:sz="0" w:space="0" w:color="auto"/>
        <w:left w:val="none" w:sz="0" w:space="0" w:color="auto"/>
        <w:bottom w:val="none" w:sz="0" w:space="0" w:color="auto"/>
        <w:right w:val="none" w:sz="0" w:space="0" w:color="auto"/>
      </w:divBdr>
    </w:div>
    <w:div w:id="1982732300">
      <w:bodyDiv w:val="1"/>
      <w:marLeft w:val="0"/>
      <w:marRight w:val="0"/>
      <w:marTop w:val="0"/>
      <w:marBottom w:val="0"/>
      <w:divBdr>
        <w:top w:val="none" w:sz="0" w:space="0" w:color="auto"/>
        <w:left w:val="none" w:sz="0" w:space="0" w:color="auto"/>
        <w:bottom w:val="none" w:sz="0" w:space="0" w:color="auto"/>
        <w:right w:val="none" w:sz="0" w:space="0" w:color="auto"/>
      </w:divBdr>
    </w:div>
    <w:div w:id="209153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pubs.opengroup.org/architecture/archimate3-doc/toc.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reshdesk.com/fr/pricing/"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calculator.aws/" TargetMode="External"/><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ubs.opengroup.org/architecture/togaf9-doc/arch/chap2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8bvlXyk6gfbrLwJXO/FvWiC9Yig==">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</go:docsCustomData>
</go:gDocsCustomXmlDataStorage>
</file>

<file path=customXml/itemProps1.xml><?xml version="1.0" encoding="utf-8"?>
<ds:datastoreItem xmlns:ds="http://schemas.openxmlformats.org/officeDocument/2006/customXml" ds:itemID="{4B096B17-6408-4466-8E14-340F741101A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7018</TotalTime>
  <Pages>43</Pages>
  <Words>9292</Words>
  <Characters>51110</Characters>
  <Application>Microsoft Office Word</Application>
  <DocSecurity>0</DocSecurity>
  <Lines>425</Lines>
  <Paragraphs>120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Cacilda Barros (ISACA HQ)</dc:creator>
  <cp:lastModifiedBy>David EVAN</cp:lastModifiedBy>
  <cp:revision>1510</cp:revision>
  <cp:lastPrinted>2021-09-17T09:07:00Z</cp:lastPrinted>
  <dcterms:created xsi:type="dcterms:W3CDTF">2021-07-19T17:31:00Z</dcterms:created>
  <dcterms:modified xsi:type="dcterms:W3CDTF">2022-01-07T06:05:00Z</dcterms:modified>
</cp:coreProperties>
</file>
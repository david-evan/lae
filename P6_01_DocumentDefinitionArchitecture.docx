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52201CE4"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282FF6">
        <w:rPr>
          <w:rFonts w:ascii="Open Sans" w:eastAsia="Open Sans" w:hAnsi="Open Sans" w:cs="Open Sans"/>
          <w:b/>
          <w:noProof/>
          <w:sz w:val="32"/>
          <w:szCs w:val="32"/>
          <w:lang w:val="en-GB"/>
        </w:rPr>
        <w:t>07/01/2022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0B94D57A" w:rsidR="00ED6279" w:rsidRDefault="00B306B6" w:rsidP="000B1EF6">
            <w:pPr>
              <w:spacing w:line="240" w:lineRule="auto"/>
            </w:pPr>
            <w:r>
              <w:t xml:space="preserve">XX </w:t>
            </w:r>
            <w:r w:rsidR="00E43E60">
              <w:t>XX</w:t>
            </w:r>
            <w:r>
              <w:t xml:space="preserve"> 2021</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97FE5AD" w:rsidR="00520741" w:rsidRDefault="00520741" w:rsidP="000B3B95">
      <w:pPr>
        <w:pStyle w:val="Lgende"/>
      </w:pPr>
      <w:bookmarkStart w:id="6" w:name="_Toc92432477"/>
      <w:r>
        <w:t xml:space="preserve">Tableau </w:t>
      </w:r>
      <w:r w:rsidR="000155D2">
        <w:fldChar w:fldCharType="begin"/>
      </w:r>
      <w:r w:rsidR="000155D2">
        <w:instrText xml:space="preserve"> SEQ Tableau \* ARABIC </w:instrText>
      </w:r>
      <w:r w:rsidR="000155D2">
        <w:fldChar w:fldCharType="separate"/>
      </w:r>
      <w:r w:rsidR="00642E53">
        <w:rPr>
          <w:noProof/>
        </w:rPr>
        <w:t>1</w:t>
      </w:r>
      <w:r w:rsidR="000155D2">
        <w:rPr>
          <w:noProof/>
        </w:rPr>
        <w:fldChar w:fldCharType="end"/>
      </w:r>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 xml:space="preserve">(physical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3B5ED6B9"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xml:space="preserve"> » auquel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406039D2" w14:textId="77777777" w:rsidR="000E2A53" w:rsidRDefault="000E2A53"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10" w:name="_Toc92432156"/>
    <w:p w14:paraId="018A98D2" w14:textId="333BE056" w:rsidR="00A10E55" w:rsidRDefault="009E5A1C">
      <w:pPr>
        <w:pStyle w:val="TM1"/>
        <w:tabs>
          <w:tab w:val="right" w:leader="dot" w:pos="9350"/>
        </w:tabs>
        <w:rPr>
          <w:rFonts w:eastAsiaTheme="minorEastAsia" w:cstheme="minorBidi"/>
          <w:b w:val="0"/>
          <w:bCs w:val="0"/>
          <w:caps w:val="0"/>
          <w:noProof/>
          <w:sz w:val="22"/>
          <w:szCs w:val="22"/>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437670" w:history="1">
        <w:r w:rsidR="00A10E55" w:rsidRPr="003548C8">
          <w:rPr>
            <w:rStyle w:val="Lienhypertexte"/>
            <w:noProof/>
          </w:rPr>
          <w:t>CONTEXTE &amp; PORTÉE</w:t>
        </w:r>
        <w:r w:rsidR="00A10E55">
          <w:rPr>
            <w:noProof/>
            <w:webHidden/>
          </w:rPr>
          <w:tab/>
        </w:r>
        <w:r w:rsidR="00A10E55">
          <w:rPr>
            <w:noProof/>
            <w:webHidden/>
          </w:rPr>
          <w:fldChar w:fldCharType="begin"/>
        </w:r>
        <w:r w:rsidR="00A10E55">
          <w:rPr>
            <w:noProof/>
            <w:webHidden/>
          </w:rPr>
          <w:instrText xml:space="preserve"> PAGEREF _Toc92437670 \h </w:instrText>
        </w:r>
        <w:r w:rsidR="00A10E55">
          <w:rPr>
            <w:noProof/>
            <w:webHidden/>
          </w:rPr>
        </w:r>
        <w:r w:rsidR="00A10E55">
          <w:rPr>
            <w:noProof/>
            <w:webHidden/>
          </w:rPr>
          <w:fldChar w:fldCharType="separate"/>
        </w:r>
        <w:r w:rsidR="00A10E55">
          <w:rPr>
            <w:noProof/>
            <w:webHidden/>
          </w:rPr>
          <w:t>5</w:t>
        </w:r>
        <w:r w:rsidR="00A10E55">
          <w:rPr>
            <w:noProof/>
            <w:webHidden/>
          </w:rPr>
          <w:fldChar w:fldCharType="end"/>
        </w:r>
      </w:hyperlink>
    </w:p>
    <w:p w14:paraId="3D155887" w14:textId="52B562EE" w:rsidR="00A10E55" w:rsidRDefault="00A10E55">
      <w:pPr>
        <w:pStyle w:val="TM2"/>
        <w:tabs>
          <w:tab w:val="right" w:leader="dot" w:pos="9350"/>
        </w:tabs>
        <w:rPr>
          <w:rFonts w:eastAsiaTheme="minorEastAsia" w:cstheme="minorBidi"/>
          <w:smallCaps w:val="0"/>
          <w:noProof/>
          <w:sz w:val="22"/>
          <w:szCs w:val="22"/>
        </w:rPr>
      </w:pPr>
      <w:hyperlink w:anchor="_Toc92437671" w:history="1">
        <w:r w:rsidRPr="003548C8">
          <w:rPr>
            <w:rStyle w:val="Lienhypertexte"/>
            <w:noProof/>
          </w:rPr>
          <w:t>L’entreprise</w:t>
        </w:r>
        <w:r>
          <w:rPr>
            <w:noProof/>
            <w:webHidden/>
          </w:rPr>
          <w:tab/>
        </w:r>
        <w:r>
          <w:rPr>
            <w:noProof/>
            <w:webHidden/>
          </w:rPr>
          <w:fldChar w:fldCharType="begin"/>
        </w:r>
        <w:r>
          <w:rPr>
            <w:noProof/>
            <w:webHidden/>
          </w:rPr>
          <w:instrText xml:space="preserve"> PAGEREF _Toc92437671 \h </w:instrText>
        </w:r>
        <w:r>
          <w:rPr>
            <w:noProof/>
            <w:webHidden/>
          </w:rPr>
        </w:r>
        <w:r>
          <w:rPr>
            <w:noProof/>
            <w:webHidden/>
          </w:rPr>
          <w:fldChar w:fldCharType="separate"/>
        </w:r>
        <w:r>
          <w:rPr>
            <w:noProof/>
            <w:webHidden/>
          </w:rPr>
          <w:t>5</w:t>
        </w:r>
        <w:r>
          <w:rPr>
            <w:noProof/>
            <w:webHidden/>
          </w:rPr>
          <w:fldChar w:fldCharType="end"/>
        </w:r>
      </w:hyperlink>
    </w:p>
    <w:p w14:paraId="76F1FB46" w14:textId="7C9DF35A" w:rsidR="00A10E55" w:rsidRDefault="00A10E55">
      <w:pPr>
        <w:pStyle w:val="TM2"/>
        <w:tabs>
          <w:tab w:val="right" w:leader="dot" w:pos="9350"/>
        </w:tabs>
        <w:rPr>
          <w:rFonts w:eastAsiaTheme="minorEastAsia" w:cstheme="minorBidi"/>
          <w:smallCaps w:val="0"/>
          <w:noProof/>
          <w:sz w:val="22"/>
          <w:szCs w:val="22"/>
        </w:rPr>
      </w:pPr>
      <w:hyperlink w:anchor="_Toc92437672" w:history="1">
        <w:r w:rsidRPr="003548C8">
          <w:rPr>
            <w:rStyle w:val="Lienhypertexte"/>
            <w:noProof/>
          </w:rPr>
          <w:t>Contexte du changement d’architecture</w:t>
        </w:r>
        <w:r>
          <w:rPr>
            <w:noProof/>
            <w:webHidden/>
          </w:rPr>
          <w:tab/>
        </w:r>
        <w:r>
          <w:rPr>
            <w:noProof/>
            <w:webHidden/>
          </w:rPr>
          <w:fldChar w:fldCharType="begin"/>
        </w:r>
        <w:r>
          <w:rPr>
            <w:noProof/>
            <w:webHidden/>
          </w:rPr>
          <w:instrText xml:space="preserve"> PAGEREF _Toc92437672 \h </w:instrText>
        </w:r>
        <w:r>
          <w:rPr>
            <w:noProof/>
            <w:webHidden/>
          </w:rPr>
        </w:r>
        <w:r>
          <w:rPr>
            <w:noProof/>
            <w:webHidden/>
          </w:rPr>
          <w:fldChar w:fldCharType="separate"/>
        </w:r>
        <w:r>
          <w:rPr>
            <w:noProof/>
            <w:webHidden/>
          </w:rPr>
          <w:t>5</w:t>
        </w:r>
        <w:r>
          <w:rPr>
            <w:noProof/>
            <w:webHidden/>
          </w:rPr>
          <w:fldChar w:fldCharType="end"/>
        </w:r>
      </w:hyperlink>
    </w:p>
    <w:p w14:paraId="3C4195A1" w14:textId="68464FC5" w:rsidR="00A10E55" w:rsidRDefault="00A10E55">
      <w:pPr>
        <w:pStyle w:val="TM2"/>
        <w:tabs>
          <w:tab w:val="right" w:leader="dot" w:pos="9350"/>
        </w:tabs>
        <w:rPr>
          <w:rFonts w:eastAsiaTheme="minorEastAsia" w:cstheme="minorBidi"/>
          <w:smallCaps w:val="0"/>
          <w:noProof/>
          <w:sz w:val="22"/>
          <w:szCs w:val="22"/>
        </w:rPr>
      </w:pPr>
      <w:hyperlink w:anchor="_Toc92437673" w:history="1">
        <w:r w:rsidRPr="003548C8">
          <w:rPr>
            <w:rStyle w:val="Lienhypertexte"/>
            <w:noProof/>
          </w:rPr>
          <w:t>Cadre et portée des modifications</w:t>
        </w:r>
        <w:r>
          <w:rPr>
            <w:noProof/>
            <w:webHidden/>
          </w:rPr>
          <w:tab/>
        </w:r>
        <w:r>
          <w:rPr>
            <w:noProof/>
            <w:webHidden/>
          </w:rPr>
          <w:fldChar w:fldCharType="begin"/>
        </w:r>
        <w:r>
          <w:rPr>
            <w:noProof/>
            <w:webHidden/>
          </w:rPr>
          <w:instrText xml:space="preserve"> PAGEREF _Toc92437673 \h </w:instrText>
        </w:r>
        <w:r>
          <w:rPr>
            <w:noProof/>
            <w:webHidden/>
          </w:rPr>
        </w:r>
        <w:r>
          <w:rPr>
            <w:noProof/>
            <w:webHidden/>
          </w:rPr>
          <w:fldChar w:fldCharType="separate"/>
        </w:r>
        <w:r>
          <w:rPr>
            <w:noProof/>
            <w:webHidden/>
          </w:rPr>
          <w:t>6</w:t>
        </w:r>
        <w:r>
          <w:rPr>
            <w:noProof/>
            <w:webHidden/>
          </w:rPr>
          <w:fldChar w:fldCharType="end"/>
        </w:r>
      </w:hyperlink>
    </w:p>
    <w:p w14:paraId="3B161C3A" w14:textId="5B970DF8" w:rsidR="00A10E55" w:rsidRDefault="00A10E55">
      <w:pPr>
        <w:pStyle w:val="TM1"/>
        <w:tabs>
          <w:tab w:val="right" w:leader="dot" w:pos="9350"/>
        </w:tabs>
        <w:rPr>
          <w:rFonts w:eastAsiaTheme="minorEastAsia" w:cstheme="minorBidi"/>
          <w:b w:val="0"/>
          <w:bCs w:val="0"/>
          <w:caps w:val="0"/>
          <w:noProof/>
          <w:sz w:val="22"/>
          <w:szCs w:val="22"/>
        </w:rPr>
      </w:pPr>
      <w:hyperlink w:anchor="_Toc92437674" w:history="1">
        <w:r w:rsidRPr="003548C8">
          <w:rPr>
            <w:rStyle w:val="Lienhypertexte"/>
            <w:noProof/>
          </w:rPr>
          <w:t>OBJECTIFS &amp; CONTRAINTES</w:t>
        </w:r>
        <w:r>
          <w:rPr>
            <w:noProof/>
            <w:webHidden/>
          </w:rPr>
          <w:tab/>
        </w:r>
        <w:r>
          <w:rPr>
            <w:noProof/>
            <w:webHidden/>
          </w:rPr>
          <w:fldChar w:fldCharType="begin"/>
        </w:r>
        <w:r>
          <w:rPr>
            <w:noProof/>
            <w:webHidden/>
          </w:rPr>
          <w:instrText xml:space="preserve"> PAGEREF _Toc92437674 \h </w:instrText>
        </w:r>
        <w:r>
          <w:rPr>
            <w:noProof/>
            <w:webHidden/>
          </w:rPr>
        </w:r>
        <w:r>
          <w:rPr>
            <w:noProof/>
            <w:webHidden/>
          </w:rPr>
          <w:fldChar w:fldCharType="separate"/>
        </w:r>
        <w:r>
          <w:rPr>
            <w:noProof/>
            <w:webHidden/>
          </w:rPr>
          <w:t>7</w:t>
        </w:r>
        <w:r>
          <w:rPr>
            <w:noProof/>
            <w:webHidden/>
          </w:rPr>
          <w:fldChar w:fldCharType="end"/>
        </w:r>
      </w:hyperlink>
    </w:p>
    <w:p w14:paraId="5A45B5A2" w14:textId="75037583" w:rsidR="00A10E55" w:rsidRDefault="00A10E55">
      <w:pPr>
        <w:pStyle w:val="TM2"/>
        <w:tabs>
          <w:tab w:val="right" w:leader="dot" w:pos="9350"/>
        </w:tabs>
        <w:rPr>
          <w:rFonts w:eastAsiaTheme="minorEastAsia" w:cstheme="minorBidi"/>
          <w:smallCaps w:val="0"/>
          <w:noProof/>
          <w:sz w:val="22"/>
          <w:szCs w:val="22"/>
        </w:rPr>
      </w:pPr>
      <w:hyperlink w:anchor="_Toc92437675" w:history="1">
        <w:r w:rsidRPr="003548C8">
          <w:rPr>
            <w:rStyle w:val="Lienhypertexte"/>
            <w:noProof/>
          </w:rPr>
          <w:t>Objectifs</w:t>
        </w:r>
        <w:r>
          <w:rPr>
            <w:noProof/>
            <w:webHidden/>
          </w:rPr>
          <w:tab/>
        </w:r>
        <w:r>
          <w:rPr>
            <w:noProof/>
            <w:webHidden/>
          </w:rPr>
          <w:fldChar w:fldCharType="begin"/>
        </w:r>
        <w:r>
          <w:rPr>
            <w:noProof/>
            <w:webHidden/>
          </w:rPr>
          <w:instrText xml:space="preserve"> PAGEREF _Toc92437675 \h </w:instrText>
        </w:r>
        <w:r>
          <w:rPr>
            <w:noProof/>
            <w:webHidden/>
          </w:rPr>
        </w:r>
        <w:r>
          <w:rPr>
            <w:noProof/>
            <w:webHidden/>
          </w:rPr>
          <w:fldChar w:fldCharType="separate"/>
        </w:r>
        <w:r>
          <w:rPr>
            <w:noProof/>
            <w:webHidden/>
          </w:rPr>
          <w:t>7</w:t>
        </w:r>
        <w:r>
          <w:rPr>
            <w:noProof/>
            <w:webHidden/>
          </w:rPr>
          <w:fldChar w:fldCharType="end"/>
        </w:r>
      </w:hyperlink>
    </w:p>
    <w:p w14:paraId="3F55FC84" w14:textId="4A277933" w:rsidR="00A10E55" w:rsidRDefault="00A10E55">
      <w:pPr>
        <w:pStyle w:val="TM2"/>
        <w:tabs>
          <w:tab w:val="right" w:leader="dot" w:pos="9350"/>
        </w:tabs>
        <w:rPr>
          <w:rFonts w:eastAsiaTheme="minorEastAsia" w:cstheme="minorBidi"/>
          <w:smallCaps w:val="0"/>
          <w:noProof/>
          <w:sz w:val="22"/>
          <w:szCs w:val="22"/>
        </w:rPr>
      </w:pPr>
      <w:hyperlink w:anchor="_Toc92437676" w:history="1">
        <w:r w:rsidRPr="003548C8">
          <w:rPr>
            <w:rStyle w:val="Lienhypertexte"/>
            <w:noProof/>
          </w:rPr>
          <w:t>Contraintes</w:t>
        </w:r>
        <w:r>
          <w:rPr>
            <w:noProof/>
            <w:webHidden/>
          </w:rPr>
          <w:tab/>
        </w:r>
        <w:r>
          <w:rPr>
            <w:noProof/>
            <w:webHidden/>
          </w:rPr>
          <w:fldChar w:fldCharType="begin"/>
        </w:r>
        <w:r>
          <w:rPr>
            <w:noProof/>
            <w:webHidden/>
          </w:rPr>
          <w:instrText xml:space="preserve"> PAGEREF _Toc92437676 \h </w:instrText>
        </w:r>
        <w:r>
          <w:rPr>
            <w:noProof/>
            <w:webHidden/>
          </w:rPr>
        </w:r>
        <w:r>
          <w:rPr>
            <w:noProof/>
            <w:webHidden/>
          </w:rPr>
          <w:fldChar w:fldCharType="separate"/>
        </w:r>
        <w:r>
          <w:rPr>
            <w:noProof/>
            <w:webHidden/>
          </w:rPr>
          <w:t>7</w:t>
        </w:r>
        <w:r>
          <w:rPr>
            <w:noProof/>
            <w:webHidden/>
          </w:rPr>
          <w:fldChar w:fldCharType="end"/>
        </w:r>
      </w:hyperlink>
    </w:p>
    <w:p w14:paraId="60C526AC" w14:textId="3DBE7C52" w:rsidR="00A10E55" w:rsidRDefault="00A10E55">
      <w:pPr>
        <w:pStyle w:val="TM1"/>
        <w:tabs>
          <w:tab w:val="right" w:leader="dot" w:pos="9350"/>
        </w:tabs>
        <w:rPr>
          <w:rFonts w:eastAsiaTheme="minorEastAsia" w:cstheme="minorBidi"/>
          <w:b w:val="0"/>
          <w:bCs w:val="0"/>
          <w:caps w:val="0"/>
          <w:noProof/>
          <w:sz w:val="22"/>
          <w:szCs w:val="22"/>
        </w:rPr>
      </w:pPr>
      <w:hyperlink w:anchor="_Toc92437677" w:history="1">
        <w:r w:rsidRPr="003548C8">
          <w:rPr>
            <w:rStyle w:val="Lienhypertexte"/>
            <w:noProof/>
          </w:rPr>
          <w:t>ARCHITECTURE DE RÉFÉRENCE</w:t>
        </w:r>
        <w:r>
          <w:rPr>
            <w:noProof/>
            <w:webHidden/>
          </w:rPr>
          <w:tab/>
        </w:r>
        <w:r>
          <w:rPr>
            <w:noProof/>
            <w:webHidden/>
          </w:rPr>
          <w:fldChar w:fldCharType="begin"/>
        </w:r>
        <w:r>
          <w:rPr>
            <w:noProof/>
            <w:webHidden/>
          </w:rPr>
          <w:instrText xml:space="preserve"> PAGEREF _Toc92437677 \h </w:instrText>
        </w:r>
        <w:r>
          <w:rPr>
            <w:noProof/>
            <w:webHidden/>
          </w:rPr>
        </w:r>
        <w:r>
          <w:rPr>
            <w:noProof/>
            <w:webHidden/>
          </w:rPr>
          <w:fldChar w:fldCharType="separate"/>
        </w:r>
        <w:r>
          <w:rPr>
            <w:noProof/>
            <w:webHidden/>
          </w:rPr>
          <w:t>8</w:t>
        </w:r>
        <w:r>
          <w:rPr>
            <w:noProof/>
            <w:webHidden/>
          </w:rPr>
          <w:fldChar w:fldCharType="end"/>
        </w:r>
      </w:hyperlink>
    </w:p>
    <w:p w14:paraId="066982B5" w14:textId="284B8A37" w:rsidR="00A10E55" w:rsidRDefault="00A10E55">
      <w:pPr>
        <w:pStyle w:val="TM2"/>
        <w:tabs>
          <w:tab w:val="right" w:leader="dot" w:pos="9350"/>
        </w:tabs>
        <w:rPr>
          <w:rFonts w:eastAsiaTheme="minorEastAsia" w:cstheme="minorBidi"/>
          <w:smallCaps w:val="0"/>
          <w:noProof/>
          <w:sz w:val="22"/>
          <w:szCs w:val="22"/>
        </w:rPr>
      </w:pPr>
      <w:hyperlink w:anchor="_Toc92437678" w:history="1">
        <w:r w:rsidRPr="003548C8">
          <w:rPr>
            <w:rStyle w:val="Lienhypertexte"/>
            <w:noProof/>
          </w:rPr>
          <w:t>Organisation de l’entreprise</w:t>
        </w:r>
        <w:r>
          <w:rPr>
            <w:noProof/>
            <w:webHidden/>
          </w:rPr>
          <w:tab/>
        </w:r>
        <w:r>
          <w:rPr>
            <w:noProof/>
            <w:webHidden/>
          </w:rPr>
          <w:fldChar w:fldCharType="begin"/>
        </w:r>
        <w:r>
          <w:rPr>
            <w:noProof/>
            <w:webHidden/>
          </w:rPr>
          <w:instrText xml:space="preserve"> PAGEREF _Toc92437678 \h </w:instrText>
        </w:r>
        <w:r>
          <w:rPr>
            <w:noProof/>
            <w:webHidden/>
          </w:rPr>
        </w:r>
        <w:r>
          <w:rPr>
            <w:noProof/>
            <w:webHidden/>
          </w:rPr>
          <w:fldChar w:fldCharType="separate"/>
        </w:r>
        <w:r>
          <w:rPr>
            <w:noProof/>
            <w:webHidden/>
          </w:rPr>
          <w:t>8</w:t>
        </w:r>
        <w:r>
          <w:rPr>
            <w:noProof/>
            <w:webHidden/>
          </w:rPr>
          <w:fldChar w:fldCharType="end"/>
        </w:r>
      </w:hyperlink>
    </w:p>
    <w:p w14:paraId="18C814A6" w14:textId="10F85662" w:rsidR="00A10E55" w:rsidRDefault="00A10E55">
      <w:pPr>
        <w:pStyle w:val="TM3"/>
        <w:tabs>
          <w:tab w:val="right" w:leader="dot" w:pos="9350"/>
        </w:tabs>
        <w:rPr>
          <w:rFonts w:eastAsiaTheme="minorEastAsia" w:cstheme="minorBidi"/>
          <w:i w:val="0"/>
          <w:iCs w:val="0"/>
          <w:noProof/>
          <w:sz w:val="22"/>
          <w:szCs w:val="22"/>
        </w:rPr>
      </w:pPr>
      <w:hyperlink w:anchor="_Toc92437679" w:history="1">
        <w:r w:rsidRPr="003548C8">
          <w:rPr>
            <w:rStyle w:val="Lienhypertexte"/>
            <w:noProof/>
          </w:rPr>
          <w:t>Cartographie macroscopique de l’entreprise</w:t>
        </w:r>
        <w:r>
          <w:rPr>
            <w:noProof/>
            <w:webHidden/>
          </w:rPr>
          <w:tab/>
        </w:r>
        <w:r>
          <w:rPr>
            <w:noProof/>
            <w:webHidden/>
          </w:rPr>
          <w:fldChar w:fldCharType="begin"/>
        </w:r>
        <w:r>
          <w:rPr>
            <w:noProof/>
            <w:webHidden/>
          </w:rPr>
          <w:instrText xml:space="preserve"> PAGEREF _Toc92437679 \h </w:instrText>
        </w:r>
        <w:r>
          <w:rPr>
            <w:noProof/>
            <w:webHidden/>
          </w:rPr>
        </w:r>
        <w:r>
          <w:rPr>
            <w:noProof/>
            <w:webHidden/>
          </w:rPr>
          <w:fldChar w:fldCharType="separate"/>
        </w:r>
        <w:r>
          <w:rPr>
            <w:noProof/>
            <w:webHidden/>
          </w:rPr>
          <w:t>8</w:t>
        </w:r>
        <w:r>
          <w:rPr>
            <w:noProof/>
            <w:webHidden/>
          </w:rPr>
          <w:fldChar w:fldCharType="end"/>
        </w:r>
      </w:hyperlink>
    </w:p>
    <w:p w14:paraId="4ECCF54D" w14:textId="1C58095B" w:rsidR="00A10E55" w:rsidRDefault="00A10E55">
      <w:pPr>
        <w:pStyle w:val="TM2"/>
        <w:tabs>
          <w:tab w:val="right" w:leader="dot" w:pos="9350"/>
        </w:tabs>
        <w:rPr>
          <w:rFonts w:eastAsiaTheme="minorEastAsia" w:cstheme="minorBidi"/>
          <w:smallCaps w:val="0"/>
          <w:noProof/>
          <w:sz w:val="22"/>
          <w:szCs w:val="22"/>
        </w:rPr>
      </w:pPr>
      <w:hyperlink w:anchor="_Toc92437680" w:history="1">
        <w:r w:rsidRPr="003548C8">
          <w:rPr>
            <w:rStyle w:val="Lienhypertexte"/>
            <w:noProof/>
          </w:rPr>
          <w:t>Architecture métier (business layer)</w:t>
        </w:r>
        <w:r>
          <w:rPr>
            <w:noProof/>
            <w:webHidden/>
          </w:rPr>
          <w:tab/>
        </w:r>
        <w:r>
          <w:rPr>
            <w:noProof/>
            <w:webHidden/>
          </w:rPr>
          <w:fldChar w:fldCharType="begin"/>
        </w:r>
        <w:r>
          <w:rPr>
            <w:noProof/>
            <w:webHidden/>
          </w:rPr>
          <w:instrText xml:space="preserve"> PAGEREF _Toc92437680 \h </w:instrText>
        </w:r>
        <w:r>
          <w:rPr>
            <w:noProof/>
            <w:webHidden/>
          </w:rPr>
        </w:r>
        <w:r>
          <w:rPr>
            <w:noProof/>
            <w:webHidden/>
          </w:rPr>
          <w:fldChar w:fldCharType="separate"/>
        </w:r>
        <w:r>
          <w:rPr>
            <w:noProof/>
            <w:webHidden/>
          </w:rPr>
          <w:t>9</w:t>
        </w:r>
        <w:r>
          <w:rPr>
            <w:noProof/>
            <w:webHidden/>
          </w:rPr>
          <w:fldChar w:fldCharType="end"/>
        </w:r>
      </w:hyperlink>
    </w:p>
    <w:p w14:paraId="27EB7260" w14:textId="2D58BE7E" w:rsidR="00A10E55" w:rsidRDefault="00A10E55">
      <w:pPr>
        <w:pStyle w:val="TM3"/>
        <w:tabs>
          <w:tab w:val="right" w:leader="dot" w:pos="9350"/>
        </w:tabs>
        <w:rPr>
          <w:rFonts w:eastAsiaTheme="minorEastAsia" w:cstheme="minorBidi"/>
          <w:i w:val="0"/>
          <w:iCs w:val="0"/>
          <w:noProof/>
          <w:sz w:val="22"/>
          <w:szCs w:val="22"/>
        </w:rPr>
      </w:pPr>
      <w:hyperlink w:anchor="_Toc92437681" w:history="1">
        <w:r w:rsidRPr="003548C8">
          <w:rPr>
            <w:rStyle w:val="Lienhypertexte"/>
            <w:noProof/>
          </w:rPr>
          <w:t>Département service client</w:t>
        </w:r>
        <w:r>
          <w:rPr>
            <w:noProof/>
            <w:webHidden/>
          </w:rPr>
          <w:tab/>
        </w:r>
        <w:r>
          <w:rPr>
            <w:noProof/>
            <w:webHidden/>
          </w:rPr>
          <w:fldChar w:fldCharType="begin"/>
        </w:r>
        <w:r>
          <w:rPr>
            <w:noProof/>
            <w:webHidden/>
          </w:rPr>
          <w:instrText xml:space="preserve"> PAGEREF _Toc92437681 \h </w:instrText>
        </w:r>
        <w:r>
          <w:rPr>
            <w:noProof/>
            <w:webHidden/>
          </w:rPr>
        </w:r>
        <w:r>
          <w:rPr>
            <w:noProof/>
            <w:webHidden/>
          </w:rPr>
          <w:fldChar w:fldCharType="separate"/>
        </w:r>
        <w:r>
          <w:rPr>
            <w:noProof/>
            <w:webHidden/>
          </w:rPr>
          <w:t>9</w:t>
        </w:r>
        <w:r>
          <w:rPr>
            <w:noProof/>
            <w:webHidden/>
          </w:rPr>
          <w:fldChar w:fldCharType="end"/>
        </w:r>
      </w:hyperlink>
    </w:p>
    <w:p w14:paraId="0E8F99D4" w14:textId="4F462CA8" w:rsidR="00A10E55" w:rsidRDefault="00A10E55">
      <w:pPr>
        <w:pStyle w:val="TM3"/>
        <w:tabs>
          <w:tab w:val="right" w:leader="dot" w:pos="9350"/>
        </w:tabs>
        <w:rPr>
          <w:rFonts w:eastAsiaTheme="minorEastAsia" w:cstheme="minorBidi"/>
          <w:i w:val="0"/>
          <w:iCs w:val="0"/>
          <w:noProof/>
          <w:sz w:val="22"/>
          <w:szCs w:val="22"/>
        </w:rPr>
      </w:pPr>
      <w:hyperlink w:anchor="_Toc92437682" w:history="1">
        <w:r w:rsidRPr="003548C8">
          <w:rPr>
            <w:rStyle w:val="Lienhypertexte"/>
            <w:noProof/>
          </w:rPr>
          <w:t>Département légal</w:t>
        </w:r>
        <w:r>
          <w:rPr>
            <w:noProof/>
            <w:webHidden/>
          </w:rPr>
          <w:tab/>
        </w:r>
        <w:r>
          <w:rPr>
            <w:noProof/>
            <w:webHidden/>
          </w:rPr>
          <w:fldChar w:fldCharType="begin"/>
        </w:r>
        <w:r>
          <w:rPr>
            <w:noProof/>
            <w:webHidden/>
          </w:rPr>
          <w:instrText xml:space="preserve"> PAGEREF _Toc92437682 \h </w:instrText>
        </w:r>
        <w:r>
          <w:rPr>
            <w:noProof/>
            <w:webHidden/>
          </w:rPr>
        </w:r>
        <w:r>
          <w:rPr>
            <w:noProof/>
            <w:webHidden/>
          </w:rPr>
          <w:fldChar w:fldCharType="separate"/>
        </w:r>
        <w:r>
          <w:rPr>
            <w:noProof/>
            <w:webHidden/>
          </w:rPr>
          <w:t>10</w:t>
        </w:r>
        <w:r>
          <w:rPr>
            <w:noProof/>
            <w:webHidden/>
          </w:rPr>
          <w:fldChar w:fldCharType="end"/>
        </w:r>
      </w:hyperlink>
    </w:p>
    <w:p w14:paraId="360D2266" w14:textId="1B8ECE74" w:rsidR="00A10E55" w:rsidRDefault="00A10E55">
      <w:pPr>
        <w:pStyle w:val="TM3"/>
        <w:tabs>
          <w:tab w:val="right" w:leader="dot" w:pos="9350"/>
        </w:tabs>
        <w:rPr>
          <w:rFonts w:eastAsiaTheme="minorEastAsia" w:cstheme="minorBidi"/>
          <w:i w:val="0"/>
          <w:iCs w:val="0"/>
          <w:noProof/>
          <w:sz w:val="22"/>
          <w:szCs w:val="22"/>
        </w:rPr>
      </w:pPr>
      <w:hyperlink w:anchor="_Toc92437683" w:history="1">
        <w:r w:rsidRPr="003548C8">
          <w:rPr>
            <w:rStyle w:val="Lienhypertexte"/>
            <w:noProof/>
          </w:rPr>
          <w:t>Département facturation</w:t>
        </w:r>
        <w:r>
          <w:rPr>
            <w:noProof/>
            <w:webHidden/>
          </w:rPr>
          <w:tab/>
        </w:r>
        <w:r>
          <w:rPr>
            <w:noProof/>
            <w:webHidden/>
          </w:rPr>
          <w:fldChar w:fldCharType="begin"/>
        </w:r>
        <w:r>
          <w:rPr>
            <w:noProof/>
            <w:webHidden/>
          </w:rPr>
          <w:instrText xml:space="preserve"> PAGEREF _Toc92437683 \h </w:instrText>
        </w:r>
        <w:r>
          <w:rPr>
            <w:noProof/>
            <w:webHidden/>
          </w:rPr>
        </w:r>
        <w:r>
          <w:rPr>
            <w:noProof/>
            <w:webHidden/>
          </w:rPr>
          <w:fldChar w:fldCharType="separate"/>
        </w:r>
        <w:r>
          <w:rPr>
            <w:noProof/>
            <w:webHidden/>
          </w:rPr>
          <w:t>12</w:t>
        </w:r>
        <w:r>
          <w:rPr>
            <w:noProof/>
            <w:webHidden/>
          </w:rPr>
          <w:fldChar w:fldCharType="end"/>
        </w:r>
      </w:hyperlink>
    </w:p>
    <w:p w14:paraId="30ED685D" w14:textId="6A72E4EE" w:rsidR="00A10E55" w:rsidRDefault="00A10E55">
      <w:pPr>
        <w:pStyle w:val="TM3"/>
        <w:tabs>
          <w:tab w:val="right" w:leader="dot" w:pos="9350"/>
        </w:tabs>
        <w:rPr>
          <w:rFonts w:eastAsiaTheme="minorEastAsia" w:cstheme="minorBidi"/>
          <w:i w:val="0"/>
          <w:iCs w:val="0"/>
          <w:noProof/>
          <w:sz w:val="22"/>
          <w:szCs w:val="22"/>
        </w:rPr>
      </w:pPr>
      <w:hyperlink w:anchor="_Toc92437684" w:history="1">
        <w:r w:rsidRPr="003548C8">
          <w:rPr>
            <w:rStyle w:val="Lienhypertexte"/>
            <w:noProof/>
          </w:rPr>
          <w:t>Département vente</w:t>
        </w:r>
        <w:r>
          <w:rPr>
            <w:noProof/>
            <w:webHidden/>
          </w:rPr>
          <w:tab/>
        </w:r>
        <w:r>
          <w:rPr>
            <w:noProof/>
            <w:webHidden/>
          </w:rPr>
          <w:fldChar w:fldCharType="begin"/>
        </w:r>
        <w:r>
          <w:rPr>
            <w:noProof/>
            <w:webHidden/>
          </w:rPr>
          <w:instrText xml:space="preserve"> PAGEREF _Toc92437684 \h </w:instrText>
        </w:r>
        <w:r>
          <w:rPr>
            <w:noProof/>
            <w:webHidden/>
          </w:rPr>
        </w:r>
        <w:r>
          <w:rPr>
            <w:noProof/>
            <w:webHidden/>
          </w:rPr>
          <w:fldChar w:fldCharType="separate"/>
        </w:r>
        <w:r>
          <w:rPr>
            <w:noProof/>
            <w:webHidden/>
          </w:rPr>
          <w:t>13</w:t>
        </w:r>
        <w:r>
          <w:rPr>
            <w:noProof/>
            <w:webHidden/>
          </w:rPr>
          <w:fldChar w:fldCharType="end"/>
        </w:r>
      </w:hyperlink>
    </w:p>
    <w:p w14:paraId="1EC9924D" w14:textId="0ABA0A97" w:rsidR="00A10E55" w:rsidRDefault="00A10E55">
      <w:pPr>
        <w:pStyle w:val="TM3"/>
        <w:tabs>
          <w:tab w:val="right" w:leader="dot" w:pos="9350"/>
        </w:tabs>
        <w:rPr>
          <w:rFonts w:eastAsiaTheme="minorEastAsia" w:cstheme="minorBidi"/>
          <w:i w:val="0"/>
          <w:iCs w:val="0"/>
          <w:noProof/>
          <w:sz w:val="22"/>
          <w:szCs w:val="22"/>
        </w:rPr>
      </w:pPr>
      <w:hyperlink w:anchor="_Toc92437685" w:history="1">
        <w:r w:rsidRPr="003548C8">
          <w:rPr>
            <w:rStyle w:val="Lienhypertexte"/>
            <w:noProof/>
          </w:rPr>
          <w:t>Service Informatique</w:t>
        </w:r>
        <w:r>
          <w:rPr>
            <w:noProof/>
            <w:webHidden/>
          </w:rPr>
          <w:tab/>
        </w:r>
        <w:r>
          <w:rPr>
            <w:noProof/>
            <w:webHidden/>
          </w:rPr>
          <w:fldChar w:fldCharType="begin"/>
        </w:r>
        <w:r>
          <w:rPr>
            <w:noProof/>
            <w:webHidden/>
          </w:rPr>
          <w:instrText xml:space="preserve"> PAGEREF _Toc92437685 \h </w:instrText>
        </w:r>
        <w:r>
          <w:rPr>
            <w:noProof/>
            <w:webHidden/>
          </w:rPr>
        </w:r>
        <w:r>
          <w:rPr>
            <w:noProof/>
            <w:webHidden/>
          </w:rPr>
          <w:fldChar w:fldCharType="separate"/>
        </w:r>
        <w:r>
          <w:rPr>
            <w:noProof/>
            <w:webHidden/>
          </w:rPr>
          <w:t>16</w:t>
        </w:r>
        <w:r>
          <w:rPr>
            <w:noProof/>
            <w:webHidden/>
          </w:rPr>
          <w:fldChar w:fldCharType="end"/>
        </w:r>
      </w:hyperlink>
    </w:p>
    <w:p w14:paraId="35FE57A2" w14:textId="37E2BD41" w:rsidR="00A10E55" w:rsidRDefault="00A10E55">
      <w:pPr>
        <w:pStyle w:val="TM3"/>
        <w:tabs>
          <w:tab w:val="right" w:leader="dot" w:pos="9350"/>
        </w:tabs>
        <w:rPr>
          <w:rFonts w:eastAsiaTheme="minorEastAsia" w:cstheme="minorBidi"/>
          <w:i w:val="0"/>
          <w:iCs w:val="0"/>
          <w:noProof/>
          <w:sz w:val="22"/>
          <w:szCs w:val="22"/>
        </w:rPr>
      </w:pPr>
      <w:hyperlink w:anchor="_Toc92437686" w:history="1">
        <w:r w:rsidRPr="003548C8">
          <w:rPr>
            <w:rStyle w:val="Lienhypertexte"/>
            <w:noProof/>
          </w:rPr>
          <w:t>Évaluation des processus business</w:t>
        </w:r>
        <w:r>
          <w:rPr>
            <w:noProof/>
            <w:webHidden/>
          </w:rPr>
          <w:tab/>
        </w:r>
        <w:r>
          <w:rPr>
            <w:noProof/>
            <w:webHidden/>
          </w:rPr>
          <w:fldChar w:fldCharType="begin"/>
        </w:r>
        <w:r>
          <w:rPr>
            <w:noProof/>
            <w:webHidden/>
          </w:rPr>
          <w:instrText xml:space="preserve"> PAGEREF _Toc92437686 \h </w:instrText>
        </w:r>
        <w:r>
          <w:rPr>
            <w:noProof/>
            <w:webHidden/>
          </w:rPr>
        </w:r>
        <w:r>
          <w:rPr>
            <w:noProof/>
            <w:webHidden/>
          </w:rPr>
          <w:fldChar w:fldCharType="separate"/>
        </w:r>
        <w:r>
          <w:rPr>
            <w:noProof/>
            <w:webHidden/>
          </w:rPr>
          <w:t>17</w:t>
        </w:r>
        <w:r>
          <w:rPr>
            <w:noProof/>
            <w:webHidden/>
          </w:rPr>
          <w:fldChar w:fldCharType="end"/>
        </w:r>
      </w:hyperlink>
    </w:p>
    <w:p w14:paraId="7974BC83" w14:textId="2B39FDDF" w:rsidR="00A10E55" w:rsidRDefault="00A10E55">
      <w:pPr>
        <w:pStyle w:val="TM2"/>
        <w:tabs>
          <w:tab w:val="right" w:leader="dot" w:pos="9350"/>
        </w:tabs>
        <w:rPr>
          <w:rFonts w:eastAsiaTheme="minorEastAsia" w:cstheme="minorBidi"/>
          <w:smallCaps w:val="0"/>
          <w:noProof/>
          <w:sz w:val="22"/>
          <w:szCs w:val="22"/>
        </w:rPr>
      </w:pPr>
      <w:hyperlink w:anchor="_Toc92437687" w:history="1">
        <w:r w:rsidRPr="003548C8">
          <w:rPr>
            <w:rStyle w:val="Lienhypertexte"/>
            <w:noProof/>
          </w:rPr>
          <w:t>Architecture des données (data layer)</w:t>
        </w:r>
        <w:r>
          <w:rPr>
            <w:noProof/>
            <w:webHidden/>
          </w:rPr>
          <w:tab/>
        </w:r>
        <w:r>
          <w:rPr>
            <w:noProof/>
            <w:webHidden/>
          </w:rPr>
          <w:fldChar w:fldCharType="begin"/>
        </w:r>
        <w:r>
          <w:rPr>
            <w:noProof/>
            <w:webHidden/>
          </w:rPr>
          <w:instrText xml:space="preserve"> PAGEREF _Toc92437687 \h </w:instrText>
        </w:r>
        <w:r>
          <w:rPr>
            <w:noProof/>
            <w:webHidden/>
          </w:rPr>
        </w:r>
        <w:r>
          <w:rPr>
            <w:noProof/>
            <w:webHidden/>
          </w:rPr>
          <w:fldChar w:fldCharType="separate"/>
        </w:r>
        <w:r>
          <w:rPr>
            <w:noProof/>
            <w:webHidden/>
          </w:rPr>
          <w:t>18</w:t>
        </w:r>
        <w:r>
          <w:rPr>
            <w:noProof/>
            <w:webHidden/>
          </w:rPr>
          <w:fldChar w:fldCharType="end"/>
        </w:r>
      </w:hyperlink>
    </w:p>
    <w:p w14:paraId="0E70E58E" w14:textId="7B2DA73D" w:rsidR="00A10E55" w:rsidRDefault="00A10E55">
      <w:pPr>
        <w:pStyle w:val="TM3"/>
        <w:tabs>
          <w:tab w:val="right" w:leader="dot" w:pos="9350"/>
        </w:tabs>
        <w:rPr>
          <w:rFonts w:eastAsiaTheme="minorEastAsia" w:cstheme="minorBidi"/>
          <w:i w:val="0"/>
          <w:iCs w:val="0"/>
          <w:noProof/>
          <w:sz w:val="22"/>
          <w:szCs w:val="22"/>
        </w:rPr>
      </w:pPr>
      <w:hyperlink w:anchor="_Toc92437688" w:history="1">
        <w:r w:rsidRPr="003548C8">
          <w:rPr>
            <w:rStyle w:val="Lienhypertexte"/>
            <w:noProof/>
          </w:rPr>
          <w:t>Cartographie des données métiers et des accès</w:t>
        </w:r>
        <w:r>
          <w:rPr>
            <w:noProof/>
            <w:webHidden/>
          </w:rPr>
          <w:tab/>
        </w:r>
        <w:r>
          <w:rPr>
            <w:noProof/>
            <w:webHidden/>
          </w:rPr>
          <w:fldChar w:fldCharType="begin"/>
        </w:r>
        <w:r>
          <w:rPr>
            <w:noProof/>
            <w:webHidden/>
          </w:rPr>
          <w:instrText xml:space="preserve"> PAGEREF _Toc92437688 \h </w:instrText>
        </w:r>
        <w:r>
          <w:rPr>
            <w:noProof/>
            <w:webHidden/>
          </w:rPr>
        </w:r>
        <w:r>
          <w:rPr>
            <w:noProof/>
            <w:webHidden/>
          </w:rPr>
          <w:fldChar w:fldCharType="separate"/>
        </w:r>
        <w:r>
          <w:rPr>
            <w:noProof/>
            <w:webHidden/>
          </w:rPr>
          <w:t>18</w:t>
        </w:r>
        <w:r>
          <w:rPr>
            <w:noProof/>
            <w:webHidden/>
          </w:rPr>
          <w:fldChar w:fldCharType="end"/>
        </w:r>
      </w:hyperlink>
    </w:p>
    <w:p w14:paraId="1C2324B9" w14:textId="329DEAF7" w:rsidR="00A10E55" w:rsidRDefault="00A10E55">
      <w:pPr>
        <w:pStyle w:val="TM3"/>
        <w:tabs>
          <w:tab w:val="right" w:leader="dot" w:pos="9350"/>
        </w:tabs>
        <w:rPr>
          <w:rFonts w:eastAsiaTheme="minorEastAsia" w:cstheme="minorBidi"/>
          <w:i w:val="0"/>
          <w:iCs w:val="0"/>
          <w:noProof/>
          <w:sz w:val="22"/>
          <w:szCs w:val="22"/>
        </w:rPr>
      </w:pPr>
      <w:hyperlink w:anchor="_Toc92437689" w:history="1">
        <w:r w:rsidRPr="003548C8">
          <w:rPr>
            <w:rStyle w:val="Lienhypertexte"/>
            <w:noProof/>
          </w:rPr>
          <w:t>Évaluation de l’architecture des données</w:t>
        </w:r>
        <w:r>
          <w:rPr>
            <w:noProof/>
            <w:webHidden/>
          </w:rPr>
          <w:tab/>
        </w:r>
        <w:r>
          <w:rPr>
            <w:noProof/>
            <w:webHidden/>
          </w:rPr>
          <w:fldChar w:fldCharType="begin"/>
        </w:r>
        <w:r>
          <w:rPr>
            <w:noProof/>
            <w:webHidden/>
          </w:rPr>
          <w:instrText xml:space="preserve"> PAGEREF _Toc92437689 \h </w:instrText>
        </w:r>
        <w:r>
          <w:rPr>
            <w:noProof/>
            <w:webHidden/>
          </w:rPr>
        </w:r>
        <w:r>
          <w:rPr>
            <w:noProof/>
            <w:webHidden/>
          </w:rPr>
          <w:fldChar w:fldCharType="separate"/>
        </w:r>
        <w:r>
          <w:rPr>
            <w:noProof/>
            <w:webHidden/>
          </w:rPr>
          <w:t>19</w:t>
        </w:r>
        <w:r>
          <w:rPr>
            <w:noProof/>
            <w:webHidden/>
          </w:rPr>
          <w:fldChar w:fldCharType="end"/>
        </w:r>
      </w:hyperlink>
    </w:p>
    <w:p w14:paraId="0B448029" w14:textId="2A4D7169" w:rsidR="00A10E55" w:rsidRDefault="00A10E55">
      <w:pPr>
        <w:pStyle w:val="TM2"/>
        <w:tabs>
          <w:tab w:val="right" w:leader="dot" w:pos="9350"/>
        </w:tabs>
        <w:rPr>
          <w:rFonts w:eastAsiaTheme="minorEastAsia" w:cstheme="minorBidi"/>
          <w:smallCaps w:val="0"/>
          <w:noProof/>
          <w:sz w:val="22"/>
          <w:szCs w:val="22"/>
        </w:rPr>
      </w:pPr>
      <w:hyperlink w:anchor="_Toc92437690" w:history="1">
        <w:r w:rsidRPr="003548C8">
          <w:rPr>
            <w:rStyle w:val="Lienhypertexte"/>
            <w:noProof/>
          </w:rPr>
          <w:t>Architecture applicative (application layer)</w:t>
        </w:r>
        <w:r>
          <w:rPr>
            <w:noProof/>
            <w:webHidden/>
          </w:rPr>
          <w:tab/>
        </w:r>
        <w:r>
          <w:rPr>
            <w:noProof/>
            <w:webHidden/>
          </w:rPr>
          <w:fldChar w:fldCharType="begin"/>
        </w:r>
        <w:r>
          <w:rPr>
            <w:noProof/>
            <w:webHidden/>
          </w:rPr>
          <w:instrText xml:space="preserve"> PAGEREF _Toc92437690 \h </w:instrText>
        </w:r>
        <w:r>
          <w:rPr>
            <w:noProof/>
            <w:webHidden/>
          </w:rPr>
        </w:r>
        <w:r>
          <w:rPr>
            <w:noProof/>
            <w:webHidden/>
          </w:rPr>
          <w:fldChar w:fldCharType="separate"/>
        </w:r>
        <w:r>
          <w:rPr>
            <w:noProof/>
            <w:webHidden/>
          </w:rPr>
          <w:t>20</w:t>
        </w:r>
        <w:r>
          <w:rPr>
            <w:noProof/>
            <w:webHidden/>
          </w:rPr>
          <w:fldChar w:fldCharType="end"/>
        </w:r>
      </w:hyperlink>
    </w:p>
    <w:p w14:paraId="5DF56C26" w14:textId="46AFD1D9" w:rsidR="00A10E55" w:rsidRDefault="00A10E55">
      <w:pPr>
        <w:pStyle w:val="TM3"/>
        <w:tabs>
          <w:tab w:val="right" w:leader="dot" w:pos="9350"/>
        </w:tabs>
        <w:rPr>
          <w:rFonts w:eastAsiaTheme="minorEastAsia" w:cstheme="minorBidi"/>
          <w:i w:val="0"/>
          <w:iCs w:val="0"/>
          <w:noProof/>
          <w:sz w:val="22"/>
          <w:szCs w:val="22"/>
        </w:rPr>
      </w:pPr>
      <w:hyperlink w:anchor="_Toc92437691" w:history="1">
        <w:r w:rsidRPr="003548C8">
          <w:rPr>
            <w:rStyle w:val="Lienhypertexte"/>
            <w:noProof/>
          </w:rPr>
          <w:t>Cartographie des applicatifs de l’entreprise</w:t>
        </w:r>
        <w:r>
          <w:rPr>
            <w:noProof/>
            <w:webHidden/>
          </w:rPr>
          <w:tab/>
        </w:r>
        <w:r>
          <w:rPr>
            <w:noProof/>
            <w:webHidden/>
          </w:rPr>
          <w:fldChar w:fldCharType="begin"/>
        </w:r>
        <w:r>
          <w:rPr>
            <w:noProof/>
            <w:webHidden/>
          </w:rPr>
          <w:instrText xml:space="preserve"> PAGEREF _Toc92437691 \h </w:instrText>
        </w:r>
        <w:r>
          <w:rPr>
            <w:noProof/>
            <w:webHidden/>
          </w:rPr>
        </w:r>
        <w:r>
          <w:rPr>
            <w:noProof/>
            <w:webHidden/>
          </w:rPr>
          <w:fldChar w:fldCharType="separate"/>
        </w:r>
        <w:r>
          <w:rPr>
            <w:noProof/>
            <w:webHidden/>
          </w:rPr>
          <w:t>20</w:t>
        </w:r>
        <w:r>
          <w:rPr>
            <w:noProof/>
            <w:webHidden/>
          </w:rPr>
          <w:fldChar w:fldCharType="end"/>
        </w:r>
      </w:hyperlink>
    </w:p>
    <w:p w14:paraId="2B42E40B" w14:textId="28F44FA7" w:rsidR="00A10E55" w:rsidRDefault="00A10E55">
      <w:pPr>
        <w:pStyle w:val="TM3"/>
        <w:tabs>
          <w:tab w:val="right" w:leader="dot" w:pos="9350"/>
        </w:tabs>
        <w:rPr>
          <w:rFonts w:eastAsiaTheme="minorEastAsia" w:cstheme="minorBidi"/>
          <w:i w:val="0"/>
          <w:iCs w:val="0"/>
          <w:noProof/>
          <w:sz w:val="22"/>
          <w:szCs w:val="22"/>
        </w:rPr>
      </w:pPr>
      <w:hyperlink w:anchor="_Toc92437692" w:history="1">
        <w:r w:rsidRPr="003548C8">
          <w:rPr>
            <w:rStyle w:val="Lienhypertexte"/>
            <w:noProof/>
          </w:rPr>
          <w:t>Évaluation des applicatifs</w:t>
        </w:r>
        <w:r>
          <w:rPr>
            <w:noProof/>
            <w:webHidden/>
          </w:rPr>
          <w:tab/>
        </w:r>
        <w:r>
          <w:rPr>
            <w:noProof/>
            <w:webHidden/>
          </w:rPr>
          <w:fldChar w:fldCharType="begin"/>
        </w:r>
        <w:r>
          <w:rPr>
            <w:noProof/>
            <w:webHidden/>
          </w:rPr>
          <w:instrText xml:space="preserve"> PAGEREF _Toc92437692 \h </w:instrText>
        </w:r>
        <w:r>
          <w:rPr>
            <w:noProof/>
            <w:webHidden/>
          </w:rPr>
        </w:r>
        <w:r>
          <w:rPr>
            <w:noProof/>
            <w:webHidden/>
          </w:rPr>
          <w:fldChar w:fldCharType="separate"/>
        </w:r>
        <w:r>
          <w:rPr>
            <w:noProof/>
            <w:webHidden/>
          </w:rPr>
          <w:t>21</w:t>
        </w:r>
        <w:r>
          <w:rPr>
            <w:noProof/>
            <w:webHidden/>
          </w:rPr>
          <w:fldChar w:fldCharType="end"/>
        </w:r>
      </w:hyperlink>
    </w:p>
    <w:p w14:paraId="40334599" w14:textId="0BF07A06" w:rsidR="00A10E55" w:rsidRDefault="00A10E55">
      <w:pPr>
        <w:pStyle w:val="TM2"/>
        <w:tabs>
          <w:tab w:val="right" w:leader="dot" w:pos="9350"/>
        </w:tabs>
        <w:rPr>
          <w:rFonts w:eastAsiaTheme="minorEastAsia" w:cstheme="minorBidi"/>
          <w:smallCaps w:val="0"/>
          <w:noProof/>
          <w:sz w:val="22"/>
          <w:szCs w:val="22"/>
        </w:rPr>
      </w:pPr>
      <w:hyperlink w:anchor="_Toc92437693" w:history="1">
        <w:r w:rsidRPr="003548C8">
          <w:rPr>
            <w:rStyle w:val="Lienhypertexte"/>
            <w:noProof/>
          </w:rPr>
          <w:t>Architecture technique (technical layer)</w:t>
        </w:r>
        <w:r>
          <w:rPr>
            <w:noProof/>
            <w:webHidden/>
          </w:rPr>
          <w:tab/>
        </w:r>
        <w:r>
          <w:rPr>
            <w:noProof/>
            <w:webHidden/>
          </w:rPr>
          <w:fldChar w:fldCharType="begin"/>
        </w:r>
        <w:r>
          <w:rPr>
            <w:noProof/>
            <w:webHidden/>
          </w:rPr>
          <w:instrText xml:space="preserve"> PAGEREF _Toc92437693 \h </w:instrText>
        </w:r>
        <w:r>
          <w:rPr>
            <w:noProof/>
            <w:webHidden/>
          </w:rPr>
        </w:r>
        <w:r>
          <w:rPr>
            <w:noProof/>
            <w:webHidden/>
          </w:rPr>
          <w:fldChar w:fldCharType="separate"/>
        </w:r>
        <w:r>
          <w:rPr>
            <w:noProof/>
            <w:webHidden/>
          </w:rPr>
          <w:t>22</w:t>
        </w:r>
        <w:r>
          <w:rPr>
            <w:noProof/>
            <w:webHidden/>
          </w:rPr>
          <w:fldChar w:fldCharType="end"/>
        </w:r>
      </w:hyperlink>
    </w:p>
    <w:p w14:paraId="0A01E2FD" w14:textId="293C1982" w:rsidR="00A10E55" w:rsidRDefault="00A10E55">
      <w:pPr>
        <w:pStyle w:val="TM3"/>
        <w:tabs>
          <w:tab w:val="right" w:leader="dot" w:pos="9350"/>
        </w:tabs>
        <w:rPr>
          <w:rFonts w:eastAsiaTheme="minorEastAsia" w:cstheme="minorBidi"/>
          <w:i w:val="0"/>
          <w:iCs w:val="0"/>
          <w:noProof/>
          <w:sz w:val="22"/>
          <w:szCs w:val="22"/>
        </w:rPr>
      </w:pPr>
      <w:hyperlink w:anchor="_Toc92437694" w:history="1">
        <w:r w:rsidRPr="003548C8">
          <w:rPr>
            <w:rStyle w:val="Lienhypertexte"/>
            <w:noProof/>
          </w:rPr>
          <w:t>Cartographie de la plateforme technique</w:t>
        </w:r>
        <w:r>
          <w:rPr>
            <w:noProof/>
            <w:webHidden/>
          </w:rPr>
          <w:tab/>
        </w:r>
        <w:r>
          <w:rPr>
            <w:noProof/>
            <w:webHidden/>
          </w:rPr>
          <w:fldChar w:fldCharType="begin"/>
        </w:r>
        <w:r>
          <w:rPr>
            <w:noProof/>
            <w:webHidden/>
          </w:rPr>
          <w:instrText xml:space="preserve"> PAGEREF _Toc92437694 \h </w:instrText>
        </w:r>
        <w:r>
          <w:rPr>
            <w:noProof/>
            <w:webHidden/>
          </w:rPr>
        </w:r>
        <w:r>
          <w:rPr>
            <w:noProof/>
            <w:webHidden/>
          </w:rPr>
          <w:fldChar w:fldCharType="separate"/>
        </w:r>
        <w:r>
          <w:rPr>
            <w:noProof/>
            <w:webHidden/>
          </w:rPr>
          <w:t>22</w:t>
        </w:r>
        <w:r>
          <w:rPr>
            <w:noProof/>
            <w:webHidden/>
          </w:rPr>
          <w:fldChar w:fldCharType="end"/>
        </w:r>
      </w:hyperlink>
    </w:p>
    <w:p w14:paraId="056DC6AD" w14:textId="514ECEB1" w:rsidR="00A10E55" w:rsidRDefault="00A10E55">
      <w:pPr>
        <w:pStyle w:val="TM3"/>
        <w:tabs>
          <w:tab w:val="right" w:leader="dot" w:pos="9350"/>
        </w:tabs>
        <w:rPr>
          <w:rFonts w:eastAsiaTheme="minorEastAsia" w:cstheme="minorBidi"/>
          <w:i w:val="0"/>
          <w:iCs w:val="0"/>
          <w:noProof/>
          <w:sz w:val="22"/>
          <w:szCs w:val="22"/>
        </w:rPr>
      </w:pPr>
      <w:hyperlink w:anchor="_Toc92437695" w:history="1">
        <w:r w:rsidRPr="003548C8">
          <w:rPr>
            <w:rStyle w:val="Lienhypertexte"/>
            <w:noProof/>
          </w:rPr>
          <w:t>Évaluation de la plateforme technique</w:t>
        </w:r>
        <w:r>
          <w:rPr>
            <w:noProof/>
            <w:webHidden/>
          </w:rPr>
          <w:tab/>
        </w:r>
        <w:r>
          <w:rPr>
            <w:noProof/>
            <w:webHidden/>
          </w:rPr>
          <w:fldChar w:fldCharType="begin"/>
        </w:r>
        <w:r>
          <w:rPr>
            <w:noProof/>
            <w:webHidden/>
          </w:rPr>
          <w:instrText xml:space="preserve"> PAGEREF _Toc92437695 \h </w:instrText>
        </w:r>
        <w:r>
          <w:rPr>
            <w:noProof/>
            <w:webHidden/>
          </w:rPr>
        </w:r>
        <w:r>
          <w:rPr>
            <w:noProof/>
            <w:webHidden/>
          </w:rPr>
          <w:fldChar w:fldCharType="separate"/>
        </w:r>
        <w:r>
          <w:rPr>
            <w:noProof/>
            <w:webHidden/>
          </w:rPr>
          <w:t>22</w:t>
        </w:r>
        <w:r>
          <w:rPr>
            <w:noProof/>
            <w:webHidden/>
          </w:rPr>
          <w:fldChar w:fldCharType="end"/>
        </w:r>
      </w:hyperlink>
    </w:p>
    <w:p w14:paraId="5F6B8841" w14:textId="41B690E7" w:rsidR="00A10E55" w:rsidRDefault="00A10E55">
      <w:pPr>
        <w:pStyle w:val="TM1"/>
        <w:tabs>
          <w:tab w:val="right" w:leader="dot" w:pos="9350"/>
        </w:tabs>
        <w:rPr>
          <w:rFonts w:eastAsiaTheme="minorEastAsia" w:cstheme="minorBidi"/>
          <w:b w:val="0"/>
          <w:bCs w:val="0"/>
          <w:caps w:val="0"/>
          <w:noProof/>
          <w:sz w:val="22"/>
          <w:szCs w:val="22"/>
        </w:rPr>
      </w:pPr>
      <w:hyperlink w:anchor="_Toc92437696" w:history="1">
        <w:r w:rsidRPr="003548C8">
          <w:rPr>
            <w:rStyle w:val="Lienhypertexte"/>
            <w:noProof/>
          </w:rPr>
          <w:t>APPROCHE ARCHITECTURALE</w:t>
        </w:r>
        <w:r>
          <w:rPr>
            <w:noProof/>
            <w:webHidden/>
          </w:rPr>
          <w:tab/>
        </w:r>
        <w:r>
          <w:rPr>
            <w:noProof/>
            <w:webHidden/>
          </w:rPr>
          <w:fldChar w:fldCharType="begin"/>
        </w:r>
        <w:r>
          <w:rPr>
            <w:noProof/>
            <w:webHidden/>
          </w:rPr>
          <w:instrText xml:space="preserve"> PAGEREF _Toc92437696 \h </w:instrText>
        </w:r>
        <w:r>
          <w:rPr>
            <w:noProof/>
            <w:webHidden/>
          </w:rPr>
        </w:r>
        <w:r>
          <w:rPr>
            <w:noProof/>
            <w:webHidden/>
          </w:rPr>
          <w:fldChar w:fldCharType="separate"/>
        </w:r>
        <w:r>
          <w:rPr>
            <w:noProof/>
            <w:webHidden/>
          </w:rPr>
          <w:t>23</w:t>
        </w:r>
        <w:r>
          <w:rPr>
            <w:noProof/>
            <w:webHidden/>
          </w:rPr>
          <w:fldChar w:fldCharType="end"/>
        </w:r>
      </w:hyperlink>
    </w:p>
    <w:p w14:paraId="3B57024D" w14:textId="71BEF86E" w:rsidR="00A10E55" w:rsidRDefault="00A10E55">
      <w:pPr>
        <w:pStyle w:val="TM2"/>
        <w:tabs>
          <w:tab w:val="right" w:leader="dot" w:pos="9350"/>
        </w:tabs>
        <w:rPr>
          <w:rFonts w:eastAsiaTheme="minorEastAsia" w:cstheme="minorBidi"/>
          <w:smallCaps w:val="0"/>
          <w:noProof/>
          <w:sz w:val="22"/>
          <w:szCs w:val="22"/>
        </w:rPr>
      </w:pPr>
      <w:hyperlink w:anchor="_Toc92437697" w:history="1">
        <w:r w:rsidRPr="003548C8">
          <w:rPr>
            <w:rStyle w:val="Lienhypertexte"/>
            <w:noProof/>
          </w:rPr>
          <w:t>Synthèse de l’évaluation de l’architecture de référence</w:t>
        </w:r>
        <w:r>
          <w:rPr>
            <w:noProof/>
            <w:webHidden/>
          </w:rPr>
          <w:tab/>
        </w:r>
        <w:r>
          <w:rPr>
            <w:noProof/>
            <w:webHidden/>
          </w:rPr>
          <w:fldChar w:fldCharType="begin"/>
        </w:r>
        <w:r>
          <w:rPr>
            <w:noProof/>
            <w:webHidden/>
          </w:rPr>
          <w:instrText xml:space="preserve"> PAGEREF _Toc92437697 \h </w:instrText>
        </w:r>
        <w:r>
          <w:rPr>
            <w:noProof/>
            <w:webHidden/>
          </w:rPr>
        </w:r>
        <w:r>
          <w:rPr>
            <w:noProof/>
            <w:webHidden/>
          </w:rPr>
          <w:fldChar w:fldCharType="separate"/>
        </w:r>
        <w:r>
          <w:rPr>
            <w:noProof/>
            <w:webHidden/>
          </w:rPr>
          <w:t>23</w:t>
        </w:r>
        <w:r>
          <w:rPr>
            <w:noProof/>
            <w:webHidden/>
          </w:rPr>
          <w:fldChar w:fldCharType="end"/>
        </w:r>
      </w:hyperlink>
    </w:p>
    <w:p w14:paraId="140011E7" w14:textId="4978C5DB" w:rsidR="00A10E55" w:rsidRDefault="00A10E55">
      <w:pPr>
        <w:pStyle w:val="TM3"/>
        <w:tabs>
          <w:tab w:val="right" w:leader="dot" w:pos="9350"/>
        </w:tabs>
        <w:rPr>
          <w:rFonts w:eastAsiaTheme="minorEastAsia" w:cstheme="minorBidi"/>
          <w:i w:val="0"/>
          <w:iCs w:val="0"/>
          <w:noProof/>
          <w:sz w:val="22"/>
          <w:szCs w:val="22"/>
        </w:rPr>
      </w:pPr>
      <w:hyperlink w:anchor="_Toc92437698" w:history="1">
        <w:r w:rsidRPr="003548C8">
          <w:rPr>
            <w:rStyle w:val="Lienhypertexte"/>
            <w:noProof/>
          </w:rPr>
          <w:t>Points fort de l’architecture de référence</w:t>
        </w:r>
        <w:r>
          <w:rPr>
            <w:noProof/>
            <w:webHidden/>
          </w:rPr>
          <w:tab/>
        </w:r>
        <w:r>
          <w:rPr>
            <w:noProof/>
            <w:webHidden/>
          </w:rPr>
          <w:fldChar w:fldCharType="begin"/>
        </w:r>
        <w:r>
          <w:rPr>
            <w:noProof/>
            <w:webHidden/>
          </w:rPr>
          <w:instrText xml:space="preserve"> PAGEREF _Toc92437698 \h </w:instrText>
        </w:r>
        <w:r>
          <w:rPr>
            <w:noProof/>
            <w:webHidden/>
          </w:rPr>
        </w:r>
        <w:r>
          <w:rPr>
            <w:noProof/>
            <w:webHidden/>
          </w:rPr>
          <w:fldChar w:fldCharType="separate"/>
        </w:r>
        <w:r>
          <w:rPr>
            <w:noProof/>
            <w:webHidden/>
          </w:rPr>
          <w:t>23</w:t>
        </w:r>
        <w:r>
          <w:rPr>
            <w:noProof/>
            <w:webHidden/>
          </w:rPr>
          <w:fldChar w:fldCharType="end"/>
        </w:r>
      </w:hyperlink>
    </w:p>
    <w:p w14:paraId="61BB7ACC" w14:textId="47F55A34" w:rsidR="00A10E55" w:rsidRDefault="00A10E55">
      <w:pPr>
        <w:pStyle w:val="TM3"/>
        <w:tabs>
          <w:tab w:val="right" w:leader="dot" w:pos="9350"/>
        </w:tabs>
        <w:rPr>
          <w:rFonts w:eastAsiaTheme="minorEastAsia" w:cstheme="minorBidi"/>
          <w:i w:val="0"/>
          <w:iCs w:val="0"/>
          <w:noProof/>
          <w:sz w:val="22"/>
          <w:szCs w:val="22"/>
        </w:rPr>
      </w:pPr>
      <w:hyperlink w:anchor="_Toc92437699" w:history="1">
        <w:r w:rsidRPr="003548C8">
          <w:rPr>
            <w:rStyle w:val="Lienhypertexte"/>
            <w:noProof/>
          </w:rPr>
          <w:t>Points faibles de l’architecture de référence</w:t>
        </w:r>
        <w:r>
          <w:rPr>
            <w:noProof/>
            <w:webHidden/>
          </w:rPr>
          <w:tab/>
        </w:r>
        <w:r>
          <w:rPr>
            <w:noProof/>
            <w:webHidden/>
          </w:rPr>
          <w:fldChar w:fldCharType="begin"/>
        </w:r>
        <w:r>
          <w:rPr>
            <w:noProof/>
            <w:webHidden/>
          </w:rPr>
          <w:instrText xml:space="preserve"> PAGEREF _Toc92437699 \h </w:instrText>
        </w:r>
        <w:r>
          <w:rPr>
            <w:noProof/>
            <w:webHidden/>
          </w:rPr>
        </w:r>
        <w:r>
          <w:rPr>
            <w:noProof/>
            <w:webHidden/>
          </w:rPr>
          <w:fldChar w:fldCharType="separate"/>
        </w:r>
        <w:r>
          <w:rPr>
            <w:noProof/>
            <w:webHidden/>
          </w:rPr>
          <w:t>23</w:t>
        </w:r>
        <w:r>
          <w:rPr>
            <w:noProof/>
            <w:webHidden/>
          </w:rPr>
          <w:fldChar w:fldCharType="end"/>
        </w:r>
      </w:hyperlink>
    </w:p>
    <w:p w14:paraId="7062C091" w14:textId="66D22A7F" w:rsidR="00A10E55" w:rsidRDefault="00A10E55">
      <w:pPr>
        <w:pStyle w:val="TM2"/>
        <w:tabs>
          <w:tab w:val="right" w:leader="dot" w:pos="9350"/>
        </w:tabs>
        <w:rPr>
          <w:rFonts w:eastAsiaTheme="minorEastAsia" w:cstheme="minorBidi"/>
          <w:smallCaps w:val="0"/>
          <w:noProof/>
          <w:sz w:val="22"/>
          <w:szCs w:val="22"/>
        </w:rPr>
      </w:pPr>
      <w:hyperlink w:anchor="_Toc92437700" w:history="1">
        <w:r w:rsidRPr="003548C8">
          <w:rPr>
            <w:rStyle w:val="Lienhypertexte"/>
            <w:noProof/>
          </w:rPr>
          <w:t>Approche architecturale retenue</w:t>
        </w:r>
        <w:r>
          <w:rPr>
            <w:noProof/>
            <w:webHidden/>
          </w:rPr>
          <w:tab/>
        </w:r>
        <w:r>
          <w:rPr>
            <w:noProof/>
            <w:webHidden/>
          </w:rPr>
          <w:fldChar w:fldCharType="begin"/>
        </w:r>
        <w:r>
          <w:rPr>
            <w:noProof/>
            <w:webHidden/>
          </w:rPr>
          <w:instrText xml:space="preserve"> PAGEREF _Toc92437700 \h </w:instrText>
        </w:r>
        <w:r>
          <w:rPr>
            <w:noProof/>
            <w:webHidden/>
          </w:rPr>
        </w:r>
        <w:r>
          <w:rPr>
            <w:noProof/>
            <w:webHidden/>
          </w:rPr>
          <w:fldChar w:fldCharType="separate"/>
        </w:r>
        <w:r>
          <w:rPr>
            <w:noProof/>
            <w:webHidden/>
          </w:rPr>
          <w:t>24</w:t>
        </w:r>
        <w:r>
          <w:rPr>
            <w:noProof/>
            <w:webHidden/>
          </w:rPr>
          <w:fldChar w:fldCharType="end"/>
        </w:r>
      </w:hyperlink>
    </w:p>
    <w:p w14:paraId="1782806D" w14:textId="341CD261" w:rsidR="00A10E55" w:rsidRDefault="00A10E55">
      <w:pPr>
        <w:pStyle w:val="TM3"/>
        <w:tabs>
          <w:tab w:val="right" w:leader="dot" w:pos="9350"/>
        </w:tabs>
        <w:rPr>
          <w:rFonts w:eastAsiaTheme="minorEastAsia" w:cstheme="minorBidi"/>
          <w:i w:val="0"/>
          <w:iCs w:val="0"/>
          <w:noProof/>
          <w:sz w:val="22"/>
          <w:szCs w:val="22"/>
        </w:rPr>
      </w:pPr>
      <w:hyperlink w:anchor="_Toc92437701" w:history="1">
        <w:r w:rsidRPr="003548C8">
          <w:rPr>
            <w:rStyle w:val="Lienhypertexte"/>
            <w:noProof/>
          </w:rPr>
          <w:t>Prototype de l’architecture cible</w:t>
        </w:r>
        <w:r>
          <w:rPr>
            <w:noProof/>
            <w:webHidden/>
          </w:rPr>
          <w:tab/>
        </w:r>
        <w:r>
          <w:rPr>
            <w:noProof/>
            <w:webHidden/>
          </w:rPr>
          <w:fldChar w:fldCharType="begin"/>
        </w:r>
        <w:r>
          <w:rPr>
            <w:noProof/>
            <w:webHidden/>
          </w:rPr>
          <w:instrText xml:space="preserve"> PAGEREF _Toc92437701 \h </w:instrText>
        </w:r>
        <w:r>
          <w:rPr>
            <w:noProof/>
            <w:webHidden/>
          </w:rPr>
        </w:r>
        <w:r>
          <w:rPr>
            <w:noProof/>
            <w:webHidden/>
          </w:rPr>
          <w:fldChar w:fldCharType="separate"/>
        </w:r>
        <w:r>
          <w:rPr>
            <w:noProof/>
            <w:webHidden/>
          </w:rPr>
          <w:t>24</w:t>
        </w:r>
        <w:r>
          <w:rPr>
            <w:noProof/>
            <w:webHidden/>
          </w:rPr>
          <w:fldChar w:fldCharType="end"/>
        </w:r>
      </w:hyperlink>
    </w:p>
    <w:p w14:paraId="048591EB" w14:textId="0F4D0503" w:rsidR="00A10E55" w:rsidRDefault="00A10E55">
      <w:pPr>
        <w:pStyle w:val="TM3"/>
        <w:tabs>
          <w:tab w:val="right" w:leader="dot" w:pos="9350"/>
        </w:tabs>
        <w:rPr>
          <w:rFonts w:eastAsiaTheme="minorEastAsia" w:cstheme="minorBidi"/>
          <w:i w:val="0"/>
          <w:iCs w:val="0"/>
          <w:noProof/>
          <w:sz w:val="22"/>
          <w:szCs w:val="22"/>
        </w:rPr>
      </w:pPr>
      <w:hyperlink w:anchor="_Toc92437702" w:history="1">
        <w:r w:rsidRPr="003548C8">
          <w:rPr>
            <w:rStyle w:val="Lienhypertexte"/>
            <w:noProof/>
          </w:rPr>
          <w:t>Justification de l’approche architecturale</w:t>
        </w:r>
        <w:r>
          <w:rPr>
            <w:noProof/>
            <w:webHidden/>
          </w:rPr>
          <w:tab/>
        </w:r>
        <w:r>
          <w:rPr>
            <w:noProof/>
            <w:webHidden/>
          </w:rPr>
          <w:fldChar w:fldCharType="begin"/>
        </w:r>
        <w:r>
          <w:rPr>
            <w:noProof/>
            <w:webHidden/>
          </w:rPr>
          <w:instrText xml:space="preserve"> PAGEREF _Toc92437702 \h </w:instrText>
        </w:r>
        <w:r>
          <w:rPr>
            <w:noProof/>
            <w:webHidden/>
          </w:rPr>
        </w:r>
        <w:r>
          <w:rPr>
            <w:noProof/>
            <w:webHidden/>
          </w:rPr>
          <w:fldChar w:fldCharType="separate"/>
        </w:r>
        <w:r>
          <w:rPr>
            <w:noProof/>
            <w:webHidden/>
          </w:rPr>
          <w:t>25</w:t>
        </w:r>
        <w:r>
          <w:rPr>
            <w:noProof/>
            <w:webHidden/>
          </w:rPr>
          <w:fldChar w:fldCharType="end"/>
        </w:r>
      </w:hyperlink>
    </w:p>
    <w:p w14:paraId="133BA051" w14:textId="069C0530" w:rsidR="00A10E55" w:rsidRDefault="00A10E55">
      <w:pPr>
        <w:pStyle w:val="TM2"/>
        <w:tabs>
          <w:tab w:val="right" w:leader="dot" w:pos="9350"/>
        </w:tabs>
        <w:rPr>
          <w:rFonts w:eastAsiaTheme="minorEastAsia" w:cstheme="minorBidi"/>
          <w:smallCaps w:val="0"/>
          <w:noProof/>
          <w:sz w:val="22"/>
          <w:szCs w:val="22"/>
        </w:rPr>
      </w:pPr>
      <w:hyperlink w:anchor="_Toc92437703" w:history="1">
        <w:r w:rsidRPr="003548C8">
          <w:rPr>
            <w:rStyle w:val="Lienhypertexte"/>
            <w:noProof/>
          </w:rPr>
          <w:t>Outil de ticketing externe</w:t>
        </w:r>
        <w:r>
          <w:rPr>
            <w:noProof/>
            <w:webHidden/>
          </w:rPr>
          <w:tab/>
        </w:r>
        <w:r>
          <w:rPr>
            <w:noProof/>
            <w:webHidden/>
          </w:rPr>
          <w:fldChar w:fldCharType="begin"/>
        </w:r>
        <w:r>
          <w:rPr>
            <w:noProof/>
            <w:webHidden/>
          </w:rPr>
          <w:instrText xml:space="preserve"> PAGEREF _Toc92437703 \h </w:instrText>
        </w:r>
        <w:r>
          <w:rPr>
            <w:noProof/>
            <w:webHidden/>
          </w:rPr>
        </w:r>
        <w:r>
          <w:rPr>
            <w:noProof/>
            <w:webHidden/>
          </w:rPr>
          <w:fldChar w:fldCharType="separate"/>
        </w:r>
        <w:r>
          <w:rPr>
            <w:noProof/>
            <w:webHidden/>
          </w:rPr>
          <w:t>26</w:t>
        </w:r>
        <w:r>
          <w:rPr>
            <w:noProof/>
            <w:webHidden/>
          </w:rPr>
          <w:fldChar w:fldCharType="end"/>
        </w:r>
      </w:hyperlink>
    </w:p>
    <w:p w14:paraId="718202E3" w14:textId="562A41CE" w:rsidR="00A10E55" w:rsidRDefault="00A10E55">
      <w:pPr>
        <w:pStyle w:val="TM2"/>
        <w:tabs>
          <w:tab w:val="right" w:leader="dot" w:pos="9350"/>
        </w:tabs>
        <w:rPr>
          <w:rFonts w:eastAsiaTheme="minorEastAsia" w:cstheme="minorBidi"/>
          <w:smallCaps w:val="0"/>
          <w:noProof/>
          <w:sz w:val="22"/>
          <w:szCs w:val="22"/>
        </w:rPr>
      </w:pPr>
      <w:hyperlink w:anchor="_Toc92437704" w:history="1">
        <w:r w:rsidRPr="003548C8">
          <w:rPr>
            <w:rStyle w:val="Lienhypertexte"/>
            <w:noProof/>
          </w:rPr>
          <w:t>Exigences de l’architecture cible</w:t>
        </w:r>
        <w:r>
          <w:rPr>
            <w:noProof/>
            <w:webHidden/>
          </w:rPr>
          <w:tab/>
        </w:r>
        <w:r>
          <w:rPr>
            <w:noProof/>
            <w:webHidden/>
          </w:rPr>
          <w:fldChar w:fldCharType="begin"/>
        </w:r>
        <w:r>
          <w:rPr>
            <w:noProof/>
            <w:webHidden/>
          </w:rPr>
          <w:instrText xml:space="preserve"> PAGEREF _Toc92437704 \h </w:instrText>
        </w:r>
        <w:r>
          <w:rPr>
            <w:noProof/>
            <w:webHidden/>
          </w:rPr>
        </w:r>
        <w:r>
          <w:rPr>
            <w:noProof/>
            <w:webHidden/>
          </w:rPr>
          <w:fldChar w:fldCharType="separate"/>
        </w:r>
        <w:r>
          <w:rPr>
            <w:noProof/>
            <w:webHidden/>
          </w:rPr>
          <w:t>27</w:t>
        </w:r>
        <w:r>
          <w:rPr>
            <w:noProof/>
            <w:webHidden/>
          </w:rPr>
          <w:fldChar w:fldCharType="end"/>
        </w:r>
      </w:hyperlink>
    </w:p>
    <w:p w14:paraId="23B5B8E6" w14:textId="588730F0" w:rsidR="00A10E55" w:rsidRDefault="00A10E55">
      <w:pPr>
        <w:pStyle w:val="TM1"/>
        <w:tabs>
          <w:tab w:val="right" w:leader="dot" w:pos="9350"/>
        </w:tabs>
        <w:rPr>
          <w:rFonts w:eastAsiaTheme="minorEastAsia" w:cstheme="minorBidi"/>
          <w:b w:val="0"/>
          <w:bCs w:val="0"/>
          <w:caps w:val="0"/>
          <w:noProof/>
          <w:sz w:val="22"/>
          <w:szCs w:val="22"/>
        </w:rPr>
      </w:pPr>
      <w:hyperlink w:anchor="_Toc92437705" w:history="1">
        <w:r w:rsidRPr="003548C8">
          <w:rPr>
            <w:rStyle w:val="Lienhypertexte"/>
            <w:noProof/>
          </w:rPr>
          <w:t>ARCHITECTURE CIBLE</w:t>
        </w:r>
        <w:r>
          <w:rPr>
            <w:noProof/>
            <w:webHidden/>
          </w:rPr>
          <w:tab/>
        </w:r>
        <w:r>
          <w:rPr>
            <w:noProof/>
            <w:webHidden/>
          </w:rPr>
          <w:fldChar w:fldCharType="begin"/>
        </w:r>
        <w:r>
          <w:rPr>
            <w:noProof/>
            <w:webHidden/>
          </w:rPr>
          <w:instrText xml:space="preserve"> PAGEREF _Toc92437705 \h </w:instrText>
        </w:r>
        <w:r>
          <w:rPr>
            <w:noProof/>
            <w:webHidden/>
          </w:rPr>
        </w:r>
        <w:r>
          <w:rPr>
            <w:noProof/>
            <w:webHidden/>
          </w:rPr>
          <w:fldChar w:fldCharType="separate"/>
        </w:r>
        <w:r>
          <w:rPr>
            <w:noProof/>
            <w:webHidden/>
          </w:rPr>
          <w:t>29</w:t>
        </w:r>
        <w:r>
          <w:rPr>
            <w:noProof/>
            <w:webHidden/>
          </w:rPr>
          <w:fldChar w:fldCharType="end"/>
        </w:r>
      </w:hyperlink>
    </w:p>
    <w:p w14:paraId="0D8321E7" w14:textId="2535CA4A" w:rsidR="00A10E55" w:rsidRDefault="00A10E55">
      <w:pPr>
        <w:pStyle w:val="TM2"/>
        <w:tabs>
          <w:tab w:val="right" w:leader="dot" w:pos="9350"/>
        </w:tabs>
        <w:rPr>
          <w:rFonts w:eastAsiaTheme="minorEastAsia" w:cstheme="minorBidi"/>
          <w:smallCaps w:val="0"/>
          <w:noProof/>
          <w:sz w:val="22"/>
          <w:szCs w:val="22"/>
        </w:rPr>
      </w:pPr>
      <w:hyperlink w:anchor="_Toc92437706" w:history="1">
        <w:r w:rsidRPr="003548C8">
          <w:rPr>
            <w:rStyle w:val="Lienhypertexte"/>
            <w:noProof/>
          </w:rPr>
          <w:t>Architecture métier (business layer)</w:t>
        </w:r>
        <w:r>
          <w:rPr>
            <w:noProof/>
            <w:webHidden/>
          </w:rPr>
          <w:tab/>
        </w:r>
        <w:r>
          <w:rPr>
            <w:noProof/>
            <w:webHidden/>
          </w:rPr>
          <w:fldChar w:fldCharType="begin"/>
        </w:r>
        <w:r>
          <w:rPr>
            <w:noProof/>
            <w:webHidden/>
          </w:rPr>
          <w:instrText xml:space="preserve"> PAGEREF _Toc92437706 \h </w:instrText>
        </w:r>
        <w:r>
          <w:rPr>
            <w:noProof/>
            <w:webHidden/>
          </w:rPr>
        </w:r>
        <w:r>
          <w:rPr>
            <w:noProof/>
            <w:webHidden/>
          </w:rPr>
          <w:fldChar w:fldCharType="separate"/>
        </w:r>
        <w:r>
          <w:rPr>
            <w:noProof/>
            <w:webHidden/>
          </w:rPr>
          <w:t>29</w:t>
        </w:r>
        <w:r>
          <w:rPr>
            <w:noProof/>
            <w:webHidden/>
          </w:rPr>
          <w:fldChar w:fldCharType="end"/>
        </w:r>
      </w:hyperlink>
    </w:p>
    <w:p w14:paraId="7AB8664B" w14:textId="604C9BFB" w:rsidR="00A10E55" w:rsidRDefault="00A10E55">
      <w:pPr>
        <w:pStyle w:val="TM3"/>
        <w:tabs>
          <w:tab w:val="right" w:leader="dot" w:pos="9350"/>
        </w:tabs>
        <w:rPr>
          <w:rFonts w:eastAsiaTheme="minorEastAsia" w:cstheme="minorBidi"/>
          <w:i w:val="0"/>
          <w:iCs w:val="0"/>
          <w:noProof/>
          <w:sz w:val="22"/>
          <w:szCs w:val="22"/>
        </w:rPr>
      </w:pPr>
      <w:hyperlink w:anchor="_Toc92437707" w:history="1">
        <w:r w:rsidRPr="003548C8">
          <w:rPr>
            <w:rStyle w:val="Lienhypertexte"/>
            <w:noProof/>
          </w:rPr>
          <w:t>Département service client</w:t>
        </w:r>
        <w:r>
          <w:rPr>
            <w:noProof/>
            <w:webHidden/>
          </w:rPr>
          <w:tab/>
        </w:r>
        <w:r>
          <w:rPr>
            <w:noProof/>
            <w:webHidden/>
          </w:rPr>
          <w:fldChar w:fldCharType="begin"/>
        </w:r>
        <w:r>
          <w:rPr>
            <w:noProof/>
            <w:webHidden/>
          </w:rPr>
          <w:instrText xml:space="preserve"> PAGEREF _Toc92437707 \h </w:instrText>
        </w:r>
        <w:r>
          <w:rPr>
            <w:noProof/>
            <w:webHidden/>
          </w:rPr>
        </w:r>
        <w:r>
          <w:rPr>
            <w:noProof/>
            <w:webHidden/>
          </w:rPr>
          <w:fldChar w:fldCharType="separate"/>
        </w:r>
        <w:r>
          <w:rPr>
            <w:noProof/>
            <w:webHidden/>
          </w:rPr>
          <w:t>29</w:t>
        </w:r>
        <w:r>
          <w:rPr>
            <w:noProof/>
            <w:webHidden/>
          </w:rPr>
          <w:fldChar w:fldCharType="end"/>
        </w:r>
      </w:hyperlink>
    </w:p>
    <w:p w14:paraId="0F39411D" w14:textId="0435CB07" w:rsidR="00A10E55" w:rsidRDefault="00A10E55">
      <w:pPr>
        <w:pStyle w:val="TM3"/>
        <w:tabs>
          <w:tab w:val="right" w:leader="dot" w:pos="9350"/>
        </w:tabs>
        <w:rPr>
          <w:rFonts w:eastAsiaTheme="minorEastAsia" w:cstheme="minorBidi"/>
          <w:i w:val="0"/>
          <w:iCs w:val="0"/>
          <w:noProof/>
          <w:sz w:val="22"/>
          <w:szCs w:val="22"/>
        </w:rPr>
      </w:pPr>
      <w:hyperlink w:anchor="_Toc92437708" w:history="1">
        <w:r w:rsidRPr="003548C8">
          <w:rPr>
            <w:rStyle w:val="Lienhypertexte"/>
            <w:noProof/>
          </w:rPr>
          <w:t>Service Informatique</w:t>
        </w:r>
        <w:r>
          <w:rPr>
            <w:noProof/>
            <w:webHidden/>
          </w:rPr>
          <w:tab/>
        </w:r>
        <w:r>
          <w:rPr>
            <w:noProof/>
            <w:webHidden/>
          </w:rPr>
          <w:fldChar w:fldCharType="begin"/>
        </w:r>
        <w:r>
          <w:rPr>
            <w:noProof/>
            <w:webHidden/>
          </w:rPr>
          <w:instrText xml:space="preserve"> PAGEREF _Toc92437708 \h </w:instrText>
        </w:r>
        <w:r>
          <w:rPr>
            <w:noProof/>
            <w:webHidden/>
          </w:rPr>
        </w:r>
        <w:r>
          <w:rPr>
            <w:noProof/>
            <w:webHidden/>
          </w:rPr>
          <w:fldChar w:fldCharType="separate"/>
        </w:r>
        <w:r>
          <w:rPr>
            <w:noProof/>
            <w:webHidden/>
          </w:rPr>
          <w:t>30</w:t>
        </w:r>
        <w:r>
          <w:rPr>
            <w:noProof/>
            <w:webHidden/>
          </w:rPr>
          <w:fldChar w:fldCharType="end"/>
        </w:r>
      </w:hyperlink>
    </w:p>
    <w:p w14:paraId="22839E60" w14:textId="384BBCCA" w:rsidR="00A10E55" w:rsidRDefault="00A10E55">
      <w:pPr>
        <w:pStyle w:val="TM2"/>
        <w:tabs>
          <w:tab w:val="right" w:leader="dot" w:pos="9350"/>
        </w:tabs>
        <w:rPr>
          <w:rFonts w:eastAsiaTheme="minorEastAsia" w:cstheme="minorBidi"/>
          <w:smallCaps w:val="0"/>
          <w:noProof/>
          <w:sz w:val="22"/>
          <w:szCs w:val="22"/>
        </w:rPr>
      </w:pPr>
      <w:hyperlink w:anchor="_Toc92437709" w:history="1">
        <w:r w:rsidRPr="003548C8">
          <w:rPr>
            <w:rStyle w:val="Lienhypertexte"/>
            <w:noProof/>
          </w:rPr>
          <w:t>Architecture des données (data layer)</w:t>
        </w:r>
        <w:r>
          <w:rPr>
            <w:noProof/>
            <w:webHidden/>
          </w:rPr>
          <w:tab/>
        </w:r>
        <w:r>
          <w:rPr>
            <w:noProof/>
            <w:webHidden/>
          </w:rPr>
          <w:fldChar w:fldCharType="begin"/>
        </w:r>
        <w:r>
          <w:rPr>
            <w:noProof/>
            <w:webHidden/>
          </w:rPr>
          <w:instrText xml:space="preserve"> PAGEREF _Toc92437709 \h </w:instrText>
        </w:r>
        <w:r>
          <w:rPr>
            <w:noProof/>
            <w:webHidden/>
          </w:rPr>
        </w:r>
        <w:r>
          <w:rPr>
            <w:noProof/>
            <w:webHidden/>
          </w:rPr>
          <w:fldChar w:fldCharType="separate"/>
        </w:r>
        <w:r>
          <w:rPr>
            <w:noProof/>
            <w:webHidden/>
          </w:rPr>
          <w:t>31</w:t>
        </w:r>
        <w:r>
          <w:rPr>
            <w:noProof/>
            <w:webHidden/>
          </w:rPr>
          <w:fldChar w:fldCharType="end"/>
        </w:r>
      </w:hyperlink>
    </w:p>
    <w:p w14:paraId="2E5F7C21" w14:textId="5C717E71" w:rsidR="00A10E55" w:rsidRDefault="00A10E55">
      <w:pPr>
        <w:pStyle w:val="TM3"/>
        <w:tabs>
          <w:tab w:val="right" w:leader="dot" w:pos="9350"/>
        </w:tabs>
        <w:rPr>
          <w:rFonts w:eastAsiaTheme="minorEastAsia" w:cstheme="minorBidi"/>
          <w:i w:val="0"/>
          <w:iCs w:val="0"/>
          <w:noProof/>
          <w:sz w:val="22"/>
          <w:szCs w:val="22"/>
        </w:rPr>
      </w:pPr>
      <w:hyperlink w:anchor="_Toc92437710" w:history="1">
        <w:r w:rsidRPr="003548C8">
          <w:rPr>
            <w:rStyle w:val="Lienhypertexte"/>
            <w:noProof/>
          </w:rPr>
          <w:t>Cartographie des données métiers dans l’entreprise</w:t>
        </w:r>
        <w:r>
          <w:rPr>
            <w:noProof/>
            <w:webHidden/>
          </w:rPr>
          <w:tab/>
        </w:r>
        <w:r>
          <w:rPr>
            <w:noProof/>
            <w:webHidden/>
          </w:rPr>
          <w:fldChar w:fldCharType="begin"/>
        </w:r>
        <w:r>
          <w:rPr>
            <w:noProof/>
            <w:webHidden/>
          </w:rPr>
          <w:instrText xml:space="preserve"> PAGEREF _Toc92437710 \h </w:instrText>
        </w:r>
        <w:r>
          <w:rPr>
            <w:noProof/>
            <w:webHidden/>
          </w:rPr>
        </w:r>
        <w:r>
          <w:rPr>
            <w:noProof/>
            <w:webHidden/>
          </w:rPr>
          <w:fldChar w:fldCharType="separate"/>
        </w:r>
        <w:r>
          <w:rPr>
            <w:noProof/>
            <w:webHidden/>
          </w:rPr>
          <w:t>31</w:t>
        </w:r>
        <w:r>
          <w:rPr>
            <w:noProof/>
            <w:webHidden/>
          </w:rPr>
          <w:fldChar w:fldCharType="end"/>
        </w:r>
      </w:hyperlink>
    </w:p>
    <w:p w14:paraId="2029BAC2" w14:textId="35B36A4C" w:rsidR="00A10E55" w:rsidRDefault="00A10E55">
      <w:pPr>
        <w:pStyle w:val="TM3"/>
        <w:tabs>
          <w:tab w:val="right" w:leader="dot" w:pos="9350"/>
        </w:tabs>
        <w:rPr>
          <w:rFonts w:eastAsiaTheme="minorEastAsia" w:cstheme="minorBidi"/>
          <w:i w:val="0"/>
          <w:iCs w:val="0"/>
          <w:noProof/>
          <w:sz w:val="22"/>
          <w:szCs w:val="22"/>
        </w:rPr>
      </w:pPr>
      <w:hyperlink w:anchor="_Toc92437711" w:history="1">
        <w:r w:rsidRPr="003548C8">
          <w:rPr>
            <w:rStyle w:val="Lienhypertexte"/>
            <w:noProof/>
          </w:rPr>
          <w:t>Sécurité des données et contrôle d’accès</w:t>
        </w:r>
        <w:r>
          <w:rPr>
            <w:noProof/>
            <w:webHidden/>
          </w:rPr>
          <w:tab/>
        </w:r>
        <w:r>
          <w:rPr>
            <w:noProof/>
            <w:webHidden/>
          </w:rPr>
          <w:fldChar w:fldCharType="begin"/>
        </w:r>
        <w:r>
          <w:rPr>
            <w:noProof/>
            <w:webHidden/>
          </w:rPr>
          <w:instrText xml:space="preserve"> PAGEREF _Toc92437711 \h </w:instrText>
        </w:r>
        <w:r>
          <w:rPr>
            <w:noProof/>
            <w:webHidden/>
          </w:rPr>
        </w:r>
        <w:r>
          <w:rPr>
            <w:noProof/>
            <w:webHidden/>
          </w:rPr>
          <w:fldChar w:fldCharType="separate"/>
        </w:r>
        <w:r>
          <w:rPr>
            <w:noProof/>
            <w:webHidden/>
          </w:rPr>
          <w:t>32</w:t>
        </w:r>
        <w:r>
          <w:rPr>
            <w:noProof/>
            <w:webHidden/>
          </w:rPr>
          <w:fldChar w:fldCharType="end"/>
        </w:r>
      </w:hyperlink>
    </w:p>
    <w:p w14:paraId="7BEE63DD" w14:textId="0F40AEBF" w:rsidR="00A10E55" w:rsidRDefault="00A10E55">
      <w:pPr>
        <w:pStyle w:val="TM2"/>
        <w:tabs>
          <w:tab w:val="right" w:leader="dot" w:pos="9350"/>
        </w:tabs>
        <w:rPr>
          <w:rFonts w:eastAsiaTheme="minorEastAsia" w:cstheme="minorBidi"/>
          <w:smallCaps w:val="0"/>
          <w:noProof/>
          <w:sz w:val="22"/>
          <w:szCs w:val="22"/>
        </w:rPr>
      </w:pPr>
      <w:hyperlink w:anchor="_Toc92437712" w:history="1">
        <w:r w:rsidRPr="003548C8">
          <w:rPr>
            <w:rStyle w:val="Lienhypertexte"/>
            <w:noProof/>
          </w:rPr>
          <w:t>Architecture applicative (application layer)</w:t>
        </w:r>
        <w:r>
          <w:rPr>
            <w:noProof/>
            <w:webHidden/>
          </w:rPr>
          <w:tab/>
        </w:r>
        <w:r>
          <w:rPr>
            <w:noProof/>
            <w:webHidden/>
          </w:rPr>
          <w:fldChar w:fldCharType="begin"/>
        </w:r>
        <w:r>
          <w:rPr>
            <w:noProof/>
            <w:webHidden/>
          </w:rPr>
          <w:instrText xml:space="preserve"> PAGEREF _Toc92437712 \h </w:instrText>
        </w:r>
        <w:r>
          <w:rPr>
            <w:noProof/>
            <w:webHidden/>
          </w:rPr>
        </w:r>
        <w:r>
          <w:rPr>
            <w:noProof/>
            <w:webHidden/>
          </w:rPr>
          <w:fldChar w:fldCharType="separate"/>
        </w:r>
        <w:r>
          <w:rPr>
            <w:noProof/>
            <w:webHidden/>
          </w:rPr>
          <w:t>33</w:t>
        </w:r>
        <w:r>
          <w:rPr>
            <w:noProof/>
            <w:webHidden/>
          </w:rPr>
          <w:fldChar w:fldCharType="end"/>
        </w:r>
      </w:hyperlink>
    </w:p>
    <w:p w14:paraId="037A08C1" w14:textId="3DDDA49E" w:rsidR="00A10E55" w:rsidRDefault="00A10E55">
      <w:pPr>
        <w:pStyle w:val="TM3"/>
        <w:tabs>
          <w:tab w:val="right" w:leader="dot" w:pos="9350"/>
        </w:tabs>
        <w:rPr>
          <w:rFonts w:eastAsiaTheme="minorEastAsia" w:cstheme="minorBidi"/>
          <w:i w:val="0"/>
          <w:iCs w:val="0"/>
          <w:noProof/>
          <w:sz w:val="22"/>
          <w:szCs w:val="22"/>
        </w:rPr>
      </w:pPr>
      <w:hyperlink w:anchor="_Toc92437713" w:history="1">
        <w:r w:rsidRPr="003548C8">
          <w:rPr>
            <w:rStyle w:val="Lienhypertexte"/>
            <w:noProof/>
          </w:rPr>
          <w:t>Cartographie des applicatifs</w:t>
        </w:r>
        <w:r>
          <w:rPr>
            <w:noProof/>
            <w:webHidden/>
          </w:rPr>
          <w:tab/>
        </w:r>
        <w:r>
          <w:rPr>
            <w:noProof/>
            <w:webHidden/>
          </w:rPr>
          <w:fldChar w:fldCharType="begin"/>
        </w:r>
        <w:r>
          <w:rPr>
            <w:noProof/>
            <w:webHidden/>
          </w:rPr>
          <w:instrText xml:space="preserve"> PAGEREF _Toc92437713 \h </w:instrText>
        </w:r>
        <w:r>
          <w:rPr>
            <w:noProof/>
            <w:webHidden/>
          </w:rPr>
        </w:r>
        <w:r>
          <w:rPr>
            <w:noProof/>
            <w:webHidden/>
          </w:rPr>
          <w:fldChar w:fldCharType="separate"/>
        </w:r>
        <w:r>
          <w:rPr>
            <w:noProof/>
            <w:webHidden/>
          </w:rPr>
          <w:t>33</w:t>
        </w:r>
        <w:r>
          <w:rPr>
            <w:noProof/>
            <w:webHidden/>
          </w:rPr>
          <w:fldChar w:fldCharType="end"/>
        </w:r>
      </w:hyperlink>
    </w:p>
    <w:p w14:paraId="7BAE8424" w14:textId="50128788" w:rsidR="00A10E55" w:rsidRDefault="00A10E55">
      <w:pPr>
        <w:pStyle w:val="TM3"/>
        <w:tabs>
          <w:tab w:val="right" w:leader="dot" w:pos="9350"/>
        </w:tabs>
        <w:rPr>
          <w:rFonts w:eastAsiaTheme="minorEastAsia" w:cstheme="minorBidi"/>
          <w:i w:val="0"/>
          <w:iCs w:val="0"/>
          <w:noProof/>
          <w:sz w:val="22"/>
          <w:szCs w:val="22"/>
        </w:rPr>
      </w:pPr>
      <w:hyperlink w:anchor="_Toc92437714" w:history="1">
        <w:r w:rsidRPr="003548C8">
          <w:rPr>
            <w:rStyle w:val="Lienhypertexte"/>
            <w:noProof/>
          </w:rPr>
          <w:t>Catalogue des composants applicatifs</w:t>
        </w:r>
        <w:r>
          <w:rPr>
            <w:noProof/>
            <w:webHidden/>
          </w:rPr>
          <w:tab/>
        </w:r>
        <w:r>
          <w:rPr>
            <w:noProof/>
            <w:webHidden/>
          </w:rPr>
          <w:fldChar w:fldCharType="begin"/>
        </w:r>
        <w:r>
          <w:rPr>
            <w:noProof/>
            <w:webHidden/>
          </w:rPr>
          <w:instrText xml:space="preserve"> PAGEREF _Toc92437714 \h </w:instrText>
        </w:r>
        <w:r>
          <w:rPr>
            <w:noProof/>
            <w:webHidden/>
          </w:rPr>
        </w:r>
        <w:r>
          <w:rPr>
            <w:noProof/>
            <w:webHidden/>
          </w:rPr>
          <w:fldChar w:fldCharType="separate"/>
        </w:r>
        <w:r>
          <w:rPr>
            <w:noProof/>
            <w:webHidden/>
          </w:rPr>
          <w:t>35</w:t>
        </w:r>
        <w:r>
          <w:rPr>
            <w:noProof/>
            <w:webHidden/>
          </w:rPr>
          <w:fldChar w:fldCharType="end"/>
        </w:r>
      </w:hyperlink>
    </w:p>
    <w:p w14:paraId="71104379" w14:textId="5E221E58" w:rsidR="00A10E55" w:rsidRDefault="00A10E55">
      <w:pPr>
        <w:pStyle w:val="TM2"/>
        <w:tabs>
          <w:tab w:val="right" w:leader="dot" w:pos="9350"/>
        </w:tabs>
        <w:rPr>
          <w:rFonts w:eastAsiaTheme="minorEastAsia" w:cstheme="minorBidi"/>
          <w:smallCaps w:val="0"/>
          <w:noProof/>
          <w:sz w:val="22"/>
          <w:szCs w:val="22"/>
        </w:rPr>
      </w:pPr>
      <w:hyperlink w:anchor="_Toc92437715" w:history="1">
        <w:r w:rsidRPr="003548C8">
          <w:rPr>
            <w:rStyle w:val="Lienhypertexte"/>
            <w:noProof/>
          </w:rPr>
          <w:t>Architecture technique (technical layer)</w:t>
        </w:r>
        <w:r>
          <w:rPr>
            <w:noProof/>
            <w:webHidden/>
          </w:rPr>
          <w:tab/>
        </w:r>
        <w:r>
          <w:rPr>
            <w:noProof/>
            <w:webHidden/>
          </w:rPr>
          <w:fldChar w:fldCharType="begin"/>
        </w:r>
        <w:r>
          <w:rPr>
            <w:noProof/>
            <w:webHidden/>
          </w:rPr>
          <w:instrText xml:space="preserve"> PAGEREF _Toc92437715 \h </w:instrText>
        </w:r>
        <w:r>
          <w:rPr>
            <w:noProof/>
            <w:webHidden/>
          </w:rPr>
        </w:r>
        <w:r>
          <w:rPr>
            <w:noProof/>
            <w:webHidden/>
          </w:rPr>
          <w:fldChar w:fldCharType="separate"/>
        </w:r>
        <w:r>
          <w:rPr>
            <w:noProof/>
            <w:webHidden/>
          </w:rPr>
          <w:t>36</w:t>
        </w:r>
        <w:r>
          <w:rPr>
            <w:noProof/>
            <w:webHidden/>
          </w:rPr>
          <w:fldChar w:fldCharType="end"/>
        </w:r>
      </w:hyperlink>
    </w:p>
    <w:p w14:paraId="17F97677" w14:textId="720DAA35" w:rsidR="00A10E55" w:rsidRDefault="00A10E55">
      <w:pPr>
        <w:pStyle w:val="TM3"/>
        <w:tabs>
          <w:tab w:val="right" w:leader="dot" w:pos="9350"/>
        </w:tabs>
        <w:rPr>
          <w:rFonts w:eastAsiaTheme="minorEastAsia" w:cstheme="minorBidi"/>
          <w:i w:val="0"/>
          <w:iCs w:val="0"/>
          <w:noProof/>
          <w:sz w:val="22"/>
          <w:szCs w:val="22"/>
        </w:rPr>
      </w:pPr>
      <w:hyperlink w:anchor="_Toc92437716" w:history="1">
        <w:r w:rsidRPr="003548C8">
          <w:rPr>
            <w:rStyle w:val="Lienhypertexte"/>
            <w:noProof/>
          </w:rPr>
          <w:t>Cartographie de la plateforme technique</w:t>
        </w:r>
        <w:r>
          <w:rPr>
            <w:noProof/>
            <w:webHidden/>
          </w:rPr>
          <w:tab/>
        </w:r>
        <w:r>
          <w:rPr>
            <w:noProof/>
            <w:webHidden/>
          </w:rPr>
          <w:fldChar w:fldCharType="begin"/>
        </w:r>
        <w:r>
          <w:rPr>
            <w:noProof/>
            <w:webHidden/>
          </w:rPr>
          <w:instrText xml:space="preserve"> PAGEREF _Toc92437716 \h </w:instrText>
        </w:r>
        <w:r>
          <w:rPr>
            <w:noProof/>
            <w:webHidden/>
          </w:rPr>
        </w:r>
        <w:r>
          <w:rPr>
            <w:noProof/>
            <w:webHidden/>
          </w:rPr>
          <w:fldChar w:fldCharType="separate"/>
        </w:r>
        <w:r>
          <w:rPr>
            <w:noProof/>
            <w:webHidden/>
          </w:rPr>
          <w:t>36</w:t>
        </w:r>
        <w:r>
          <w:rPr>
            <w:noProof/>
            <w:webHidden/>
          </w:rPr>
          <w:fldChar w:fldCharType="end"/>
        </w:r>
      </w:hyperlink>
    </w:p>
    <w:p w14:paraId="5842704C" w14:textId="39EEFFE6" w:rsidR="00A10E55" w:rsidRDefault="00A10E55">
      <w:pPr>
        <w:pStyle w:val="TM3"/>
        <w:tabs>
          <w:tab w:val="right" w:leader="dot" w:pos="9350"/>
        </w:tabs>
        <w:rPr>
          <w:rFonts w:eastAsiaTheme="minorEastAsia" w:cstheme="minorBidi"/>
          <w:i w:val="0"/>
          <w:iCs w:val="0"/>
          <w:noProof/>
          <w:sz w:val="22"/>
          <w:szCs w:val="22"/>
        </w:rPr>
      </w:pPr>
      <w:hyperlink w:anchor="_Toc92437717" w:history="1">
        <w:r w:rsidRPr="003548C8">
          <w:rPr>
            <w:rStyle w:val="Lienhypertexte"/>
            <w:noProof/>
          </w:rPr>
          <w:t>Coût d’exploitation de la plateforme technique</w:t>
        </w:r>
        <w:r>
          <w:rPr>
            <w:noProof/>
            <w:webHidden/>
          </w:rPr>
          <w:tab/>
        </w:r>
        <w:r>
          <w:rPr>
            <w:noProof/>
            <w:webHidden/>
          </w:rPr>
          <w:fldChar w:fldCharType="begin"/>
        </w:r>
        <w:r>
          <w:rPr>
            <w:noProof/>
            <w:webHidden/>
          </w:rPr>
          <w:instrText xml:space="preserve"> PAGEREF _Toc92437717 \h </w:instrText>
        </w:r>
        <w:r>
          <w:rPr>
            <w:noProof/>
            <w:webHidden/>
          </w:rPr>
        </w:r>
        <w:r>
          <w:rPr>
            <w:noProof/>
            <w:webHidden/>
          </w:rPr>
          <w:fldChar w:fldCharType="separate"/>
        </w:r>
        <w:r>
          <w:rPr>
            <w:noProof/>
            <w:webHidden/>
          </w:rPr>
          <w:t>37</w:t>
        </w:r>
        <w:r>
          <w:rPr>
            <w:noProof/>
            <w:webHidden/>
          </w:rPr>
          <w:fldChar w:fldCharType="end"/>
        </w:r>
      </w:hyperlink>
    </w:p>
    <w:p w14:paraId="07DAEEE0" w14:textId="0C04E916" w:rsidR="00A10E55" w:rsidRDefault="00A10E55">
      <w:pPr>
        <w:pStyle w:val="TM1"/>
        <w:tabs>
          <w:tab w:val="right" w:leader="dot" w:pos="9350"/>
        </w:tabs>
        <w:rPr>
          <w:rFonts w:eastAsiaTheme="minorEastAsia" w:cstheme="minorBidi"/>
          <w:b w:val="0"/>
          <w:bCs w:val="0"/>
          <w:caps w:val="0"/>
          <w:noProof/>
          <w:sz w:val="22"/>
          <w:szCs w:val="22"/>
        </w:rPr>
      </w:pPr>
      <w:hyperlink w:anchor="_Toc92437718" w:history="1">
        <w:r w:rsidRPr="003548C8">
          <w:rPr>
            <w:rStyle w:val="Lienhypertexte"/>
            <w:noProof/>
          </w:rPr>
          <w:t>ANALYSE DES ÉCARTS</w:t>
        </w:r>
        <w:r>
          <w:rPr>
            <w:noProof/>
            <w:webHidden/>
          </w:rPr>
          <w:tab/>
        </w:r>
        <w:r>
          <w:rPr>
            <w:noProof/>
            <w:webHidden/>
          </w:rPr>
          <w:fldChar w:fldCharType="begin"/>
        </w:r>
        <w:r>
          <w:rPr>
            <w:noProof/>
            <w:webHidden/>
          </w:rPr>
          <w:instrText xml:space="preserve"> PAGEREF _Toc92437718 \h </w:instrText>
        </w:r>
        <w:r>
          <w:rPr>
            <w:noProof/>
            <w:webHidden/>
          </w:rPr>
        </w:r>
        <w:r>
          <w:rPr>
            <w:noProof/>
            <w:webHidden/>
          </w:rPr>
          <w:fldChar w:fldCharType="separate"/>
        </w:r>
        <w:r>
          <w:rPr>
            <w:noProof/>
            <w:webHidden/>
          </w:rPr>
          <w:t>38</w:t>
        </w:r>
        <w:r>
          <w:rPr>
            <w:noProof/>
            <w:webHidden/>
          </w:rPr>
          <w:fldChar w:fldCharType="end"/>
        </w:r>
      </w:hyperlink>
    </w:p>
    <w:p w14:paraId="750AC3FD" w14:textId="36674ED4" w:rsidR="00A10E55" w:rsidRDefault="00A10E55">
      <w:pPr>
        <w:pStyle w:val="TM3"/>
        <w:tabs>
          <w:tab w:val="right" w:leader="dot" w:pos="9350"/>
        </w:tabs>
        <w:rPr>
          <w:rFonts w:eastAsiaTheme="minorEastAsia" w:cstheme="minorBidi"/>
          <w:i w:val="0"/>
          <w:iCs w:val="0"/>
          <w:noProof/>
          <w:sz w:val="22"/>
          <w:szCs w:val="22"/>
        </w:rPr>
      </w:pPr>
      <w:hyperlink w:anchor="_Toc92437719" w:history="1">
        <w:r w:rsidRPr="003548C8">
          <w:rPr>
            <w:rStyle w:val="Lienhypertexte"/>
            <w:noProof/>
          </w:rPr>
          <w:t>Écarts d’architecture</w:t>
        </w:r>
        <w:r>
          <w:rPr>
            <w:noProof/>
            <w:webHidden/>
          </w:rPr>
          <w:tab/>
        </w:r>
        <w:r>
          <w:rPr>
            <w:noProof/>
            <w:webHidden/>
          </w:rPr>
          <w:fldChar w:fldCharType="begin"/>
        </w:r>
        <w:r>
          <w:rPr>
            <w:noProof/>
            <w:webHidden/>
          </w:rPr>
          <w:instrText xml:space="preserve"> PAGEREF _Toc92437719 \h </w:instrText>
        </w:r>
        <w:r>
          <w:rPr>
            <w:noProof/>
            <w:webHidden/>
          </w:rPr>
        </w:r>
        <w:r>
          <w:rPr>
            <w:noProof/>
            <w:webHidden/>
          </w:rPr>
          <w:fldChar w:fldCharType="separate"/>
        </w:r>
        <w:r>
          <w:rPr>
            <w:noProof/>
            <w:webHidden/>
          </w:rPr>
          <w:t>38</w:t>
        </w:r>
        <w:r>
          <w:rPr>
            <w:noProof/>
            <w:webHidden/>
          </w:rPr>
          <w:fldChar w:fldCharType="end"/>
        </w:r>
      </w:hyperlink>
    </w:p>
    <w:p w14:paraId="390DBF17" w14:textId="5A1829DC" w:rsidR="00A10E55" w:rsidRDefault="00A10E55">
      <w:pPr>
        <w:pStyle w:val="TM3"/>
        <w:tabs>
          <w:tab w:val="right" w:leader="dot" w:pos="9350"/>
        </w:tabs>
        <w:rPr>
          <w:rFonts w:eastAsiaTheme="minorEastAsia" w:cstheme="minorBidi"/>
          <w:i w:val="0"/>
          <w:iCs w:val="0"/>
          <w:noProof/>
          <w:sz w:val="22"/>
          <w:szCs w:val="22"/>
        </w:rPr>
      </w:pPr>
      <w:hyperlink w:anchor="_Toc92437720" w:history="1">
        <w:r w:rsidRPr="003548C8">
          <w:rPr>
            <w:rStyle w:val="Lienhypertexte"/>
            <w:noProof/>
          </w:rPr>
          <w:t>Risques de l’architecture</w:t>
        </w:r>
        <w:r>
          <w:rPr>
            <w:noProof/>
            <w:webHidden/>
          </w:rPr>
          <w:tab/>
        </w:r>
        <w:r>
          <w:rPr>
            <w:noProof/>
            <w:webHidden/>
          </w:rPr>
          <w:fldChar w:fldCharType="begin"/>
        </w:r>
        <w:r>
          <w:rPr>
            <w:noProof/>
            <w:webHidden/>
          </w:rPr>
          <w:instrText xml:space="preserve"> PAGEREF _Toc92437720 \h </w:instrText>
        </w:r>
        <w:r>
          <w:rPr>
            <w:noProof/>
            <w:webHidden/>
          </w:rPr>
        </w:r>
        <w:r>
          <w:rPr>
            <w:noProof/>
            <w:webHidden/>
          </w:rPr>
          <w:fldChar w:fldCharType="separate"/>
        </w:r>
        <w:r>
          <w:rPr>
            <w:noProof/>
            <w:webHidden/>
          </w:rPr>
          <w:t>39</w:t>
        </w:r>
        <w:r>
          <w:rPr>
            <w:noProof/>
            <w:webHidden/>
          </w:rPr>
          <w:fldChar w:fldCharType="end"/>
        </w:r>
      </w:hyperlink>
    </w:p>
    <w:p w14:paraId="5F68AAB2" w14:textId="5BB76BBC" w:rsidR="00A10E55" w:rsidRDefault="00A10E55">
      <w:pPr>
        <w:pStyle w:val="TM1"/>
        <w:tabs>
          <w:tab w:val="right" w:leader="dot" w:pos="9350"/>
        </w:tabs>
        <w:rPr>
          <w:rFonts w:eastAsiaTheme="minorEastAsia" w:cstheme="minorBidi"/>
          <w:b w:val="0"/>
          <w:bCs w:val="0"/>
          <w:caps w:val="0"/>
          <w:noProof/>
          <w:sz w:val="22"/>
          <w:szCs w:val="22"/>
        </w:rPr>
      </w:pPr>
      <w:hyperlink w:anchor="_Toc92437721" w:history="1">
        <w:r w:rsidRPr="003548C8">
          <w:rPr>
            <w:rStyle w:val="Lienhypertexte"/>
            <w:noProof/>
          </w:rPr>
          <w:t>ARCHITECTURE DE TRANSITION</w:t>
        </w:r>
        <w:r>
          <w:rPr>
            <w:noProof/>
            <w:webHidden/>
          </w:rPr>
          <w:tab/>
        </w:r>
        <w:r>
          <w:rPr>
            <w:noProof/>
            <w:webHidden/>
          </w:rPr>
          <w:fldChar w:fldCharType="begin"/>
        </w:r>
        <w:r>
          <w:rPr>
            <w:noProof/>
            <w:webHidden/>
          </w:rPr>
          <w:instrText xml:space="preserve"> PAGEREF _Toc92437721 \h </w:instrText>
        </w:r>
        <w:r>
          <w:rPr>
            <w:noProof/>
            <w:webHidden/>
          </w:rPr>
        </w:r>
        <w:r>
          <w:rPr>
            <w:noProof/>
            <w:webHidden/>
          </w:rPr>
          <w:fldChar w:fldCharType="separate"/>
        </w:r>
        <w:r>
          <w:rPr>
            <w:noProof/>
            <w:webHidden/>
          </w:rPr>
          <w:t>40</w:t>
        </w:r>
        <w:r>
          <w:rPr>
            <w:noProof/>
            <w:webHidden/>
          </w:rPr>
          <w:fldChar w:fldCharType="end"/>
        </w:r>
      </w:hyperlink>
    </w:p>
    <w:p w14:paraId="4D696A98" w14:textId="7D57FCC2" w:rsidR="00A10E55" w:rsidRDefault="00A10E55">
      <w:pPr>
        <w:pStyle w:val="TM3"/>
        <w:tabs>
          <w:tab w:val="right" w:leader="dot" w:pos="9350"/>
        </w:tabs>
        <w:rPr>
          <w:rFonts w:eastAsiaTheme="minorEastAsia" w:cstheme="minorBidi"/>
          <w:i w:val="0"/>
          <w:iCs w:val="0"/>
          <w:noProof/>
          <w:sz w:val="22"/>
          <w:szCs w:val="22"/>
        </w:rPr>
      </w:pPr>
      <w:hyperlink w:anchor="_Toc92437722" w:history="1">
        <w:r w:rsidRPr="003548C8">
          <w:rPr>
            <w:rStyle w:val="Lienhypertexte"/>
            <w:noProof/>
          </w:rPr>
          <w:t>Roadmap prévisionnelle de transition</w:t>
        </w:r>
        <w:r>
          <w:rPr>
            <w:noProof/>
            <w:webHidden/>
          </w:rPr>
          <w:tab/>
        </w:r>
        <w:r>
          <w:rPr>
            <w:noProof/>
            <w:webHidden/>
          </w:rPr>
          <w:fldChar w:fldCharType="begin"/>
        </w:r>
        <w:r>
          <w:rPr>
            <w:noProof/>
            <w:webHidden/>
          </w:rPr>
          <w:instrText xml:space="preserve"> PAGEREF _Toc92437722 \h </w:instrText>
        </w:r>
        <w:r>
          <w:rPr>
            <w:noProof/>
            <w:webHidden/>
          </w:rPr>
        </w:r>
        <w:r>
          <w:rPr>
            <w:noProof/>
            <w:webHidden/>
          </w:rPr>
          <w:fldChar w:fldCharType="separate"/>
        </w:r>
        <w:r>
          <w:rPr>
            <w:noProof/>
            <w:webHidden/>
          </w:rPr>
          <w:t>40</w:t>
        </w:r>
        <w:r>
          <w:rPr>
            <w:noProof/>
            <w:webHidden/>
          </w:rPr>
          <w:fldChar w:fldCharType="end"/>
        </w:r>
      </w:hyperlink>
    </w:p>
    <w:p w14:paraId="602B33B1" w14:textId="58C5242A" w:rsidR="00A10E55" w:rsidRDefault="00A10E55">
      <w:pPr>
        <w:pStyle w:val="TM3"/>
        <w:tabs>
          <w:tab w:val="right" w:leader="dot" w:pos="9350"/>
        </w:tabs>
        <w:rPr>
          <w:rFonts w:eastAsiaTheme="minorEastAsia" w:cstheme="minorBidi"/>
          <w:i w:val="0"/>
          <w:iCs w:val="0"/>
          <w:noProof/>
          <w:sz w:val="22"/>
          <w:szCs w:val="22"/>
        </w:rPr>
      </w:pPr>
      <w:hyperlink w:anchor="_Toc92437723" w:history="1">
        <w:r w:rsidRPr="003548C8">
          <w:rPr>
            <w:rStyle w:val="Lienhypertexte"/>
            <w:noProof/>
          </w:rPr>
          <w:t>Phase 1 : Migration vers l’outil de ticketing externe</w:t>
        </w:r>
        <w:r>
          <w:rPr>
            <w:noProof/>
            <w:webHidden/>
          </w:rPr>
          <w:tab/>
        </w:r>
        <w:r>
          <w:rPr>
            <w:noProof/>
            <w:webHidden/>
          </w:rPr>
          <w:fldChar w:fldCharType="begin"/>
        </w:r>
        <w:r>
          <w:rPr>
            <w:noProof/>
            <w:webHidden/>
          </w:rPr>
          <w:instrText xml:space="preserve"> PAGEREF _Toc92437723 \h </w:instrText>
        </w:r>
        <w:r>
          <w:rPr>
            <w:noProof/>
            <w:webHidden/>
          </w:rPr>
        </w:r>
        <w:r>
          <w:rPr>
            <w:noProof/>
            <w:webHidden/>
          </w:rPr>
          <w:fldChar w:fldCharType="separate"/>
        </w:r>
        <w:r>
          <w:rPr>
            <w:noProof/>
            <w:webHidden/>
          </w:rPr>
          <w:t>41</w:t>
        </w:r>
        <w:r>
          <w:rPr>
            <w:noProof/>
            <w:webHidden/>
          </w:rPr>
          <w:fldChar w:fldCharType="end"/>
        </w:r>
      </w:hyperlink>
    </w:p>
    <w:p w14:paraId="746AEB68" w14:textId="262E3034" w:rsidR="00A10E55" w:rsidRDefault="00A10E55">
      <w:pPr>
        <w:pStyle w:val="TM3"/>
        <w:tabs>
          <w:tab w:val="right" w:leader="dot" w:pos="9350"/>
        </w:tabs>
        <w:rPr>
          <w:rFonts w:eastAsiaTheme="minorEastAsia" w:cstheme="minorBidi"/>
          <w:i w:val="0"/>
          <w:iCs w:val="0"/>
          <w:noProof/>
          <w:sz w:val="22"/>
          <w:szCs w:val="22"/>
        </w:rPr>
      </w:pPr>
      <w:hyperlink w:anchor="_Toc92437724" w:history="1">
        <w:r w:rsidRPr="003548C8">
          <w:rPr>
            <w:rStyle w:val="Lienhypertexte"/>
            <w:noProof/>
          </w:rPr>
          <w:t>Phase 2 : Migration du service commercial et du service client sur la nouvelle Web App</w:t>
        </w:r>
        <w:r>
          <w:rPr>
            <w:noProof/>
            <w:webHidden/>
          </w:rPr>
          <w:tab/>
        </w:r>
        <w:r>
          <w:rPr>
            <w:noProof/>
            <w:webHidden/>
          </w:rPr>
          <w:fldChar w:fldCharType="begin"/>
        </w:r>
        <w:r>
          <w:rPr>
            <w:noProof/>
            <w:webHidden/>
          </w:rPr>
          <w:instrText xml:space="preserve"> PAGEREF _Toc92437724 \h </w:instrText>
        </w:r>
        <w:r>
          <w:rPr>
            <w:noProof/>
            <w:webHidden/>
          </w:rPr>
        </w:r>
        <w:r>
          <w:rPr>
            <w:noProof/>
            <w:webHidden/>
          </w:rPr>
          <w:fldChar w:fldCharType="separate"/>
        </w:r>
        <w:r>
          <w:rPr>
            <w:noProof/>
            <w:webHidden/>
          </w:rPr>
          <w:t>42</w:t>
        </w:r>
        <w:r>
          <w:rPr>
            <w:noProof/>
            <w:webHidden/>
          </w:rPr>
          <w:fldChar w:fldCharType="end"/>
        </w:r>
      </w:hyperlink>
    </w:p>
    <w:p w14:paraId="44D5FA61" w14:textId="30BB5E36" w:rsidR="00A10E55" w:rsidRDefault="00A10E55">
      <w:pPr>
        <w:pStyle w:val="TM3"/>
        <w:tabs>
          <w:tab w:val="right" w:leader="dot" w:pos="9350"/>
        </w:tabs>
        <w:rPr>
          <w:rFonts w:eastAsiaTheme="minorEastAsia" w:cstheme="minorBidi"/>
          <w:i w:val="0"/>
          <w:iCs w:val="0"/>
          <w:noProof/>
          <w:sz w:val="22"/>
          <w:szCs w:val="22"/>
        </w:rPr>
      </w:pPr>
      <w:hyperlink w:anchor="_Toc92437725" w:history="1">
        <w:r w:rsidRPr="003548C8">
          <w:rPr>
            <w:rStyle w:val="Lienhypertexte"/>
            <w:noProof/>
          </w:rPr>
          <w:t>Phase 3 : Migration du service légal vers la Web App</w:t>
        </w:r>
        <w:r>
          <w:rPr>
            <w:noProof/>
            <w:webHidden/>
          </w:rPr>
          <w:tab/>
        </w:r>
        <w:r>
          <w:rPr>
            <w:noProof/>
            <w:webHidden/>
          </w:rPr>
          <w:fldChar w:fldCharType="begin"/>
        </w:r>
        <w:r>
          <w:rPr>
            <w:noProof/>
            <w:webHidden/>
          </w:rPr>
          <w:instrText xml:space="preserve"> PAGEREF _Toc92437725 \h </w:instrText>
        </w:r>
        <w:r>
          <w:rPr>
            <w:noProof/>
            <w:webHidden/>
          </w:rPr>
        </w:r>
        <w:r>
          <w:rPr>
            <w:noProof/>
            <w:webHidden/>
          </w:rPr>
          <w:fldChar w:fldCharType="separate"/>
        </w:r>
        <w:r>
          <w:rPr>
            <w:noProof/>
            <w:webHidden/>
          </w:rPr>
          <w:t>43</w:t>
        </w:r>
        <w:r>
          <w:rPr>
            <w:noProof/>
            <w:webHidden/>
          </w:rPr>
          <w:fldChar w:fldCharType="end"/>
        </w:r>
      </w:hyperlink>
    </w:p>
    <w:p w14:paraId="5FF32FFB" w14:textId="061D575E" w:rsidR="00A10E55" w:rsidRDefault="00A10E55">
      <w:pPr>
        <w:pStyle w:val="TM3"/>
        <w:tabs>
          <w:tab w:val="right" w:leader="dot" w:pos="9350"/>
        </w:tabs>
        <w:rPr>
          <w:rFonts w:eastAsiaTheme="minorEastAsia" w:cstheme="minorBidi"/>
          <w:i w:val="0"/>
          <w:iCs w:val="0"/>
          <w:noProof/>
          <w:sz w:val="22"/>
          <w:szCs w:val="22"/>
        </w:rPr>
      </w:pPr>
      <w:hyperlink w:anchor="_Toc92437726" w:history="1">
        <w:r w:rsidRPr="003548C8">
          <w:rPr>
            <w:rStyle w:val="Lienhypertexte"/>
            <w:noProof/>
          </w:rPr>
          <w:t>Phase 4 : Migration du service facturation et des données comptables</w:t>
        </w:r>
        <w:r>
          <w:rPr>
            <w:noProof/>
            <w:webHidden/>
          </w:rPr>
          <w:tab/>
        </w:r>
        <w:r>
          <w:rPr>
            <w:noProof/>
            <w:webHidden/>
          </w:rPr>
          <w:fldChar w:fldCharType="begin"/>
        </w:r>
        <w:r>
          <w:rPr>
            <w:noProof/>
            <w:webHidden/>
          </w:rPr>
          <w:instrText xml:space="preserve"> PAGEREF _Toc92437726 \h </w:instrText>
        </w:r>
        <w:r>
          <w:rPr>
            <w:noProof/>
            <w:webHidden/>
          </w:rPr>
        </w:r>
        <w:r>
          <w:rPr>
            <w:noProof/>
            <w:webHidden/>
          </w:rPr>
          <w:fldChar w:fldCharType="separate"/>
        </w:r>
        <w:r>
          <w:rPr>
            <w:noProof/>
            <w:webHidden/>
          </w:rPr>
          <w:t>44</w:t>
        </w:r>
        <w:r>
          <w:rPr>
            <w:noProof/>
            <w:webHidden/>
          </w:rPr>
          <w:fldChar w:fldCharType="end"/>
        </w:r>
      </w:hyperlink>
    </w:p>
    <w:p w14:paraId="0F849ABC" w14:textId="25F51566" w:rsidR="00A10E55" w:rsidRDefault="00A10E55">
      <w:pPr>
        <w:pStyle w:val="TM3"/>
        <w:tabs>
          <w:tab w:val="right" w:leader="dot" w:pos="9350"/>
        </w:tabs>
        <w:rPr>
          <w:rFonts w:eastAsiaTheme="minorEastAsia" w:cstheme="minorBidi"/>
          <w:i w:val="0"/>
          <w:iCs w:val="0"/>
          <w:noProof/>
          <w:sz w:val="22"/>
          <w:szCs w:val="22"/>
        </w:rPr>
      </w:pPr>
      <w:hyperlink w:anchor="_Toc92437727" w:history="1">
        <w:r w:rsidRPr="003548C8">
          <w:rPr>
            <w:rStyle w:val="Lienhypertexte"/>
            <w:noProof/>
          </w:rPr>
          <w:t>Phase 5 : Décommissionnement des anciens outils et machines</w:t>
        </w:r>
        <w:r>
          <w:rPr>
            <w:noProof/>
            <w:webHidden/>
          </w:rPr>
          <w:tab/>
        </w:r>
        <w:r>
          <w:rPr>
            <w:noProof/>
            <w:webHidden/>
          </w:rPr>
          <w:fldChar w:fldCharType="begin"/>
        </w:r>
        <w:r>
          <w:rPr>
            <w:noProof/>
            <w:webHidden/>
          </w:rPr>
          <w:instrText xml:space="preserve"> PAGEREF _Toc92437727 \h </w:instrText>
        </w:r>
        <w:r>
          <w:rPr>
            <w:noProof/>
            <w:webHidden/>
          </w:rPr>
        </w:r>
        <w:r>
          <w:rPr>
            <w:noProof/>
            <w:webHidden/>
          </w:rPr>
          <w:fldChar w:fldCharType="separate"/>
        </w:r>
        <w:r>
          <w:rPr>
            <w:noProof/>
            <w:webHidden/>
          </w:rPr>
          <w:t>45</w:t>
        </w:r>
        <w:r>
          <w:rPr>
            <w:noProof/>
            <w:webHidden/>
          </w:rPr>
          <w:fldChar w:fldCharType="end"/>
        </w:r>
      </w:hyperlink>
    </w:p>
    <w:p w14:paraId="6D30DD02" w14:textId="157BF861" w:rsidR="00A10E55" w:rsidRDefault="00A10E55">
      <w:pPr>
        <w:pStyle w:val="TM1"/>
        <w:tabs>
          <w:tab w:val="right" w:leader="dot" w:pos="9350"/>
        </w:tabs>
        <w:rPr>
          <w:rFonts w:eastAsiaTheme="minorEastAsia" w:cstheme="minorBidi"/>
          <w:b w:val="0"/>
          <w:bCs w:val="0"/>
          <w:caps w:val="0"/>
          <w:noProof/>
          <w:sz w:val="22"/>
          <w:szCs w:val="22"/>
        </w:rPr>
      </w:pPr>
      <w:hyperlink w:anchor="_Toc92437728" w:history="1">
        <w:r w:rsidRPr="003548C8">
          <w:rPr>
            <w:rStyle w:val="Lienhypertexte"/>
            <w:noProof/>
          </w:rPr>
          <w:t>ANNEXES</w:t>
        </w:r>
        <w:r>
          <w:rPr>
            <w:noProof/>
            <w:webHidden/>
          </w:rPr>
          <w:tab/>
        </w:r>
        <w:r>
          <w:rPr>
            <w:noProof/>
            <w:webHidden/>
          </w:rPr>
          <w:fldChar w:fldCharType="begin"/>
        </w:r>
        <w:r>
          <w:rPr>
            <w:noProof/>
            <w:webHidden/>
          </w:rPr>
          <w:instrText xml:space="preserve"> PAGEREF _Toc92437728 \h </w:instrText>
        </w:r>
        <w:r>
          <w:rPr>
            <w:noProof/>
            <w:webHidden/>
          </w:rPr>
        </w:r>
        <w:r>
          <w:rPr>
            <w:noProof/>
            <w:webHidden/>
          </w:rPr>
          <w:fldChar w:fldCharType="separate"/>
        </w:r>
        <w:r>
          <w:rPr>
            <w:noProof/>
            <w:webHidden/>
          </w:rPr>
          <w:t>46</w:t>
        </w:r>
        <w:r>
          <w:rPr>
            <w:noProof/>
            <w:webHidden/>
          </w:rPr>
          <w:fldChar w:fldCharType="end"/>
        </w:r>
      </w:hyperlink>
    </w:p>
    <w:p w14:paraId="069B9735" w14:textId="24691FFC" w:rsidR="00A10E55" w:rsidRDefault="00A10E55">
      <w:pPr>
        <w:pStyle w:val="TM2"/>
        <w:tabs>
          <w:tab w:val="right" w:leader="dot" w:pos="9350"/>
        </w:tabs>
        <w:rPr>
          <w:rFonts w:eastAsiaTheme="minorEastAsia" w:cstheme="minorBidi"/>
          <w:smallCaps w:val="0"/>
          <w:noProof/>
          <w:sz w:val="22"/>
          <w:szCs w:val="22"/>
        </w:rPr>
      </w:pPr>
      <w:hyperlink w:anchor="_Toc92437729" w:history="1">
        <w:r w:rsidRPr="003548C8">
          <w:rPr>
            <w:rStyle w:val="Lienhypertexte"/>
            <w:noProof/>
          </w:rPr>
          <w:t>Modèle de classification des risques</w:t>
        </w:r>
        <w:r>
          <w:rPr>
            <w:noProof/>
            <w:webHidden/>
          </w:rPr>
          <w:tab/>
        </w:r>
        <w:r>
          <w:rPr>
            <w:noProof/>
            <w:webHidden/>
          </w:rPr>
          <w:fldChar w:fldCharType="begin"/>
        </w:r>
        <w:r>
          <w:rPr>
            <w:noProof/>
            <w:webHidden/>
          </w:rPr>
          <w:instrText xml:space="preserve"> PAGEREF _Toc92437729 \h </w:instrText>
        </w:r>
        <w:r>
          <w:rPr>
            <w:noProof/>
            <w:webHidden/>
          </w:rPr>
        </w:r>
        <w:r>
          <w:rPr>
            <w:noProof/>
            <w:webHidden/>
          </w:rPr>
          <w:fldChar w:fldCharType="separate"/>
        </w:r>
        <w:r>
          <w:rPr>
            <w:noProof/>
            <w:webHidden/>
          </w:rPr>
          <w:t>46</w:t>
        </w:r>
        <w:r>
          <w:rPr>
            <w:noProof/>
            <w:webHidden/>
          </w:rPr>
          <w:fldChar w:fldCharType="end"/>
        </w:r>
      </w:hyperlink>
    </w:p>
    <w:p w14:paraId="1A047AF0" w14:textId="3537FE0A" w:rsidR="00A10E55" w:rsidRDefault="00A10E55">
      <w:pPr>
        <w:pStyle w:val="TM1"/>
        <w:tabs>
          <w:tab w:val="right" w:leader="dot" w:pos="9350"/>
        </w:tabs>
        <w:rPr>
          <w:rFonts w:eastAsiaTheme="minorEastAsia" w:cstheme="minorBidi"/>
          <w:b w:val="0"/>
          <w:bCs w:val="0"/>
          <w:caps w:val="0"/>
          <w:noProof/>
          <w:sz w:val="22"/>
          <w:szCs w:val="22"/>
        </w:rPr>
      </w:pPr>
      <w:hyperlink w:anchor="_Toc92437730" w:history="1">
        <w:r w:rsidRPr="003548C8">
          <w:rPr>
            <w:rStyle w:val="Lienhypertexte"/>
            <w:noProof/>
          </w:rPr>
          <w:t>APPROBATIONS</w:t>
        </w:r>
        <w:r>
          <w:rPr>
            <w:noProof/>
            <w:webHidden/>
          </w:rPr>
          <w:tab/>
        </w:r>
        <w:r>
          <w:rPr>
            <w:noProof/>
            <w:webHidden/>
          </w:rPr>
          <w:fldChar w:fldCharType="begin"/>
        </w:r>
        <w:r>
          <w:rPr>
            <w:noProof/>
            <w:webHidden/>
          </w:rPr>
          <w:instrText xml:space="preserve"> PAGEREF _Toc92437730 \h </w:instrText>
        </w:r>
        <w:r>
          <w:rPr>
            <w:noProof/>
            <w:webHidden/>
          </w:rPr>
        </w:r>
        <w:r>
          <w:rPr>
            <w:noProof/>
            <w:webHidden/>
          </w:rPr>
          <w:fldChar w:fldCharType="separate"/>
        </w:r>
        <w:r>
          <w:rPr>
            <w:noProof/>
            <w:webHidden/>
          </w:rPr>
          <w:t>47</w:t>
        </w:r>
        <w:r>
          <w:rPr>
            <w:noProof/>
            <w:webHidden/>
          </w:rPr>
          <w:fldChar w:fldCharType="end"/>
        </w:r>
      </w:hyperlink>
    </w:p>
    <w:p w14:paraId="38ED02E2" w14:textId="4CE6D952" w:rsidR="00A10E55" w:rsidRDefault="00A10E55">
      <w:pPr>
        <w:pStyle w:val="TM1"/>
        <w:tabs>
          <w:tab w:val="right" w:leader="dot" w:pos="9350"/>
        </w:tabs>
        <w:rPr>
          <w:rFonts w:eastAsiaTheme="minorEastAsia" w:cstheme="minorBidi"/>
          <w:b w:val="0"/>
          <w:bCs w:val="0"/>
          <w:caps w:val="0"/>
          <w:noProof/>
          <w:sz w:val="22"/>
          <w:szCs w:val="22"/>
        </w:rPr>
      </w:pPr>
      <w:hyperlink w:anchor="_Toc92437731" w:history="1">
        <w:r w:rsidRPr="003548C8">
          <w:rPr>
            <w:rStyle w:val="Lienhypertexte"/>
            <w:noProof/>
          </w:rPr>
          <w:t>TABLES DES RÉFÉRENCES</w:t>
        </w:r>
        <w:r>
          <w:rPr>
            <w:noProof/>
            <w:webHidden/>
          </w:rPr>
          <w:tab/>
        </w:r>
        <w:r>
          <w:rPr>
            <w:noProof/>
            <w:webHidden/>
          </w:rPr>
          <w:fldChar w:fldCharType="begin"/>
        </w:r>
        <w:r>
          <w:rPr>
            <w:noProof/>
            <w:webHidden/>
          </w:rPr>
          <w:instrText xml:space="preserve"> PAGEREF _Toc92437731 \h </w:instrText>
        </w:r>
        <w:r>
          <w:rPr>
            <w:noProof/>
            <w:webHidden/>
          </w:rPr>
        </w:r>
        <w:r>
          <w:rPr>
            <w:noProof/>
            <w:webHidden/>
          </w:rPr>
          <w:fldChar w:fldCharType="separate"/>
        </w:r>
        <w:r>
          <w:rPr>
            <w:noProof/>
            <w:webHidden/>
          </w:rPr>
          <w:t>48</w:t>
        </w:r>
        <w:r>
          <w:rPr>
            <w:noProof/>
            <w:webHidden/>
          </w:rPr>
          <w:fldChar w:fldCharType="end"/>
        </w:r>
      </w:hyperlink>
    </w:p>
    <w:p w14:paraId="77946CB1" w14:textId="0454CBD9" w:rsidR="00A10E55" w:rsidRDefault="00A10E55">
      <w:pPr>
        <w:pStyle w:val="TM2"/>
        <w:tabs>
          <w:tab w:val="right" w:leader="dot" w:pos="9350"/>
        </w:tabs>
        <w:rPr>
          <w:rFonts w:eastAsiaTheme="minorEastAsia" w:cstheme="minorBidi"/>
          <w:smallCaps w:val="0"/>
          <w:noProof/>
          <w:sz w:val="22"/>
          <w:szCs w:val="22"/>
        </w:rPr>
      </w:pPr>
      <w:hyperlink w:anchor="_Toc92437732" w:history="1">
        <w:r w:rsidRPr="003548C8">
          <w:rPr>
            <w:rStyle w:val="Lienhypertexte"/>
            <w:noProof/>
          </w:rPr>
          <w:t>Figures</w:t>
        </w:r>
        <w:r>
          <w:rPr>
            <w:noProof/>
            <w:webHidden/>
          </w:rPr>
          <w:tab/>
        </w:r>
        <w:r>
          <w:rPr>
            <w:noProof/>
            <w:webHidden/>
          </w:rPr>
          <w:fldChar w:fldCharType="begin"/>
        </w:r>
        <w:r>
          <w:rPr>
            <w:noProof/>
            <w:webHidden/>
          </w:rPr>
          <w:instrText xml:space="preserve"> PAGEREF _Toc92437732 \h </w:instrText>
        </w:r>
        <w:r>
          <w:rPr>
            <w:noProof/>
            <w:webHidden/>
          </w:rPr>
        </w:r>
        <w:r>
          <w:rPr>
            <w:noProof/>
            <w:webHidden/>
          </w:rPr>
          <w:fldChar w:fldCharType="separate"/>
        </w:r>
        <w:r>
          <w:rPr>
            <w:noProof/>
            <w:webHidden/>
          </w:rPr>
          <w:t>48</w:t>
        </w:r>
        <w:r>
          <w:rPr>
            <w:noProof/>
            <w:webHidden/>
          </w:rPr>
          <w:fldChar w:fldCharType="end"/>
        </w:r>
      </w:hyperlink>
    </w:p>
    <w:p w14:paraId="141AC547" w14:textId="3EA86524" w:rsidR="00A10E55" w:rsidRDefault="00A10E55">
      <w:pPr>
        <w:pStyle w:val="TM2"/>
        <w:tabs>
          <w:tab w:val="right" w:leader="dot" w:pos="9350"/>
        </w:tabs>
        <w:rPr>
          <w:rFonts w:eastAsiaTheme="minorEastAsia" w:cstheme="minorBidi"/>
          <w:smallCaps w:val="0"/>
          <w:noProof/>
          <w:sz w:val="22"/>
          <w:szCs w:val="22"/>
        </w:rPr>
      </w:pPr>
      <w:hyperlink w:anchor="_Toc92437733" w:history="1">
        <w:r w:rsidRPr="003548C8">
          <w:rPr>
            <w:rStyle w:val="Lienhypertexte"/>
            <w:noProof/>
          </w:rPr>
          <w:t>Tableaux</w:t>
        </w:r>
        <w:r>
          <w:rPr>
            <w:noProof/>
            <w:webHidden/>
          </w:rPr>
          <w:tab/>
        </w:r>
        <w:r>
          <w:rPr>
            <w:noProof/>
            <w:webHidden/>
          </w:rPr>
          <w:fldChar w:fldCharType="begin"/>
        </w:r>
        <w:r>
          <w:rPr>
            <w:noProof/>
            <w:webHidden/>
          </w:rPr>
          <w:instrText xml:space="preserve"> PAGEREF _Toc92437733 \h </w:instrText>
        </w:r>
        <w:r>
          <w:rPr>
            <w:noProof/>
            <w:webHidden/>
          </w:rPr>
        </w:r>
        <w:r>
          <w:rPr>
            <w:noProof/>
            <w:webHidden/>
          </w:rPr>
          <w:fldChar w:fldCharType="separate"/>
        </w:r>
        <w:r>
          <w:rPr>
            <w:noProof/>
            <w:webHidden/>
          </w:rPr>
          <w:t>48</w:t>
        </w:r>
        <w:r>
          <w:rPr>
            <w:noProof/>
            <w:webHidden/>
          </w:rPr>
          <w:fldChar w:fldCharType="end"/>
        </w:r>
      </w:hyperlink>
    </w:p>
    <w:p w14:paraId="42A415FF" w14:textId="620EFBC0"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11" w:name="_Toc92437670"/>
      <w:r w:rsidRPr="00A535AE">
        <w:lastRenderedPageBreak/>
        <w:t>CONTEXTE &amp; PORTÉE</w:t>
      </w:r>
      <w:bookmarkEnd w:id="10"/>
      <w:bookmarkEnd w:id="11"/>
    </w:p>
    <w:p w14:paraId="5675C28E" w14:textId="08E320D3" w:rsidR="00391649" w:rsidRDefault="00391649" w:rsidP="00391649">
      <w:pPr>
        <w:pStyle w:val="Titre2"/>
      </w:pPr>
      <w:bookmarkStart w:id="12" w:name="_Toc92432157"/>
      <w:bookmarkStart w:id="13" w:name="_Toc92437671"/>
      <w:r>
        <w:t>L’entreprise</w:t>
      </w:r>
      <w:bookmarkEnd w:id="12"/>
      <w:bookmarkEnd w:id="13"/>
    </w:p>
    <w:p w14:paraId="319FA03A" w14:textId="5DA9CEF7"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31FD7B73"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contrat</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7FC6485E" w:rsidR="004B5862" w:rsidRDefault="00391649" w:rsidP="00391649">
      <w:pPr>
        <w:spacing w:before="120" w:line="240" w:lineRule="auto"/>
        <w:jc w:val="both"/>
      </w:pPr>
      <w:r>
        <w:t>L’entreprise dispose aussi d’un responsable informatique chargé des opérations de maintenance et de sauvegarde</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4" w:name="_Toc92432158"/>
      <w:bookmarkStart w:id="15" w:name="_Toc92437672"/>
      <w:r>
        <w:t>C</w:t>
      </w:r>
      <w:r w:rsidR="00391649">
        <w:t>on</w:t>
      </w:r>
      <w:r>
        <w:t>texte d</w:t>
      </w:r>
      <w:r w:rsidR="008606C6">
        <w:t xml:space="preserve">u changement </w:t>
      </w:r>
      <w:r>
        <w:t>d’architecture</w:t>
      </w:r>
      <w:bookmarkEnd w:id="14"/>
      <w:bookmarkEnd w:id="15"/>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38D23BAC"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exemple COBOL) et modernes (PHP, javascript).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t xml:space="preserve">Les utilisateurs et le responsable informatique remontent de nombreuses considérations parmi :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5357C59C" w14:textId="0BC57FB7" w:rsidR="001C7889" w:rsidRDefault="001C7889" w:rsidP="00AD74E1">
      <w:pPr>
        <w:pStyle w:val="Paragraphedeliste"/>
        <w:numPr>
          <w:ilvl w:val="0"/>
          <w:numId w:val="37"/>
        </w:numPr>
        <w:jc w:val="both"/>
      </w:pPr>
      <w:r>
        <w:t xml:space="preserve">Une absence de contrôle d’accès et de capacités </w:t>
      </w:r>
      <w:r w:rsidR="00F61BAA">
        <w:t xml:space="preserve">des utilisateurs </w:t>
      </w:r>
      <w:r>
        <w:t>pouvant conduire à des pertes de données.</w:t>
      </w:r>
    </w:p>
    <w:p w14:paraId="32C13F23" w14:textId="5E05DAE4" w:rsidR="00C362CC" w:rsidRDefault="00C362CC" w:rsidP="00C362CC">
      <w:pPr>
        <w:jc w:val="both"/>
      </w:pPr>
    </w:p>
    <w:p w14:paraId="22D7C0BE" w14:textId="7754F7DB" w:rsidR="00897D30" w:rsidRDefault="00C362CC" w:rsidP="001C7889">
      <w:pPr>
        <w:jc w:val="both"/>
      </w:pPr>
      <w:r>
        <w:t>Ces constats ont conduit l’entreprise à souhaiter un changement en profondeur dans l’architecture du système d’information afin de permettre de retrouver de la fiabilité, de la rapidité, de la robustesse et de la sécurité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6" w:name="_Toc92432159"/>
      <w:bookmarkStart w:id="17" w:name="_Toc92437673"/>
      <w:r>
        <w:t>Cadre et p</w:t>
      </w:r>
      <w:r w:rsidR="009B7F61">
        <w:t>ortée de</w:t>
      </w:r>
      <w:r w:rsidR="001648C9">
        <w:t>s modifications</w:t>
      </w:r>
      <w:bookmarkEnd w:id="16"/>
      <w:bookmarkEnd w:id="17"/>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La portée des modifications intègre l’ensemble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8" w:name="_Toc92432160"/>
      <w:bookmarkStart w:id="19" w:name="_Toc92437674"/>
      <w:r w:rsidRPr="00921190">
        <w:lastRenderedPageBreak/>
        <w:t>OBJECTIFS</w:t>
      </w:r>
      <w:r w:rsidR="00B71A61">
        <w:t xml:space="preserve"> </w:t>
      </w:r>
      <w:r w:rsidRPr="00921190">
        <w:t>&amp; CONTRAINTES</w:t>
      </w:r>
      <w:bookmarkEnd w:id="18"/>
      <w:bookmarkEnd w:id="19"/>
    </w:p>
    <w:p w14:paraId="291E0573" w14:textId="3E7B7A51" w:rsidR="00C7418F" w:rsidRDefault="00C7418F" w:rsidP="00C7418F">
      <w:pPr>
        <w:pStyle w:val="Titre2"/>
      </w:pPr>
      <w:bookmarkStart w:id="20" w:name="_Toc92432161"/>
      <w:bookmarkStart w:id="21" w:name="_Toc92437675"/>
      <w:r w:rsidRPr="00921190">
        <w:t>Objectifs</w:t>
      </w:r>
      <w:bookmarkEnd w:id="20"/>
      <w:bookmarkEnd w:id="21"/>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4C4B1FE2" w:rsidR="006C1E86" w:rsidRPr="00921190" w:rsidRDefault="0002091D" w:rsidP="0002091D">
      <w:pPr>
        <w:pStyle w:val="Lgende"/>
      </w:pPr>
      <w:bookmarkStart w:id="22" w:name="_Toc92432478"/>
      <w:r>
        <w:t xml:space="preserve">Tableau </w:t>
      </w:r>
      <w:r w:rsidR="000155D2">
        <w:fldChar w:fldCharType="begin"/>
      </w:r>
      <w:r w:rsidR="000155D2">
        <w:instrText xml:space="preserve"> SEQ Tableau \* ARABIC </w:instrText>
      </w:r>
      <w:r w:rsidR="000155D2">
        <w:fldChar w:fldCharType="separate"/>
      </w:r>
      <w:r w:rsidR="00642E53">
        <w:rPr>
          <w:noProof/>
        </w:rPr>
        <w:t>2</w:t>
      </w:r>
      <w:r w:rsidR="000155D2">
        <w:rPr>
          <w:noProof/>
        </w:rPr>
        <w:fldChar w:fldCharType="end"/>
      </w:r>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ins w:id="26" w:author="David EVAN" w:date="2022-01-03T20:18:00Z">
        <w:r w:rsidR="002D1B8B">
          <w:t>:</w:t>
        </w:r>
      </w:ins>
      <w:r>
        <w:t xml:space="preserve"> Catalogue des objectifs </w:t>
      </w:r>
      <w:r w:rsidRPr="00CF00CB">
        <w:t>du chantier d’architecture</w:t>
      </w:r>
      <w:bookmarkEnd w:id="22"/>
    </w:p>
    <w:p w14:paraId="7AC24520" w14:textId="77777777" w:rsidR="00C7418F" w:rsidRPr="00921190" w:rsidRDefault="00C7418F" w:rsidP="00C7418F">
      <w:pPr>
        <w:pStyle w:val="Titre2"/>
      </w:pPr>
      <w:bookmarkStart w:id="27" w:name="_Toc92432162"/>
      <w:bookmarkStart w:id="28" w:name="_Toc92437676"/>
      <w:r w:rsidRPr="00921190">
        <w:t>Contraintes</w:t>
      </w:r>
      <w:bookmarkEnd w:id="27"/>
      <w:bookmarkEnd w:id="28"/>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42A3ABAC" w:rsidR="00813618" w:rsidRDefault="00813618">
      <w:pPr>
        <w:pStyle w:val="Lgende"/>
      </w:pPr>
      <w:bookmarkStart w:id="29" w:name="_Toc92432479"/>
      <w:r>
        <w:t xml:space="preserve">Tableau </w:t>
      </w:r>
      <w:r w:rsidR="000155D2">
        <w:fldChar w:fldCharType="begin"/>
      </w:r>
      <w:r w:rsidR="000155D2">
        <w:instrText xml:space="preserve"> SEQ Tableau \* ARABIC </w:instrText>
      </w:r>
      <w:r w:rsidR="000155D2">
        <w:fldChar w:fldCharType="separate"/>
      </w:r>
      <w:r w:rsidR="00642E53">
        <w:rPr>
          <w:noProof/>
        </w:rPr>
        <w:t>3</w:t>
      </w:r>
      <w:r w:rsidR="000155D2">
        <w:rPr>
          <w:noProof/>
        </w:rPr>
        <w:fldChar w:fldCharType="end"/>
      </w:r>
      <w:del w:id="30" w:author="David EVAN" w:date="2022-01-03T20:18:00Z">
        <w:r w:rsidDel="002D1B8B">
          <w:delText xml:space="preserve"> </w:delText>
        </w:r>
      </w:del>
      <w:ins w:id="31" w:author="David EVAN" w:date="2022-01-03T20:18:00Z">
        <w:r w:rsidR="002D1B8B">
          <w:t> :</w:t>
        </w:r>
      </w:ins>
      <w:del w:id="32" w:author="David EVAN" w:date="2022-01-03T20:18:00Z">
        <w:r w:rsidDel="002D1B8B">
          <w:delText>-</w:delText>
        </w:r>
      </w:del>
      <w:r>
        <w:t xml:space="preserve"> Catalogue des contraintes</w:t>
      </w:r>
      <w:r w:rsidR="0002091D">
        <w:t xml:space="preserve"> du chantier d’architecture</w:t>
      </w:r>
      <w:bookmarkEnd w:id="29"/>
    </w:p>
    <w:p w14:paraId="6FEA32A9" w14:textId="225BC882" w:rsidR="00C7418F" w:rsidRPr="00C7418F" w:rsidRDefault="00822504" w:rsidP="00C7418F">
      <w:pPr>
        <w:pStyle w:val="Titre1"/>
      </w:pPr>
      <w:bookmarkStart w:id="33" w:name="_Toc92432163"/>
      <w:bookmarkStart w:id="34" w:name="_Toc92437677"/>
      <w:r>
        <w:lastRenderedPageBreak/>
        <w:t>ARCHITECTURE DE RÉFÉRENCE</w:t>
      </w:r>
      <w:bookmarkEnd w:id="33"/>
      <w:bookmarkEnd w:id="34"/>
    </w:p>
    <w:p w14:paraId="0CD97D5F" w14:textId="641E746B" w:rsidR="004C06D4" w:rsidRDefault="004C06D4" w:rsidP="004C06D4">
      <w:pPr>
        <w:jc w:val="both"/>
      </w:pPr>
      <w:r w:rsidRPr="004C06D4">
        <w:t xml:space="preserve">L’architecture de référence </w:t>
      </w:r>
      <w:r>
        <w:t>(</w:t>
      </w:r>
      <w:r w:rsidRPr="00C45D93">
        <w:rPr>
          <w:i/>
          <w:iCs/>
        </w:rPr>
        <w:t>baseline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2" w:history="1">
        <w:r w:rsidR="00C45D93">
          <w:rPr>
            <w:rStyle w:val="Lienhypertexte"/>
          </w:rPr>
          <w:t>A</w:t>
        </w:r>
        <w:r w:rsidRPr="00C45D93">
          <w:rPr>
            <w:rStyle w:val="Lienhypertexte"/>
          </w:rPr>
          <w:t>rchimate</w:t>
        </w:r>
      </w:hyperlink>
      <w:r>
        <w:t>.</w:t>
      </w:r>
      <w:r w:rsidR="00C45D93">
        <w:t xml:space="preserve"> </w:t>
      </w:r>
    </w:p>
    <w:p w14:paraId="735CB7A2" w14:textId="5B53D884" w:rsidR="0092115B" w:rsidRDefault="0092115B" w:rsidP="0092115B">
      <w:pPr>
        <w:pStyle w:val="Titre2"/>
      </w:pPr>
      <w:bookmarkStart w:id="35" w:name="_Toc92432164"/>
      <w:bookmarkStart w:id="36" w:name="_Toc92437678"/>
      <w:r>
        <w:t>Organisation</w:t>
      </w:r>
      <w:r w:rsidR="00615C6A">
        <w:t xml:space="preserve"> de l’entreprise</w:t>
      </w:r>
      <w:bookmarkEnd w:id="35"/>
      <w:bookmarkEnd w:id="36"/>
    </w:p>
    <w:p w14:paraId="697F730D" w14:textId="444FA6B2" w:rsidR="00985603" w:rsidRPr="00985603" w:rsidRDefault="00457A46" w:rsidP="006F1FFB">
      <w:pPr>
        <w:pStyle w:val="Titre3"/>
      </w:pPr>
      <w:bookmarkStart w:id="37" w:name="_Toc92432165"/>
      <w:bookmarkStart w:id="38" w:name="_Toc92437679"/>
      <w:r>
        <w:t xml:space="preserve">Cartographie </w:t>
      </w:r>
      <w:r w:rsidR="000D196B">
        <w:t>macroscopique</w:t>
      </w:r>
      <w:r>
        <w:t xml:space="preserve"> de l’entreprise</w:t>
      </w:r>
      <w:bookmarkEnd w:id="37"/>
      <w:bookmarkEnd w:id="3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1332AC40" w:rsidR="0092115B" w:rsidRPr="0092115B" w:rsidRDefault="00104764" w:rsidP="00104764">
      <w:pPr>
        <w:pStyle w:val="Lgende"/>
        <w:jc w:val="left"/>
      </w:pPr>
      <w:bookmarkStart w:id="39" w:name="_Toc92432457"/>
      <w:r>
        <w:t xml:space="preserve">Figure </w:t>
      </w:r>
      <w:r w:rsidR="000155D2">
        <w:fldChar w:fldCharType="begin"/>
      </w:r>
      <w:r w:rsidR="000155D2">
        <w:instrText xml:space="preserve"> SEQ Figure \* ARABIC </w:instrText>
      </w:r>
      <w:r w:rsidR="000155D2">
        <w:fldChar w:fldCharType="separate"/>
      </w:r>
      <w:r w:rsidR="00EC4716">
        <w:rPr>
          <w:noProof/>
        </w:rPr>
        <w:t>1</w:t>
      </w:r>
      <w:r w:rsidR="000155D2">
        <w:rPr>
          <w:noProof/>
        </w:rPr>
        <w:fldChar w:fldCharType="end"/>
      </w:r>
      <w:r>
        <w:t xml:space="preserve"> </w:t>
      </w:r>
      <w:del w:id="40" w:author="David EVAN" w:date="2022-01-03T20:16:00Z">
        <w:r w:rsidR="00580B08" w:rsidDel="00CD1557">
          <w:delText>-</w:delText>
        </w:r>
        <w:r w:rsidR="00770A57" w:rsidDel="00CD1557">
          <w:delText xml:space="preserve"> </w:delText>
        </w:r>
        <w:r w:rsidDel="00CD1557">
          <w:delText>B</w:delText>
        </w:r>
      </w:del>
      <w:ins w:id="4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39"/>
    </w:p>
    <w:p w14:paraId="76D450F9" w14:textId="5EA68151"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42" w:name="_Toc92432166"/>
      <w:bookmarkStart w:id="43" w:name="_Toc92437680"/>
      <w:r w:rsidRPr="00012FC5">
        <w:lastRenderedPageBreak/>
        <w:t>Architecture métier (business layer)</w:t>
      </w:r>
      <w:bookmarkEnd w:id="42"/>
      <w:bookmarkEnd w:id="43"/>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44" w:name="_Toc92432167"/>
      <w:bookmarkStart w:id="45" w:name="_Toc92437681"/>
      <w:r w:rsidRPr="003D6979">
        <w:t>D</w:t>
      </w:r>
      <w:r>
        <w:t>épartement service client</w:t>
      </w:r>
      <w:bookmarkEnd w:id="44"/>
      <w:bookmarkEnd w:id="45"/>
    </w:p>
    <w:p w14:paraId="6F494235" w14:textId="5FC3BD73" w:rsidR="004C42A5" w:rsidRDefault="004C42A5" w:rsidP="004C42A5">
      <w:pPr>
        <w:pStyle w:val="Titre4"/>
      </w:pPr>
      <w:bookmarkStart w:id="46" w:name="_Toc92432168"/>
      <w:r>
        <w:t xml:space="preserve">Processus :  </w:t>
      </w:r>
      <w:r w:rsidR="00807E37">
        <w:t>Répondre à un client</w:t>
      </w:r>
      <w:bookmarkEnd w:id="46"/>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15C0A450" w:rsidR="00BC410E" w:rsidRDefault="00BC410E" w:rsidP="00BC410E">
      <w:pPr>
        <w:pStyle w:val="Lgende"/>
        <w:jc w:val="left"/>
      </w:pPr>
      <w:bookmarkStart w:id="47" w:name="_Toc92432458"/>
      <w:r>
        <w:t xml:space="preserve">Figure </w:t>
      </w:r>
      <w:r w:rsidR="000155D2">
        <w:fldChar w:fldCharType="begin"/>
      </w:r>
      <w:r w:rsidR="000155D2">
        <w:instrText xml:space="preserve"> SEQ Figure \* ARABIC </w:instrText>
      </w:r>
      <w:r w:rsidR="000155D2">
        <w:fldChar w:fldCharType="separate"/>
      </w:r>
      <w:r w:rsidR="00EC4716">
        <w:rPr>
          <w:noProof/>
        </w:rPr>
        <w:t>2</w:t>
      </w:r>
      <w:r w:rsidR="000155D2">
        <w:rPr>
          <w:noProof/>
        </w:rPr>
        <w:fldChar w:fldCharType="end"/>
      </w:r>
      <w:r w:rsidRPr="00C75407">
        <w:t xml:space="preserve"> </w:t>
      </w:r>
      <w:del w:id="48" w:author="David EVAN" w:date="2022-01-03T20:16:00Z">
        <w:r w:rsidRPr="00C75407" w:rsidDel="00CD1557">
          <w:delText>- B</w:delText>
        </w:r>
      </w:del>
      <w:ins w:id="49"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47"/>
    </w:p>
    <w:p w14:paraId="74558A82" w14:textId="77777777" w:rsidR="00E95C0E" w:rsidRPr="00E95C0E" w:rsidRDefault="00E95C0E" w:rsidP="00E95C0E"/>
    <w:p w14:paraId="67C6DCCC" w14:textId="6462090A" w:rsidR="0063748C" w:rsidRPr="0063748C"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r w:rsidR="00567448">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t>les informations associées</w:t>
      </w:r>
      <w:r w:rsidR="003521A1">
        <w:t xml:space="preserve">. </w:t>
      </w:r>
    </w:p>
    <w:p w14:paraId="37D4FD41" w14:textId="3C665740" w:rsidR="003D6979" w:rsidRDefault="003D6979" w:rsidP="003D6979">
      <w:pPr>
        <w:pStyle w:val="Titre3"/>
      </w:pPr>
      <w:bookmarkStart w:id="50" w:name="_Toc92432169"/>
      <w:bookmarkStart w:id="51" w:name="_Toc92437682"/>
      <w:r>
        <w:lastRenderedPageBreak/>
        <w:t>Département légal</w:t>
      </w:r>
      <w:bookmarkEnd w:id="50"/>
      <w:bookmarkEnd w:id="51"/>
    </w:p>
    <w:p w14:paraId="3D2E0B57" w14:textId="3D4C9FC7" w:rsidR="00807E37" w:rsidRDefault="00807E37" w:rsidP="00076F02">
      <w:pPr>
        <w:pStyle w:val="Titre4"/>
      </w:pPr>
      <w:bookmarkStart w:id="52" w:name="_Toc92432170"/>
      <w:r>
        <w:t>Processus : Enquêter</w:t>
      </w:r>
      <w:bookmarkEnd w:id="52"/>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5420280C" w:rsidR="00BC410E" w:rsidRDefault="00BC410E" w:rsidP="00BC410E">
      <w:pPr>
        <w:pStyle w:val="Lgende"/>
        <w:jc w:val="left"/>
      </w:pPr>
      <w:bookmarkStart w:id="53" w:name="_Toc92432459"/>
      <w:r>
        <w:t xml:space="preserve">Figure </w:t>
      </w:r>
      <w:r w:rsidR="000155D2">
        <w:fldChar w:fldCharType="begin"/>
      </w:r>
      <w:r w:rsidR="000155D2">
        <w:instrText xml:space="preserve"> SEQ Figure \* ARABIC </w:instrText>
      </w:r>
      <w:r w:rsidR="000155D2">
        <w:fldChar w:fldCharType="separate"/>
      </w:r>
      <w:r w:rsidR="00EC4716">
        <w:rPr>
          <w:noProof/>
        </w:rPr>
        <w:t>3</w:t>
      </w:r>
      <w:r w:rsidR="000155D2">
        <w:rPr>
          <w:noProof/>
        </w:rPr>
        <w:fldChar w:fldCharType="end"/>
      </w:r>
      <w:r w:rsidRPr="00EA0296">
        <w:t xml:space="preserve"> </w:t>
      </w:r>
      <w:del w:id="54" w:author="David EVAN" w:date="2022-01-03T20:16:00Z">
        <w:r w:rsidRPr="00EA0296" w:rsidDel="00CD1557">
          <w:delText>- B</w:delText>
        </w:r>
      </w:del>
      <w:ins w:id="55"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53"/>
    </w:p>
    <w:p w14:paraId="5E6A6128" w14:textId="77777777" w:rsidR="00E95C0E" w:rsidRPr="00E95C0E" w:rsidRDefault="00E95C0E" w:rsidP="00E95C0E"/>
    <w:p w14:paraId="169963AD" w14:textId="6B306C15"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mission,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56" w:name="_Toc92432171"/>
      <w:r>
        <w:lastRenderedPageBreak/>
        <w:t>Processus : Établir un contrat</w:t>
      </w:r>
      <w:bookmarkEnd w:id="56"/>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2A0E8004" w:rsidR="00BC410E" w:rsidRDefault="00BC410E" w:rsidP="00BC410E">
      <w:pPr>
        <w:pStyle w:val="Lgende"/>
        <w:jc w:val="left"/>
      </w:pPr>
      <w:bookmarkStart w:id="57" w:name="_Toc92432460"/>
      <w:r>
        <w:t xml:space="preserve">Figure </w:t>
      </w:r>
      <w:r w:rsidR="000155D2">
        <w:fldChar w:fldCharType="begin"/>
      </w:r>
      <w:r w:rsidR="000155D2">
        <w:instrText xml:space="preserve"> SEQ Figure \* ARABIC </w:instrText>
      </w:r>
      <w:r w:rsidR="000155D2">
        <w:fldChar w:fldCharType="separate"/>
      </w:r>
      <w:r w:rsidR="00EC4716">
        <w:rPr>
          <w:noProof/>
        </w:rPr>
        <w:t>4</w:t>
      </w:r>
      <w:r w:rsidR="000155D2">
        <w:rPr>
          <w:noProof/>
        </w:rPr>
        <w:fldChar w:fldCharType="end"/>
      </w:r>
      <w:r w:rsidRPr="002B01C1">
        <w:t xml:space="preserve"> </w:t>
      </w:r>
      <w:del w:id="58" w:author="David EVAN" w:date="2022-01-03T20:16:00Z">
        <w:r w:rsidRPr="002B01C1" w:rsidDel="00CD1557">
          <w:delText>- B</w:delText>
        </w:r>
      </w:del>
      <w:ins w:id="59"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57"/>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60" w:name="_Toc92432172"/>
      <w:bookmarkStart w:id="61" w:name="_Toc92437683"/>
      <w:r>
        <w:lastRenderedPageBreak/>
        <w:t>Département facturation</w:t>
      </w:r>
      <w:bookmarkEnd w:id="60"/>
      <w:bookmarkEnd w:id="61"/>
    </w:p>
    <w:p w14:paraId="5441703B" w14:textId="3198D55C" w:rsidR="00807E37" w:rsidRDefault="00807E37" w:rsidP="00897578">
      <w:pPr>
        <w:pStyle w:val="Titre4"/>
      </w:pPr>
      <w:bookmarkStart w:id="62" w:name="_Toc92432173"/>
      <w:r>
        <w:t>Processus : Établir une facture</w:t>
      </w:r>
      <w:bookmarkEnd w:id="62"/>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146A2441" w:rsidR="00BC410E" w:rsidRDefault="00BC410E" w:rsidP="00BC410E">
      <w:pPr>
        <w:pStyle w:val="Lgende"/>
        <w:jc w:val="left"/>
      </w:pPr>
      <w:bookmarkStart w:id="63" w:name="_Toc92432461"/>
      <w:r>
        <w:t xml:space="preserve">Figure </w:t>
      </w:r>
      <w:r w:rsidR="000155D2">
        <w:fldChar w:fldCharType="begin"/>
      </w:r>
      <w:r w:rsidR="000155D2">
        <w:instrText xml:space="preserve"> SEQ Figure \* ARABIC </w:instrText>
      </w:r>
      <w:r w:rsidR="000155D2">
        <w:fldChar w:fldCharType="separate"/>
      </w:r>
      <w:r w:rsidR="00EC4716">
        <w:rPr>
          <w:noProof/>
        </w:rPr>
        <w:t>5</w:t>
      </w:r>
      <w:r w:rsidR="000155D2">
        <w:rPr>
          <w:noProof/>
        </w:rPr>
        <w:fldChar w:fldCharType="end"/>
      </w:r>
      <w:r w:rsidRPr="00656090">
        <w:t xml:space="preserve"> </w:t>
      </w:r>
      <w:del w:id="64" w:author="David EVAN" w:date="2022-01-03T20:16:00Z">
        <w:r w:rsidRPr="00656090" w:rsidDel="00CD1557">
          <w:delText>- B</w:delText>
        </w:r>
      </w:del>
      <w:ins w:id="65"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63"/>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66" w:name="_Toc92432174"/>
      <w:bookmarkStart w:id="67" w:name="_Toc92437684"/>
      <w:r>
        <w:lastRenderedPageBreak/>
        <w:t>Département vente</w:t>
      </w:r>
      <w:bookmarkEnd w:id="66"/>
      <w:bookmarkEnd w:id="67"/>
    </w:p>
    <w:p w14:paraId="301EB5EB" w14:textId="6932054B" w:rsidR="00807E37" w:rsidRDefault="00807E37" w:rsidP="00897578">
      <w:pPr>
        <w:pStyle w:val="Titre4"/>
      </w:pPr>
      <w:bookmarkStart w:id="68" w:name="_Toc92432175"/>
      <w:r>
        <w:t>Processus : Définir une stratégie commerciale</w:t>
      </w:r>
      <w:bookmarkEnd w:id="6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3176978F" w:rsidR="00BC410E" w:rsidRDefault="00BC410E" w:rsidP="00BC410E">
      <w:pPr>
        <w:pStyle w:val="Lgende"/>
        <w:jc w:val="left"/>
      </w:pPr>
      <w:bookmarkStart w:id="69" w:name="_Toc92432462"/>
      <w:r>
        <w:t xml:space="preserve">Figure </w:t>
      </w:r>
      <w:r w:rsidR="000155D2">
        <w:fldChar w:fldCharType="begin"/>
      </w:r>
      <w:r w:rsidR="000155D2">
        <w:instrText xml:space="preserve"> SEQ Figure \* ARABIC </w:instrText>
      </w:r>
      <w:r w:rsidR="000155D2">
        <w:fldChar w:fldCharType="separate"/>
      </w:r>
      <w:r w:rsidR="00EC4716">
        <w:rPr>
          <w:noProof/>
        </w:rPr>
        <w:t>6</w:t>
      </w:r>
      <w:r w:rsidR="000155D2">
        <w:rPr>
          <w:noProof/>
        </w:rPr>
        <w:fldChar w:fldCharType="end"/>
      </w:r>
      <w:r w:rsidRPr="00CE2814">
        <w:t xml:space="preserve"> </w:t>
      </w:r>
      <w:del w:id="70" w:author="David EVAN" w:date="2022-01-03T20:16:00Z">
        <w:r w:rsidRPr="00CE2814" w:rsidDel="00CD1557">
          <w:delText>- B</w:delText>
        </w:r>
      </w:del>
      <w:ins w:id="71" w:author="David EVAN" w:date="2022-01-03T20:16:00Z">
        <w:r w:rsidR="00CD1557">
          <w:t>: B</w:t>
        </w:r>
      </w:ins>
      <w:r w:rsidRPr="00CE2814">
        <w:t>usiness B</w:t>
      </w:r>
      <w:r w:rsidR="00546072">
        <w:t>ase</w:t>
      </w:r>
      <w:r w:rsidRPr="00CE2814">
        <w:t xml:space="preserve">line Architecture - </w:t>
      </w:r>
      <w:r>
        <w:t>Définir une stratégie commerciale</w:t>
      </w:r>
      <w:bookmarkEnd w:id="6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72" w:name="_Toc92432176"/>
      <w:r>
        <w:lastRenderedPageBreak/>
        <w:t>Processus : Prospecter des clients</w:t>
      </w:r>
      <w:bookmarkEnd w:id="72"/>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0ED09772" w:rsidR="00E95927" w:rsidRDefault="00E95927" w:rsidP="00E95927">
      <w:pPr>
        <w:pStyle w:val="Lgende"/>
        <w:jc w:val="left"/>
      </w:pPr>
      <w:bookmarkStart w:id="73" w:name="_Toc92432463"/>
      <w:r>
        <w:t xml:space="preserve">Figure </w:t>
      </w:r>
      <w:r w:rsidR="001F4DA8">
        <w:fldChar w:fldCharType="begin"/>
      </w:r>
      <w:r w:rsidR="001F4DA8">
        <w:instrText xml:space="preserve"> SEQ Figure \* ARABIC </w:instrText>
      </w:r>
      <w:r w:rsidR="001F4DA8">
        <w:fldChar w:fldCharType="separate"/>
      </w:r>
      <w:r w:rsidR="00EC4716">
        <w:rPr>
          <w:noProof/>
        </w:rPr>
        <w:t>7</w:t>
      </w:r>
      <w:r w:rsidR="001F4DA8">
        <w:rPr>
          <w:noProof/>
        </w:rPr>
        <w:fldChar w:fldCharType="end"/>
      </w:r>
      <w:r w:rsidR="00A65CCD">
        <w:t xml:space="preserve"> </w:t>
      </w:r>
      <w:del w:id="74" w:author="David EVAN" w:date="2022-01-03T20:16:00Z">
        <w:r w:rsidDel="00CD1557">
          <w:delText>- B</w:delText>
        </w:r>
      </w:del>
      <w:ins w:id="75" w:author="David EVAN" w:date="2022-01-03T20:16:00Z">
        <w:r w:rsidR="00CD1557">
          <w:t>: B</w:t>
        </w:r>
      </w:ins>
      <w:r>
        <w:t xml:space="preserve">usiness </w:t>
      </w:r>
      <w:r w:rsidRPr="00CE2814">
        <w:t>B</w:t>
      </w:r>
      <w:r>
        <w:t>ase</w:t>
      </w:r>
      <w:r w:rsidRPr="00CE2814">
        <w:t>line</w:t>
      </w:r>
      <w:r>
        <w:t xml:space="preserve"> Architecture - Prospecter des clients</w:t>
      </w:r>
      <w:bookmarkEnd w:id="73"/>
    </w:p>
    <w:p w14:paraId="5502AF50" w14:textId="77777777" w:rsidR="00E95927" w:rsidRDefault="00E95927" w:rsidP="00E95927"/>
    <w:p w14:paraId="630C6FF8" w14:textId="77777777" w:rsidR="00E95927" w:rsidRPr="00C8723A" w:rsidRDefault="00E95927" w:rsidP="00E95927">
      <w:pPr>
        <w:jc w:val="both"/>
      </w:pPr>
      <w:r>
        <w:t xml:space="preserve">La prospection des clients, dictée par le plan d’action de la stratégie commerciale vise à permettre à l’entreprise d’acquérir des nouveaux clients. Ce processus fait intervenir les commerciaux et les vendeurs au travers du traitement des demandes commerciales. </w:t>
      </w:r>
    </w:p>
    <w:p w14:paraId="7EA96EA3" w14:textId="36B6BD59" w:rsidR="00807E37" w:rsidRDefault="00807E37" w:rsidP="00897578">
      <w:pPr>
        <w:pStyle w:val="Titre4"/>
      </w:pPr>
      <w:bookmarkStart w:id="76" w:name="_Toc92432177"/>
      <w:r>
        <w:lastRenderedPageBreak/>
        <w:t>Processus : Vendre un produit d’assurance</w:t>
      </w:r>
      <w:bookmarkEnd w:id="76"/>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7AEE290B" w:rsidR="00BC410E" w:rsidRDefault="00BC410E" w:rsidP="00BC410E">
      <w:pPr>
        <w:pStyle w:val="Lgende"/>
        <w:jc w:val="left"/>
      </w:pPr>
      <w:bookmarkStart w:id="77" w:name="_Toc92432464"/>
      <w:r>
        <w:t xml:space="preserve">Figure </w:t>
      </w:r>
      <w:r w:rsidR="000155D2">
        <w:fldChar w:fldCharType="begin"/>
      </w:r>
      <w:r w:rsidR="000155D2">
        <w:instrText xml:space="preserve"> SEQ Figure \* ARABIC </w:instrText>
      </w:r>
      <w:r w:rsidR="000155D2">
        <w:fldChar w:fldCharType="separate"/>
      </w:r>
      <w:r w:rsidR="00EC4716">
        <w:rPr>
          <w:noProof/>
        </w:rPr>
        <w:t>8</w:t>
      </w:r>
      <w:r w:rsidR="000155D2">
        <w:rPr>
          <w:noProof/>
        </w:rPr>
        <w:fldChar w:fldCharType="end"/>
      </w:r>
      <w:r w:rsidRPr="00FA55D4">
        <w:t xml:space="preserve"> </w:t>
      </w:r>
      <w:del w:id="78" w:author="David EVAN" w:date="2022-01-03T20:16:00Z">
        <w:r w:rsidRPr="00FA55D4" w:rsidDel="00CD1557">
          <w:delText>- B</w:delText>
        </w:r>
      </w:del>
      <w:ins w:id="79"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77"/>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80" w:name="_Toc92432178"/>
      <w:bookmarkStart w:id="81" w:name="_Toc92437685"/>
      <w:r>
        <w:lastRenderedPageBreak/>
        <w:t>Service Informatique</w:t>
      </w:r>
      <w:bookmarkEnd w:id="80"/>
      <w:bookmarkEnd w:id="81"/>
    </w:p>
    <w:p w14:paraId="7CF8D64D" w14:textId="7EE195E1" w:rsidR="00807E37" w:rsidRPr="00807E37" w:rsidRDefault="00807E37" w:rsidP="00807E37">
      <w:pPr>
        <w:pStyle w:val="Titre4"/>
      </w:pPr>
      <w:bookmarkStart w:id="82" w:name="_Toc92432179"/>
      <w:r>
        <w:t>Processus : Sauvegarder quotidiennement les données</w:t>
      </w:r>
      <w:bookmarkEnd w:id="82"/>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53C09502" w:rsidR="004C42A5" w:rsidRDefault="00BC410E" w:rsidP="00BC410E">
      <w:pPr>
        <w:pStyle w:val="Lgende"/>
        <w:jc w:val="left"/>
      </w:pPr>
      <w:bookmarkStart w:id="83" w:name="_Toc92432465"/>
      <w:r>
        <w:t xml:space="preserve">Figure </w:t>
      </w:r>
      <w:r w:rsidR="000155D2">
        <w:fldChar w:fldCharType="begin"/>
      </w:r>
      <w:r w:rsidR="000155D2">
        <w:instrText xml:space="preserve"> SEQ Figure \* ARABIC </w:instrText>
      </w:r>
      <w:r w:rsidR="000155D2">
        <w:fldChar w:fldCharType="separate"/>
      </w:r>
      <w:r w:rsidR="00EC4716">
        <w:rPr>
          <w:noProof/>
        </w:rPr>
        <w:t>9</w:t>
      </w:r>
      <w:r w:rsidR="000155D2">
        <w:rPr>
          <w:noProof/>
        </w:rPr>
        <w:fldChar w:fldCharType="end"/>
      </w:r>
      <w:r w:rsidRPr="00AD1E0D">
        <w:t xml:space="preserve"> </w:t>
      </w:r>
      <w:del w:id="84" w:author="David EVAN" w:date="2022-01-03T20:16:00Z">
        <w:r w:rsidRPr="00AD1E0D" w:rsidDel="00CD1557">
          <w:delText>- B</w:delText>
        </w:r>
      </w:del>
      <w:ins w:id="85"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83"/>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86" w:name="_Toc92432180"/>
      <w:bookmarkStart w:id="87" w:name="_Toc92437686"/>
      <w:r>
        <w:lastRenderedPageBreak/>
        <w:t>Évaluation des processus business</w:t>
      </w:r>
      <w:bookmarkEnd w:id="86"/>
      <w:bookmarkEnd w:id="87"/>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01105E6B" w:rsidR="003E7D2D" w:rsidRDefault="009A07A8" w:rsidP="009E2892">
            <w:pPr>
              <w:spacing w:after="0" w:line="240" w:lineRule="auto"/>
              <w:jc w:val="both"/>
            </w:pPr>
            <w:r>
              <w:t>Ce processus est complexe dû à la fragmentation des données dans plusieurs sources (MS Access, Amazon 1 &amp; 2). La réplication dans plusieurs des données 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303F008D" w:rsidR="00BA5FF4" w:rsidRPr="00C22DA1" w:rsidRDefault="00692C54" w:rsidP="009E2892">
            <w:pPr>
              <w:keepNext/>
              <w:spacing w:after="0" w:line="240" w:lineRule="auto"/>
              <w:jc w:val="both"/>
            </w:pPr>
            <w:r>
              <w:t xml:space="preserve">Ce processus doit être révisé entièrement. La sauvegarde manuelle chaque jour impose un RPO </w:t>
            </w:r>
            <w:r w:rsidR="005D0D12">
              <w:rPr>
                <w:rStyle w:val="Appelnotedebasdep"/>
              </w:rPr>
              <w:footnoteReference w:id="1"/>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1EB90F73" w:rsidR="001F6651" w:rsidRDefault="001F6651">
      <w:pPr>
        <w:pStyle w:val="Lgende"/>
      </w:pPr>
      <w:bookmarkStart w:id="88" w:name="_Toc92432480"/>
      <w:r>
        <w:t xml:space="preserve">Tableau </w:t>
      </w:r>
      <w:r w:rsidR="000155D2">
        <w:fldChar w:fldCharType="begin"/>
      </w:r>
      <w:r w:rsidR="000155D2">
        <w:instrText xml:space="preserve"> SEQ Tableau \* ARABIC </w:instrText>
      </w:r>
      <w:r w:rsidR="000155D2">
        <w:fldChar w:fldCharType="separate"/>
      </w:r>
      <w:r w:rsidR="00642E53">
        <w:rPr>
          <w:noProof/>
        </w:rPr>
        <w:t>4</w:t>
      </w:r>
      <w:r w:rsidR="000155D2">
        <w:rPr>
          <w:noProof/>
        </w:rPr>
        <w:fldChar w:fldCharType="end"/>
      </w:r>
      <w:r>
        <w:t xml:space="preserve"> </w:t>
      </w:r>
      <w:del w:id="89" w:author="David EVAN" w:date="2022-01-03T20:16:00Z">
        <w:r w:rsidDel="00CD1557">
          <w:delText>- B</w:delText>
        </w:r>
      </w:del>
      <w:ins w:id="90" w:author="David EVAN" w:date="2022-01-03T20:16:00Z">
        <w:r w:rsidR="00CD1557">
          <w:t>: B</w:t>
        </w:r>
      </w:ins>
      <w:r>
        <w:t>usiness Baseline Architecture - É</w:t>
      </w:r>
      <w:r w:rsidRPr="00E7604D">
        <w:t xml:space="preserve">valuation </w:t>
      </w:r>
      <w:r>
        <w:t>des processus d'entreprise</w:t>
      </w:r>
      <w:bookmarkEnd w:id="88"/>
    </w:p>
    <w:p w14:paraId="5D4E3D6B" w14:textId="6FE2059B" w:rsidR="005E6B56" w:rsidRDefault="005E6B56" w:rsidP="005E6B56">
      <w:pPr>
        <w:pStyle w:val="Titre2"/>
      </w:pPr>
      <w:bookmarkStart w:id="91" w:name="_Toc92432181"/>
      <w:bookmarkStart w:id="92" w:name="_Toc92437687"/>
      <w:r>
        <w:lastRenderedPageBreak/>
        <w:t>Architecture des données</w:t>
      </w:r>
      <w:r w:rsidR="0057291F">
        <w:t xml:space="preserve"> (</w:t>
      </w:r>
      <w:r w:rsidR="0051215C">
        <w:t>d</w:t>
      </w:r>
      <w:r w:rsidR="0057291F">
        <w:t>ata layer)</w:t>
      </w:r>
      <w:bookmarkEnd w:id="91"/>
      <w:bookmarkEnd w:id="92"/>
    </w:p>
    <w:p w14:paraId="7A4C1D90" w14:textId="6C12BA41" w:rsidR="005E6B56" w:rsidRDefault="005E6B56" w:rsidP="005E6B56">
      <w:pPr>
        <w:pStyle w:val="Titre3"/>
      </w:pPr>
      <w:bookmarkStart w:id="93" w:name="_Toc92432182"/>
      <w:bookmarkStart w:id="94" w:name="_Toc92437688"/>
      <w:r>
        <w:t>Cartographie des données</w:t>
      </w:r>
      <w:r w:rsidR="009B5977">
        <w:t xml:space="preserve"> métiers</w:t>
      </w:r>
      <w:r>
        <w:t xml:space="preserve"> et des accès</w:t>
      </w:r>
      <w:bookmarkEnd w:id="93"/>
      <w:bookmarkEnd w:id="9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1CE94833" w:rsidR="005E6B56" w:rsidRPr="005E6B56" w:rsidRDefault="003705BF" w:rsidP="003705BF">
      <w:pPr>
        <w:pStyle w:val="Lgende"/>
        <w:jc w:val="left"/>
      </w:pPr>
      <w:bookmarkStart w:id="95" w:name="_Toc92432466"/>
      <w:r>
        <w:t xml:space="preserve">Figure </w:t>
      </w:r>
      <w:r w:rsidR="000155D2">
        <w:fldChar w:fldCharType="begin"/>
      </w:r>
      <w:r w:rsidR="000155D2">
        <w:instrText xml:space="preserve"> SEQ Figure \* ARABIC </w:instrText>
      </w:r>
      <w:r w:rsidR="000155D2">
        <w:fldChar w:fldCharType="separate"/>
      </w:r>
      <w:r w:rsidR="00EC4716">
        <w:rPr>
          <w:noProof/>
        </w:rPr>
        <w:t>10</w:t>
      </w:r>
      <w:r w:rsidR="000155D2">
        <w:rPr>
          <w:noProof/>
        </w:rPr>
        <w:fldChar w:fldCharType="end"/>
      </w:r>
      <w:del w:id="96" w:author="David EVAN" w:date="2022-01-03T20:17:00Z">
        <w:r w:rsidDel="00ED0074">
          <w:delText xml:space="preserve"> </w:delText>
        </w:r>
      </w:del>
      <w:ins w:id="97" w:author="David EVAN" w:date="2022-01-03T20:17:00Z">
        <w:r w:rsidR="00ED0074">
          <w:t> :</w:t>
        </w:r>
      </w:ins>
      <w:del w:id="98" w:author="David EVAN" w:date="2022-01-03T20:17:00Z">
        <w:r w:rsidDel="00ED0074">
          <w:delText>-</w:delText>
        </w:r>
      </w:del>
      <w:r>
        <w:t xml:space="preserve"> Data Baseline Architecture - Cartographie des données</w:t>
      </w:r>
      <w:bookmarkEnd w:id="95"/>
    </w:p>
    <w:p w14:paraId="59C6A182" w14:textId="10783FA9"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 à qu’elles données. Les responsables de département (« leads ») sont supposés avoir accès aux informations de subordonnés. </w:t>
      </w:r>
      <w:r w:rsidR="000F168B">
        <w:t>Notons que le rôle Responsable SI et CEO n’ont pas été représenté car supposés disposer d’un accès complet à l’ensemble des données.</w:t>
      </w:r>
    </w:p>
    <w:p w14:paraId="19C4B389" w14:textId="75431297" w:rsidR="00B7527A" w:rsidRPr="005E6B56" w:rsidRDefault="00E8661D" w:rsidP="005E6B56">
      <w:r>
        <w:t>Leurs supports</w:t>
      </w:r>
      <w:r w:rsidR="00B7527A">
        <w:t xml:space="preserve"> de stockage est représenté à gauche du diagramme.</w:t>
      </w:r>
    </w:p>
    <w:p w14:paraId="20D2C4C6" w14:textId="77777777" w:rsidR="003E4201" w:rsidRDefault="00635505" w:rsidP="00635505">
      <w:pPr>
        <w:pStyle w:val="Titre3"/>
      </w:pPr>
      <w:bookmarkStart w:id="99" w:name="_Toc92432183"/>
      <w:bookmarkStart w:id="100" w:name="_Toc92437689"/>
      <w:r>
        <w:lastRenderedPageBreak/>
        <w:t>Évaluation de l’architecture des données</w:t>
      </w:r>
      <w:bookmarkEnd w:id="99"/>
      <w:bookmarkEnd w:id="100"/>
      <w:r>
        <w:t xml:space="preserve"> </w:t>
      </w:r>
    </w:p>
    <w:p w14:paraId="1E2489AF" w14:textId="17B9B5F1" w:rsidR="000B1696" w:rsidRDefault="0077594C" w:rsidP="000B1696">
      <w:pPr>
        <w:pStyle w:val="Titre4"/>
      </w:pPr>
      <w:bookmarkStart w:id="101" w:name="_Toc92432184"/>
      <w:r>
        <w:t xml:space="preserve">Accès et mises à jour </w:t>
      </w:r>
      <w:r w:rsidR="000B1696">
        <w:t>des données</w:t>
      </w:r>
      <w:bookmarkEnd w:id="10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fragmentation des données, </w:t>
      </w:r>
    </w:p>
    <w:p w14:paraId="43D80B97" w14:textId="688C3C4B" w:rsidR="00BD38D5" w:rsidRDefault="00BD38D5" w:rsidP="00210B98">
      <w:pPr>
        <w:pStyle w:val="Paragraphedeliste"/>
        <w:numPr>
          <w:ilvl w:val="0"/>
          <w:numId w:val="37"/>
        </w:numPr>
        <w:jc w:val="both"/>
      </w:pPr>
      <w:r>
        <w:t xml:space="preserve">Une absence de cohérence des données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t>Des complexités d’accès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102" w:name="_Toc92432185"/>
      <w:r>
        <w:t>Sécurité des données</w:t>
      </w:r>
      <w:bookmarkEnd w:id="10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6D5A5A10"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semblent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103" w:name="_Toc92432186"/>
      <w:r>
        <w:t>Résilience des données</w:t>
      </w:r>
      <w:bookmarkEnd w:id="10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104" w:name="_Toc92432187"/>
      <w:bookmarkStart w:id="105" w:name="_Toc92437690"/>
      <w:r>
        <w:lastRenderedPageBreak/>
        <w:t xml:space="preserve">Architecture applicative </w:t>
      </w:r>
      <w:r w:rsidR="008466D9">
        <w:t>(application layer)</w:t>
      </w:r>
      <w:bookmarkEnd w:id="104"/>
      <w:bookmarkEnd w:id="105"/>
    </w:p>
    <w:p w14:paraId="2DFABB8A" w14:textId="295741CD" w:rsidR="006B752A" w:rsidRDefault="006B752A" w:rsidP="006B752A">
      <w:pPr>
        <w:pStyle w:val="Titre3"/>
      </w:pPr>
      <w:bookmarkStart w:id="106" w:name="_Toc92432188"/>
      <w:bookmarkStart w:id="107" w:name="_Toc92437691"/>
      <w:r>
        <w:t>Cartographie des applicatifs de l’entreprise</w:t>
      </w:r>
      <w:bookmarkEnd w:id="106"/>
      <w:bookmarkEnd w:id="107"/>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2D0C60D7" w:rsidR="006B752A" w:rsidRDefault="00C80CE9" w:rsidP="00C80CE9">
      <w:pPr>
        <w:pStyle w:val="Lgende"/>
        <w:jc w:val="left"/>
      </w:pPr>
      <w:bookmarkStart w:id="108" w:name="_Toc92432467"/>
      <w:r>
        <w:t xml:space="preserve">Figure </w:t>
      </w:r>
      <w:r w:rsidR="000155D2">
        <w:fldChar w:fldCharType="begin"/>
      </w:r>
      <w:r w:rsidR="000155D2">
        <w:instrText xml:space="preserve"> SEQ Figure \* ARABIC </w:instrText>
      </w:r>
      <w:r w:rsidR="000155D2">
        <w:fldChar w:fldCharType="separate"/>
      </w:r>
      <w:r w:rsidR="00EC4716">
        <w:rPr>
          <w:noProof/>
        </w:rPr>
        <w:t>11</w:t>
      </w:r>
      <w:r w:rsidR="000155D2">
        <w:rPr>
          <w:noProof/>
        </w:rPr>
        <w:fldChar w:fldCharType="end"/>
      </w:r>
      <w:del w:id="109" w:author="David EVAN" w:date="2022-01-03T20:17:00Z">
        <w:r w:rsidDel="00ED0074">
          <w:delText xml:space="preserve"> </w:delText>
        </w:r>
      </w:del>
      <w:ins w:id="110" w:author="David EVAN" w:date="2022-01-03T20:17:00Z">
        <w:r w:rsidR="00ED0074">
          <w:t> :</w:t>
        </w:r>
      </w:ins>
      <w:del w:id="111" w:author="David EVAN" w:date="2022-01-03T20:17:00Z">
        <w:r w:rsidDel="00ED0074">
          <w:delText>-</w:delText>
        </w:r>
      </w:del>
      <w:r>
        <w:t xml:space="preserve"> Application Baseline Architecture - Cartographie des applicatifs</w:t>
      </w:r>
      <w:bookmarkEnd w:id="108"/>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2325FAFA" w:rsidR="006D1CD0" w:rsidRDefault="006D1CD0" w:rsidP="00433B0E">
      <w:pPr>
        <w:jc w:val="both"/>
      </w:pPr>
      <w:r>
        <w:t xml:space="preserve">L’audit technique réalisé en complément en de ce dossier d’architecture fourni des détails supplémentaire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112" w:name="_Toc92432189"/>
      <w:bookmarkStart w:id="113" w:name="_Toc92437692"/>
      <w:r>
        <w:lastRenderedPageBreak/>
        <w:t>Évaluation des applicatifs</w:t>
      </w:r>
      <w:bookmarkEnd w:id="112"/>
      <w:bookmarkEnd w:id="113"/>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766130BC"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couteuses.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6F00E60A" w:rsidR="00E62301" w:rsidRDefault="00E62301">
      <w:pPr>
        <w:pStyle w:val="Lgende"/>
      </w:pPr>
      <w:bookmarkStart w:id="114" w:name="_Toc92432481"/>
      <w:r>
        <w:t xml:space="preserve">Tableau </w:t>
      </w:r>
      <w:r w:rsidR="000155D2">
        <w:fldChar w:fldCharType="begin"/>
      </w:r>
      <w:r w:rsidR="000155D2">
        <w:instrText xml:space="preserve"> SEQ Tableau \* ARABIC </w:instrText>
      </w:r>
      <w:r w:rsidR="000155D2">
        <w:fldChar w:fldCharType="separate"/>
      </w:r>
      <w:r w:rsidR="00642E53">
        <w:rPr>
          <w:noProof/>
        </w:rPr>
        <w:t>5</w:t>
      </w:r>
      <w:r w:rsidR="000155D2">
        <w:rPr>
          <w:noProof/>
        </w:rPr>
        <w:fldChar w:fldCharType="end"/>
      </w:r>
      <w:del w:id="115" w:author="David EVAN" w:date="2022-01-03T20:17:00Z">
        <w:r w:rsidDel="00ED0074">
          <w:delText xml:space="preserve"> </w:delText>
        </w:r>
      </w:del>
      <w:ins w:id="116" w:author="David EVAN" w:date="2022-01-03T20:17:00Z">
        <w:r w:rsidR="00ED0074">
          <w:t> </w:t>
        </w:r>
      </w:ins>
      <w:del w:id="117" w:author="David EVAN" w:date="2022-01-03T20:17:00Z">
        <w:r w:rsidDel="00ED0074">
          <w:delText xml:space="preserve">- </w:delText>
        </w:r>
      </w:del>
      <w:ins w:id="118" w:author="David EVAN" w:date="2022-01-03T20:17:00Z">
        <w:r w:rsidR="00ED0074">
          <w:t xml:space="preserve">: </w:t>
        </w:r>
      </w:ins>
      <w:r>
        <w:t xml:space="preserve">Application Baseline Architecture - Évaluation des </w:t>
      </w:r>
      <w:r w:rsidR="00A330E4">
        <w:t>applicatifs</w:t>
      </w:r>
      <w:r>
        <w:t xml:space="preserve"> de l'entreprise</w:t>
      </w:r>
      <w:bookmarkEnd w:id="114"/>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119" w:name="_Toc92432190"/>
      <w:bookmarkStart w:id="120" w:name="_Toc92437693"/>
      <w:r>
        <w:lastRenderedPageBreak/>
        <w:t>Architecture technique</w:t>
      </w:r>
      <w:r w:rsidR="0051032E">
        <w:t xml:space="preserve"> (technical layer)</w:t>
      </w:r>
      <w:bookmarkEnd w:id="119"/>
      <w:bookmarkEnd w:id="120"/>
    </w:p>
    <w:p w14:paraId="4897282F" w14:textId="6B5DB908" w:rsidR="00C64D49" w:rsidRPr="00C64D49" w:rsidRDefault="00C64D49" w:rsidP="00C64D49">
      <w:pPr>
        <w:pStyle w:val="Titre3"/>
      </w:pPr>
      <w:bookmarkStart w:id="121" w:name="_Toc92432191"/>
      <w:bookmarkStart w:id="122" w:name="_Toc92437694"/>
      <w:r>
        <w:t>Cartographie de la plateforme technique</w:t>
      </w:r>
      <w:bookmarkEnd w:id="121"/>
      <w:bookmarkEnd w:id="12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71619E56" w:rsidR="00C64D49" w:rsidRDefault="00457999" w:rsidP="00457999">
      <w:pPr>
        <w:pStyle w:val="Lgende"/>
        <w:jc w:val="left"/>
      </w:pPr>
      <w:bookmarkStart w:id="123" w:name="_Toc92432468"/>
      <w:r>
        <w:t xml:space="preserve">Figure </w:t>
      </w:r>
      <w:r w:rsidR="000155D2">
        <w:fldChar w:fldCharType="begin"/>
      </w:r>
      <w:r w:rsidR="000155D2">
        <w:instrText xml:space="preserve"> SEQ Figure \* ARABIC </w:instrText>
      </w:r>
      <w:r w:rsidR="000155D2">
        <w:fldChar w:fldCharType="separate"/>
      </w:r>
      <w:r w:rsidR="00EC4716">
        <w:rPr>
          <w:noProof/>
        </w:rPr>
        <w:t>12</w:t>
      </w:r>
      <w:r w:rsidR="000155D2">
        <w:rPr>
          <w:noProof/>
        </w:rPr>
        <w:fldChar w:fldCharType="end"/>
      </w:r>
      <w:del w:id="124" w:author="David EVAN" w:date="2022-01-03T20:17:00Z">
        <w:r w:rsidDel="00ED0074">
          <w:delText xml:space="preserve"> </w:delText>
        </w:r>
      </w:del>
      <w:ins w:id="125" w:author="David EVAN" w:date="2022-01-03T20:17:00Z">
        <w:r w:rsidR="00ED0074">
          <w:t> </w:t>
        </w:r>
      </w:ins>
      <w:del w:id="126" w:author="David EVAN" w:date="2022-01-03T20:17:00Z">
        <w:r w:rsidDel="00ED0074">
          <w:delText>-</w:delText>
        </w:r>
      </w:del>
      <w:ins w:id="127" w:author="David EVAN" w:date="2022-01-03T20:17:00Z">
        <w:r w:rsidR="00ED0074">
          <w:t>:</w:t>
        </w:r>
      </w:ins>
      <w:r>
        <w:t xml:space="preserve"> Technical Baseline Architecture - Cartographie de la plateforme technique</w:t>
      </w:r>
      <w:bookmarkEnd w:id="123"/>
    </w:p>
    <w:p w14:paraId="2491D77E" w14:textId="02F56AA4" w:rsidR="00250067" w:rsidRPr="00D51179" w:rsidRDefault="00D51179" w:rsidP="00EA3970">
      <w:pPr>
        <w:spacing w:after="480"/>
        <w:jc w:val="both"/>
      </w:pPr>
      <w:r>
        <w:t xml:space="preserve">La plateforme technique de l’entreprise est relativement simple et est composé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28" w:name="_Toc92432192"/>
      <w:bookmarkStart w:id="129" w:name="_Toc92437695"/>
      <w:r>
        <w:t>Évaluation de la plateforme technique</w:t>
      </w:r>
      <w:bookmarkEnd w:id="128"/>
      <w:bookmarkEnd w:id="129"/>
    </w:p>
    <w:p w14:paraId="1F3548CE" w14:textId="13F5D1A0"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sauvegardes des données entreposés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4ECF37AE" w:rsidR="00457999" w:rsidRDefault="00457999">
      <w:pPr>
        <w:pStyle w:val="Lgende"/>
      </w:pPr>
      <w:bookmarkStart w:id="130" w:name="_Toc92432482"/>
      <w:r>
        <w:t xml:space="preserve">Tableau </w:t>
      </w:r>
      <w:r w:rsidR="000155D2">
        <w:fldChar w:fldCharType="begin"/>
      </w:r>
      <w:r w:rsidR="000155D2">
        <w:instrText xml:space="preserve"> SEQ Tableau \* ARABIC </w:instrText>
      </w:r>
      <w:r w:rsidR="000155D2">
        <w:fldChar w:fldCharType="separate"/>
      </w:r>
      <w:r w:rsidR="00642E53">
        <w:rPr>
          <w:noProof/>
        </w:rPr>
        <w:t>6</w:t>
      </w:r>
      <w:r w:rsidR="000155D2">
        <w:rPr>
          <w:noProof/>
        </w:rPr>
        <w:fldChar w:fldCharType="end"/>
      </w:r>
      <w:del w:id="131" w:author="David EVAN" w:date="2022-01-03T20:17:00Z">
        <w:r w:rsidDel="00ED0074">
          <w:delText xml:space="preserve"> </w:delText>
        </w:r>
      </w:del>
      <w:ins w:id="132" w:author="David EVAN" w:date="2022-01-03T20:17:00Z">
        <w:r w:rsidR="00ED0074">
          <w:t> </w:t>
        </w:r>
      </w:ins>
      <w:del w:id="133" w:author="David EVAN" w:date="2022-01-03T20:17:00Z">
        <w:r w:rsidDel="00ED0074">
          <w:delText>-</w:delText>
        </w:r>
      </w:del>
      <w:ins w:id="134" w:author="David EVAN" w:date="2022-01-03T20:17:00Z">
        <w:r w:rsidR="00ED0074">
          <w:t>:</w:t>
        </w:r>
      </w:ins>
      <w:r>
        <w:t xml:space="preserve"> Technical Baseline Architecture - Évaluation de la plateforme technique</w:t>
      </w:r>
      <w:bookmarkEnd w:id="130"/>
    </w:p>
    <w:p w14:paraId="77A00710" w14:textId="77777777" w:rsidR="00A40E22" w:rsidRDefault="00A40E22" w:rsidP="00A40E22">
      <w:pPr>
        <w:pStyle w:val="Titre1"/>
      </w:pPr>
      <w:bookmarkStart w:id="135" w:name="_Toc92432193"/>
      <w:bookmarkStart w:id="136" w:name="_Toc92437696"/>
      <w:r>
        <w:lastRenderedPageBreak/>
        <w:t>APPROCHE ARCHITECTURALE</w:t>
      </w:r>
      <w:bookmarkEnd w:id="135"/>
      <w:bookmarkEnd w:id="136"/>
    </w:p>
    <w:p w14:paraId="3245FFE8" w14:textId="4986A8A4" w:rsidR="000B167D" w:rsidRDefault="000B167D" w:rsidP="000B167D">
      <w:pPr>
        <w:pStyle w:val="Titre2"/>
      </w:pPr>
      <w:bookmarkStart w:id="137" w:name="_Toc92432194"/>
      <w:bookmarkStart w:id="138" w:name="_Toc92437697"/>
      <w:r>
        <w:t>Synthèse de l’évaluation de l’architecture de référence</w:t>
      </w:r>
      <w:bookmarkEnd w:id="137"/>
      <w:bookmarkEnd w:id="138"/>
    </w:p>
    <w:p w14:paraId="273C3EDA" w14:textId="377F860A" w:rsidR="00A53790" w:rsidRDefault="00A53790" w:rsidP="000B167D">
      <w:pPr>
        <w:pStyle w:val="Titre3"/>
      </w:pPr>
      <w:bookmarkStart w:id="139" w:name="_Toc92432195"/>
      <w:bookmarkStart w:id="140" w:name="_Toc92437698"/>
      <w:r>
        <w:t>Points fort de l’architecture de référence</w:t>
      </w:r>
      <w:bookmarkEnd w:id="139"/>
      <w:bookmarkEnd w:id="140"/>
    </w:p>
    <w:p w14:paraId="1249DD0E" w14:textId="49CA960D" w:rsidR="00A53790" w:rsidRDefault="00A53790" w:rsidP="00A53790">
      <w:r>
        <w:t xml:space="preserve">Les évaluations de l’architecture de référence permettent d’identifier plusieurs points fort qu’il convient d’exploiter : </w:t>
      </w:r>
    </w:p>
    <w:p w14:paraId="55DFD457" w14:textId="13B7FFC3"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63301287"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utilisant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41" w:name="_Toc92432196"/>
      <w:bookmarkStart w:id="142" w:name="_Toc92437699"/>
      <w:r>
        <w:t>Points faibles de l’architecture de référence</w:t>
      </w:r>
      <w:bookmarkEnd w:id="141"/>
      <w:bookmarkEnd w:id="142"/>
    </w:p>
    <w:p w14:paraId="6DB190F0" w14:textId="56B36FE0" w:rsidR="007000D0" w:rsidRDefault="007000D0" w:rsidP="009B022D">
      <w:pPr>
        <w:jc w:val="both"/>
      </w:pPr>
      <w:r>
        <w:t>Les points faibles identifiés de l’architecture de référence devront être corrigé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17848E5A" w:rsidR="00AC5D89" w:rsidRPr="00A53790"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108D263" w14:textId="7FDA8DE1" w:rsidR="00207436" w:rsidRDefault="00AB3941" w:rsidP="00207436">
      <w:pPr>
        <w:pStyle w:val="Titre2"/>
      </w:pPr>
      <w:bookmarkStart w:id="143" w:name="_Toc92432197"/>
      <w:bookmarkStart w:id="144" w:name="_Toc92437700"/>
      <w:r>
        <w:lastRenderedPageBreak/>
        <w:t>Approche architecturale retenue</w:t>
      </w:r>
      <w:bookmarkEnd w:id="143"/>
      <w:bookmarkEnd w:id="144"/>
    </w:p>
    <w:p w14:paraId="4256E86A" w14:textId="7B1A4396" w:rsidR="00AB3941" w:rsidRDefault="00207436" w:rsidP="00AB3941">
      <w:pPr>
        <w:pStyle w:val="Titre3"/>
      </w:pPr>
      <w:bookmarkStart w:id="145" w:name="_Toc92432198"/>
      <w:bookmarkStart w:id="146" w:name="_Toc92437701"/>
      <w:r>
        <w:t>Prototype de l’architecture cible</w:t>
      </w:r>
      <w:bookmarkEnd w:id="145"/>
      <w:bookmarkEnd w:id="146"/>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0642A658" w:rsidR="00C37C30" w:rsidRDefault="000B167D" w:rsidP="00765078">
      <w:pPr>
        <w:pStyle w:val="Lgende"/>
        <w:jc w:val="left"/>
      </w:pPr>
      <w:bookmarkStart w:id="147" w:name="_Toc92432469"/>
      <w:r>
        <w:t xml:space="preserve">Figure </w:t>
      </w:r>
      <w:r w:rsidR="000155D2">
        <w:fldChar w:fldCharType="begin"/>
      </w:r>
      <w:r w:rsidR="000155D2">
        <w:instrText xml:space="preserve"> SEQ Figure \* ARABIC </w:instrText>
      </w:r>
      <w:r w:rsidR="000155D2">
        <w:fldChar w:fldCharType="separate"/>
      </w:r>
      <w:r w:rsidR="00EC4716">
        <w:rPr>
          <w:noProof/>
        </w:rPr>
        <w:t>13</w:t>
      </w:r>
      <w:r w:rsidR="000155D2">
        <w:rPr>
          <w:noProof/>
        </w:rPr>
        <w:fldChar w:fldCharType="end"/>
      </w:r>
      <w:r>
        <w:t xml:space="preserve"> </w:t>
      </w:r>
      <w:del w:id="148" w:author="David EVAN" w:date="2022-01-03T20:17:00Z">
        <w:r w:rsidDel="00A32181">
          <w:delText>-</w:delText>
        </w:r>
      </w:del>
      <w:ins w:id="149" w:author="David EVAN" w:date="2022-01-03T20:17:00Z">
        <w:r w:rsidR="00A32181">
          <w:t>:</w:t>
        </w:r>
      </w:ins>
      <w:r>
        <w:t xml:space="preserve"> Prototype simplifiée de la nouvelle architecture</w:t>
      </w:r>
      <w:bookmarkEnd w:id="147"/>
    </w:p>
    <w:p w14:paraId="24A981A6" w14:textId="170AB7EC" w:rsidR="007E36E3" w:rsidRDefault="00501507" w:rsidP="00A00748">
      <w:pPr>
        <w:jc w:val="both"/>
      </w:pPr>
      <w:r>
        <w:br/>
      </w:r>
      <w:r w:rsidR="009B022D">
        <w:t>En s’appuyant sur les conclusions de l’évaluation et en temps compte de la structure de l’entreprise (capacités, ressources, objectifs) et des contraintes associé à ce chantier d’architecture, l</w:t>
      </w:r>
      <w:r w:rsidR="00C37C30">
        <w:t xml:space="preserve">e prototype présenté ci-avant </w:t>
      </w:r>
      <w:r w:rsidR="006B7C63">
        <w:t>(Figure 13) présente une vue simplifié</w:t>
      </w:r>
      <w:r w:rsidR="007E36E3">
        <w:t>e</w:t>
      </w:r>
      <w:r w:rsidR="006B7C63">
        <w:t xml:space="preserve"> des principales caractéristiques </w:t>
      </w:r>
      <w:r w:rsidR="00322379">
        <w:t>de l’architecture applicative cible</w:t>
      </w:r>
      <w:r w:rsidR="006B7C63">
        <w:t>.</w:t>
      </w:r>
    </w:p>
    <w:p w14:paraId="12ADA989" w14:textId="412AADB8" w:rsidR="007F7FEA" w:rsidRDefault="00A00748" w:rsidP="00A00748">
      <w:pPr>
        <w:jc w:val="both"/>
      </w:pPr>
      <w:r>
        <w:t>Cette approche, qui sera précisé</w:t>
      </w:r>
      <w:r w:rsidR="006A71BB">
        <w:t>e</w:t>
      </w:r>
      <w:r>
        <w:t xml:space="preserve"> dans les modélisations de l’architecture cible prévoit un découpage en 3 couches principales </w:t>
      </w:r>
      <w:r w:rsidR="001C4EA5">
        <w:t>+ des couches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0D30755D"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r w:rsidRPr="006A71BB">
        <w:rPr>
          <w:i/>
          <w:iCs/>
        </w:rPr>
        <w:t xml:space="preserve">Presentation </w:t>
      </w:r>
      <w:r w:rsidR="00325954">
        <w:rPr>
          <w:i/>
          <w:iCs/>
        </w:rPr>
        <w:t>l</w:t>
      </w:r>
      <w:r w:rsidRPr="006A71BB">
        <w:rPr>
          <w:i/>
          <w:iCs/>
        </w:rPr>
        <w:t>ayer</w:t>
      </w:r>
      <w:r>
        <w:t xml:space="preserve">) ; qui </w:t>
      </w:r>
      <w:r w:rsidR="0073714D">
        <w:t>fournit</w:t>
      </w:r>
      <w:r w:rsidR="009F59EA">
        <w:t xml:space="preserve"> les interfaces logicielles (sous forme de webapp Vue.js dans le présent cas).</w:t>
      </w:r>
    </w:p>
    <w:p w14:paraId="25CE4785" w14:textId="6404A6C6"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 xml:space="preserve">REST </w:t>
      </w:r>
      <w:r w:rsidR="00FD15F6">
        <w:t>–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50" w:name="_Toc92432199"/>
      <w:bookmarkStart w:id="151" w:name="_Toc92437702"/>
      <w:r>
        <w:t>Justification de l’approche architecturale</w:t>
      </w:r>
      <w:bookmarkEnd w:id="150"/>
      <w:bookmarkEnd w:id="151"/>
    </w:p>
    <w:p w14:paraId="49F7898E" w14:textId="26C9FC0B" w:rsidR="00C265C1" w:rsidRDefault="00C265C1" w:rsidP="00C265C1">
      <w:pPr>
        <w:pStyle w:val="Titre4"/>
      </w:pPr>
      <w:bookmarkStart w:id="152" w:name="_Toc92432200"/>
      <w:r>
        <w:t>Choix des technologies</w:t>
      </w:r>
      <w:r w:rsidR="001D5BC9">
        <w:t xml:space="preserve"> (PHP/Symfony – Vue.JS)</w:t>
      </w:r>
      <w:bookmarkEnd w:id="152"/>
    </w:p>
    <w:p w14:paraId="0CE83BAD" w14:textId="0686BAB9" w:rsidR="002B6BF9" w:rsidRDefault="002B6BF9" w:rsidP="002B6BF9">
      <w:pPr>
        <w:jc w:val="both"/>
      </w:pPr>
      <w:r>
        <w:t>Les technologies employés sont basées sur le couple PHP/Symfony + Vue.JS. Ce choix est justifié par la présence de ces technologies déjà existantes dans le SI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(Vuex, VueCLI …) facilitant les développements.</w:t>
      </w:r>
    </w:p>
    <w:p w14:paraId="5335035C" w14:textId="637D1956" w:rsidR="0027695F" w:rsidRDefault="00884BFC" w:rsidP="00B764A0">
      <w:pPr>
        <w:pStyle w:val="Titre4"/>
      </w:pPr>
      <w:bookmarkStart w:id="153" w:name="_Toc92432201"/>
      <w:r>
        <w:t xml:space="preserve">Logiciels accessibles sous forme de </w:t>
      </w:r>
      <w:r w:rsidR="0027695F">
        <w:t>W</w:t>
      </w:r>
      <w:r>
        <w:t>eb</w:t>
      </w:r>
      <w:r w:rsidR="00E332ED">
        <w:t>-</w:t>
      </w:r>
      <w:r w:rsidR="0027695F">
        <w:t>A</w:t>
      </w:r>
      <w:r>
        <w:t>pp (SaaS)</w:t>
      </w:r>
      <w:bookmarkEnd w:id="153"/>
    </w:p>
    <w:p w14:paraId="4AF49772" w14:textId="77777777" w:rsidR="008B0C82" w:rsidRDefault="00C265C1" w:rsidP="00EE5FB3">
      <w:pPr>
        <w:jc w:val="both"/>
      </w:pPr>
      <w:r>
        <w:t>Les interfaces sont accessibles au travers de web-app (construite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5D7775F1" w:rsidR="006B6F31" w:rsidRPr="00937694" w:rsidRDefault="006B6F31" w:rsidP="00EE5FB3">
      <w:pPr>
        <w:jc w:val="both"/>
      </w:pPr>
      <w:r>
        <w:t xml:space="preserve">Les utilisateurs sont déjà habitués à utiliser ne nombreux logiciels SaaS. </w:t>
      </w:r>
    </w:p>
    <w:p w14:paraId="72A47F57" w14:textId="20B8A886" w:rsidR="0027695F" w:rsidRDefault="0027695F" w:rsidP="00B764A0">
      <w:pPr>
        <w:pStyle w:val="Titre4"/>
      </w:pPr>
      <w:bookmarkStart w:id="154" w:name="_Toc92432202"/>
      <w:r>
        <w:t>Sécurité des flux avec OAuth / OIDC</w:t>
      </w:r>
      <w:bookmarkEnd w:id="15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(OpenID Connect)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55" w:name="_Toc92432203"/>
      <w:r>
        <w:t>Fédération des API autours d’une API Gateway</w:t>
      </w:r>
      <w:bookmarkEnd w:id="155"/>
    </w:p>
    <w:p w14:paraId="4B79C345" w14:textId="2B2C4B11" w:rsidR="0050783D" w:rsidRDefault="0050783D" w:rsidP="004746A3">
      <w:pPr>
        <w:jc w:val="both"/>
      </w:pPr>
      <w:r>
        <w:t xml:space="preserve">Bien que ce type d’architecture ne l’impose pas, l’utilisation d’une API Gateway fait </w:t>
      </w:r>
      <w:del w:id="156" w:author="David EVAN" w:date="2022-01-03T20:20:00Z">
        <w:r w:rsidDel="00C47E6B">
          <w:delText>parti</w:delText>
        </w:r>
      </w:del>
      <w:ins w:id="157"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58" w:name="_Toc92432204"/>
      <w:bookmarkStart w:id="159" w:name="_Toc92437703"/>
      <w:r>
        <w:t>Outil de ticketing externe</w:t>
      </w:r>
      <w:bookmarkEnd w:id="158"/>
      <w:bookmarkEnd w:id="159"/>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06341707" w:rsidR="00A67DD9" w:rsidRDefault="00A67DD9">
      <w:pPr>
        <w:pStyle w:val="Lgende"/>
      </w:pPr>
      <w:bookmarkStart w:id="160" w:name="_Toc92432483"/>
      <w:r>
        <w:t xml:space="preserve">Tableau </w:t>
      </w:r>
      <w:r w:rsidR="000155D2">
        <w:fldChar w:fldCharType="begin"/>
      </w:r>
      <w:r w:rsidR="000155D2">
        <w:instrText xml:space="preserve"> SEQ Tableau \* ARABIC </w:instrText>
      </w:r>
      <w:r w:rsidR="000155D2">
        <w:fldChar w:fldCharType="separate"/>
      </w:r>
      <w:r w:rsidR="00642E53">
        <w:rPr>
          <w:noProof/>
        </w:rPr>
        <w:t>7</w:t>
      </w:r>
      <w:r w:rsidR="000155D2">
        <w:rPr>
          <w:noProof/>
        </w:rPr>
        <w:fldChar w:fldCharType="end"/>
      </w:r>
      <w:del w:id="161" w:author="David EVAN" w:date="2022-01-03T20:17:00Z">
        <w:r w:rsidDel="00A32181">
          <w:delText xml:space="preserve"> </w:delText>
        </w:r>
      </w:del>
      <w:ins w:id="162" w:author="David EVAN" w:date="2022-01-03T20:17:00Z">
        <w:r w:rsidR="00A32181">
          <w:t> </w:t>
        </w:r>
      </w:ins>
      <w:del w:id="163" w:author="David EVAN" w:date="2022-01-03T20:17:00Z">
        <w:r w:rsidDel="00A32181">
          <w:delText>-</w:delText>
        </w:r>
      </w:del>
      <w:ins w:id="164" w:author="David EVAN" w:date="2022-01-03T20:17:00Z">
        <w:r w:rsidR="00A32181">
          <w:t>:</w:t>
        </w:r>
      </w:ins>
      <w:r>
        <w:t xml:space="preserve"> Table de comparaison des outils de ticketing du marché</w:t>
      </w:r>
      <w:bookmarkEnd w:id="160"/>
    </w:p>
    <w:p w14:paraId="0CEF3BEA" w14:textId="6DD421FB" w:rsidR="00822504" w:rsidRDefault="00184D83" w:rsidP="00184D83">
      <w:pPr>
        <w:pStyle w:val="Titre2"/>
      </w:pPr>
      <w:bookmarkStart w:id="165" w:name="_Toc92432205"/>
      <w:bookmarkStart w:id="166" w:name="_Toc92437704"/>
      <w:r>
        <w:lastRenderedPageBreak/>
        <w:t xml:space="preserve">Exigences </w:t>
      </w:r>
      <w:r w:rsidR="008379A2">
        <w:t>de l’</w:t>
      </w:r>
      <w:r>
        <w:t>architecture</w:t>
      </w:r>
      <w:r w:rsidR="00400B8C">
        <w:t xml:space="preserve"> cible</w:t>
      </w:r>
      <w:bookmarkEnd w:id="165"/>
      <w:bookmarkEnd w:id="166"/>
    </w:p>
    <w:p w14:paraId="7FE52FF1" w14:textId="483EE4A2"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302DD1B4" w:rsidR="00BF12AA" w:rsidRPr="00CB7483" w:rsidRDefault="00BF12AA" w:rsidP="00A679F2">
            <w:pPr>
              <w:spacing w:after="0" w:line="240" w:lineRule="auto"/>
              <w:jc w:val="both"/>
            </w:pPr>
            <w:r w:rsidRPr="00CB7483">
              <w:t>Une gouvernance de l’architecture doit être défini au sein de l’entreprise. Les missions principales de la gouvernance porteront sur la conception et le contrôle de conformité de l’architecture</w:t>
            </w:r>
            <w:r>
              <w:t xml:space="preserve"> SI et business.</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r>
              <w:t>Mutli-environnement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2CE61BFE" w:rsidR="00BF12AA" w:rsidRDefault="00BF12AA" w:rsidP="00A679F2">
            <w:pPr>
              <w:spacing w:after="0" w:line="240" w:lineRule="auto"/>
              <w:jc w:val="both"/>
            </w:pPr>
            <w:r>
              <w:t xml:space="preserve">L’architecture devra être bâti autant que possible sur des briques de références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5ABEC8F7" w:rsidR="00BF12AA" w:rsidRDefault="00BF12AA" w:rsidP="00BF12AA">
            <w:pPr>
              <w:spacing w:after="0" w:line="240" w:lineRule="auto"/>
              <w:jc w:val="both"/>
            </w:pPr>
            <w:r>
              <w:t>Les logiciels et technologies open-source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Le système exige une authentification à deux facteurs (validation par délivrance de token)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Single-Sign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6ED3395F" w:rsidR="008F7FC3" w:rsidRDefault="007541DA" w:rsidP="007541DA">
      <w:pPr>
        <w:pStyle w:val="Lgende"/>
      </w:pPr>
      <w:bookmarkStart w:id="167" w:name="_Toc92432484"/>
      <w:r>
        <w:t xml:space="preserve">Tableau </w:t>
      </w:r>
      <w:r w:rsidR="000155D2">
        <w:fldChar w:fldCharType="begin"/>
      </w:r>
      <w:r w:rsidR="000155D2">
        <w:instrText xml:space="preserve"> SEQ Tableau \* ARABIC </w:instrText>
      </w:r>
      <w:r w:rsidR="000155D2">
        <w:fldChar w:fldCharType="separate"/>
      </w:r>
      <w:r w:rsidR="00642E53">
        <w:rPr>
          <w:noProof/>
        </w:rPr>
        <w:t>8</w:t>
      </w:r>
      <w:r w:rsidR="000155D2">
        <w:rPr>
          <w:noProof/>
        </w:rPr>
        <w:fldChar w:fldCharType="end"/>
      </w:r>
      <w:del w:id="168" w:author="David EVAN" w:date="2022-01-03T20:16:00Z">
        <w:r w:rsidDel="00A32181">
          <w:delText xml:space="preserve"> </w:delText>
        </w:r>
      </w:del>
      <w:ins w:id="169" w:author="David EVAN" w:date="2022-01-03T20:16:00Z">
        <w:r w:rsidR="00A32181">
          <w:t> :</w:t>
        </w:r>
      </w:ins>
      <w:del w:id="170" w:author="David EVAN" w:date="2022-01-03T20:16:00Z">
        <w:r w:rsidDel="00A32181">
          <w:delText>-</w:delText>
        </w:r>
      </w:del>
      <w:r>
        <w:t xml:space="preserve"> Catalogue des exigences de l'architecture cible (1/2)</w:t>
      </w:r>
      <w:bookmarkEnd w:id="16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L’utilisation d’une plateforme cloud de type PaaS (Platform as a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170F69DC" w:rsidR="00685DA8" w:rsidRPr="003E043A" w:rsidRDefault="00685DA8" w:rsidP="00685DA8">
            <w:pPr>
              <w:keepNext/>
              <w:spacing w:after="0" w:line="240" w:lineRule="auto"/>
              <w:jc w:val="both"/>
              <w:rPr>
                <w:vertAlign w:val="subscript"/>
              </w:rPr>
            </w:pPr>
            <w:r>
              <w:t>L’ensemble des services et applicatifs doit être redondé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24F88100" w:rsidR="00685DA8" w:rsidRDefault="00685DA8" w:rsidP="00685DA8">
            <w:pPr>
              <w:keepNext/>
              <w:spacing w:after="0" w:line="240" w:lineRule="auto"/>
              <w:jc w:val="both"/>
            </w:pPr>
            <w:r>
              <w:t>Les systèmes et les données doivent être sauvegardée par des processus automatiques. Des procédures de reprises doivent être implémentée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1C055AF0" w:rsidR="00685DA8" w:rsidRDefault="00685DA8" w:rsidP="00685DA8">
            <w:pPr>
              <w:keepNext/>
              <w:spacing w:after="0" w:line="240" w:lineRule="auto"/>
              <w:jc w:val="both"/>
            </w:pPr>
            <w:r>
              <w:t>Les données ne doivent pas être dupliquée. La centralisation des donnés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7E13A21F" w:rsidR="00685DA8" w:rsidRDefault="00685DA8" w:rsidP="00685DA8">
            <w:pPr>
              <w:keepNext/>
              <w:spacing w:after="0" w:line="240" w:lineRule="auto"/>
              <w:jc w:val="both"/>
            </w:pPr>
            <w:r>
              <w:t>L’utilisation de technologie de cache applicatif sont préconisés (Local ou type Redis). Ces caches applicatifs ont pour triple objectif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04CD6107" w:rsidR="00685DA8" w:rsidRDefault="00685DA8" w:rsidP="007541DA">
            <w:pPr>
              <w:keepNext/>
              <w:spacing w:after="0" w:line="240" w:lineRule="auto"/>
              <w:jc w:val="both"/>
            </w:pPr>
            <w:r>
              <w:t>Les traitements lourds doivent être systématiquement traités en asynchrones (via des queues FIFO par exemple) et implémentés des mécanismes de tolérances aux erreurs (re-déclenchement automatique par exemple)</w:t>
            </w:r>
          </w:p>
        </w:tc>
      </w:tr>
    </w:tbl>
    <w:p w14:paraId="6E83A7DB" w14:textId="1C0669CD" w:rsidR="007541DA" w:rsidRDefault="007541DA">
      <w:pPr>
        <w:pStyle w:val="Lgende"/>
      </w:pPr>
      <w:bookmarkStart w:id="171" w:name="_Toc92432485"/>
      <w:r>
        <w:t xml:space="preserve">Tableau </w:t>
      </w:r>
      <w:r w:rsidR="000155D2">
        <w:fldChar w:fldCharType="begin"/>
      </w:r>
      <w:r w:rsidR="000155D2">
        <w:instrText xml:space="preserve"> SEQ Tableau \* ARABIC </w:instrText>
      </w:r>
      <w:r w:rsidR="000155D2">
        <w:fldChar w:fldCharType="separate"/>
      </w:r>
      <w:r w:rsidR="00642E53">
        <w:rPr>
          <w:noProof/>
        </w:rPr>
        <w:t>9</w:t>
      </w:r>
      <w:r w:rsidR="000155D2">
        <w:rPr>
          <w:noProof/>
        </w:rPr>
        <w:fldChar w:fldCharType="end"/>
      </w:r>
      <w:del w:id="172" w:author="David EVAN" w:date="2022-01-03T20:16:00Z">
        <w:r w:rsidDel="00A32181">
          <w:delText xml:space="preserve"> </w:delText>
        </w:r>
      </w:del>
      <w:ins w:id="173" w:author="David EVAN" w:date="2022-01-03T20:16:00Z">
        <w:r w:rsidR="00A32181">
          <w:t> :</w:t>
        </w:r>
      </w:ins>
      <w:del w:id="174" w:author="David EVAN" w:date="2022-01-03T20:16:00Z">
        <w:r w:rsidDel="00A32181">
          <w:delText>-</w:delText>
        </w:r>
      </w:del>
      <w:r>
        <w:t xml:space="preserve"> </w:t>
      </w:r>
      <w:r w:rsidRPr="00D74CED">
        <w:t>Catalogue des exigences de l'architecture cible (</w:t>
      </w:r>
      <w:r w:rsidR="00B7543A">
        <w:t>2</w:t>
      </w:r>
      <w:r w:rsidRPr="00D74CED">
        <w:t>/2)</w:t>
      </w:r>
      <w:bookmarkEnd w:id="17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75" w:name="_Toc92432206"/>
      <w:bookmarkStart w:id="176" w:name="_Toc92437705"/>
      <w:r w:rsidRPr="00C7418F">
        <w:lastRenderedPageBreak/>
        <w:t>ARCHITECTURE CIBLE</w:t>
      </w:r>
      <w:bookmarkEnd w:id="175"/>
      <w:bookmarkEnd w:id="176"/>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60444CC9"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77" w:name="_Toc92432207"/>
      <w:bookmarkStart w:id="178" w:name="_Toc92437706"/>
      <w:r w:rsidRPr="00012FC5">
        <w:t>Architecture métier (business layer)</w:t>
      </w:r>
      <w:bookmarkEnd w:id="177"/>
      <w:bookmarkEnd w:id="178"/>
    </w:p>
    <w:p w14:paraId="7D91CCD0" w14:textId="4DBED1B8"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 à évoluer.</w:t>
      </w:r>
      <w:r w:rsidR="00283269">
        <w:t xml:space="preserve"> Notons toutefois que les outils et la plateforme technologique utilisés seront </w:t>
      </w:r>
      <w:r w:rsidR="00AB5DA6">
        <w:t>amenées</w:t>
      </w:r>
      <w:r w:rsidR="00283269">
        <w:t xml:space="preserve"> à évoluer.</w:t>
      </w:r>
    </w:p>
    <w:p w14:paraId="2F7067DC" w14:textId="52D9810F" w:rsidR="00E00053" w:rsidRDefault="00E00053" w:rsidP="00E00053">
      <w:pPr>
        <w:pStyle w:val="Titre3"/>
      </w:pPr>
      <w:bookmarkStart w:id="179" w:name="_Toc92432208"/>
      <w:bookmarkStart w:id="180" w:name="_Toc92437707"/>
      <w:r w:rsidRPr="003D6979">
        <w:t>D</w:t>
      </w:r>
      <w:r>
        <w:t>épartement service client</w:t>
      </w:r>
      <w:bookmarkEnd w:id="179"/>
      <w:bookmarkEnd w:id="180"/>
    </w:p>
    <w:p w14:paraId="14A0952C" w14:textId="77777777" w:rsidR="00F32413" w:rsidRDefault="00F32413" w:rsidP="00F32413">
      <w:pPr>
        <w:pStyle w:val="Titre4"/>
      </w:pPr>
      <w:bookmarkStart w:id="181" w:name="_Toc92432209"/>
      <w:r>
        <w:t>Processus :  Répondre à un client</w:t>
      </w:r>
      <w:bookmarkEnd w:id="181"/>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7886894B" w:rsidR="00F32413" w:rsidRPr="00A65CCD" w:rsidRDefault="00A65CCD" w:rsidP="00A65CCD">
      <w:pPr>
        <w:pStyle w:val="Lgende"/>
        <w:jc w:val="left"/>
      </w:pPr>
      <w:bookmarkStart w:id="182" w:name="_Toc92432470"/>
      <w:r w:rsidRPr="00A65CCD">
        <w:t xml:space="preserve">Figure </w:t>
      </w:r>
      <w:r>
        <w:fldChar w:fldCharType="begin"/>
      </w:r>
      <w:r w:rsidRPr="00A65CCD">
        <w:instrText xml:space="preserve"> SEQ Figure \* ARABIC </w:instrText>
      </w:r>
      <w:r>
        <w:fldChar w:fldCharType="separate"/>
      </w:r>
      <w:r w:rsidR="00EC4716">
        <w:rPr>
          <w:noProof/>
        </w:rPr>
        <w:t>14</w:t>
      </w:r>
      <w:r>
        <w:fldChar w:fldCharType="end"/>
      </w:r>
      <w:r w:rsidRPr="00A65CCD">
        <w:t xml:space="preserve"> </w:t>
      </w:r>
      <w:del w:id="183" w:author="David EVAN" w:date="2022-01-03T20:16:00Z">
        <w:r w:rsidR="0053026F" w:rsidDel="00CD1557">
          <w:delText>-</w:delText>
        </w:r>
        <w:r w:rsidRPr="00A65CCD" w:rsidDel="00CD1557">
          <w:delText xml:space="preserve"> B</w:delText>
        </w:r>
      </w:del>
      <w:ins w:id="184"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82"/>
    </w:p>
    <w:p w14:paraId="79D88832" w14:textId="0D885EB8" w:rsidR="00B556B0" w:rsidRDefault="00604F4F" w:rsidP="004D3457">
      <w:pPr>
        <w:jc w:val="both"/>
      </w:pPr>
      <w:r>
        <w:lastRenderedPageBreak/>
        <w:t>Le processus « Répondre à un client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85" w:name="_Toc92432210"/>
      <w:bookmarkStart w:id="186" w:name="_Toc92437708"/>
      <w:r w:rsidRPr="00A65CCD">
        <w:t>Service Informatique</w:t>
      </w:r>
      <w:bookmarkEnd w:id="185"/>
      <w:bookmarkEnd w:id="186"/>
    </w:p>
    <w:p w14:paraId="1D07F3AD" w14:textId="4B930738" w:rsidR="00E95927" w:rsidRPr="00807E37" w:rsidRDefault="00E95927" w:rsidP="00E95927">
      <w:pPr>
        <w:pStyle w:val="Titre4"/>
      </w:pPr>
      <w:bookmarkStart w:id="187" w:name="_Toc92432211"/>
      <w:r>
        <w:t xml:space="preserve">Processus : </w:t>
      </w:r>
      <w:r w:rsidR="00A237E4" w:rsidRPr="00A237E4">
        <w:t>Contrôler trimestriellement la sauvegarde des données et tester la restauration</w:t>
      </w:r>
      <w:bookmarkEnd w:id="187"/>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2559AA60" w:rsidR="00E95927" w:rsidRPr="00E95927" w:rsidRDefault="00784F99" w:rsidP="00784F99">
      <w:pPr>
        <w:pStyle w:val="Lgende"/>
        <w:jc w:val="left"/>
      </w:pPr>
      <w:bookmarkStart w:id="188" w:name="_Toc92432471"/>
      <w:r>
        <w:t xml:space="preserve">Figure </w:t>
      </w:r>
      <w:r w:rsidR="000155D2">
        <w:fldChar w:fldCharType="begin"/>
      </w:r>
      <w:r w:rsidR="000155D2">
        <w:instrText xml:space="preserve"> SEQ Figure \* ARABIC </w:instrText>
      </w:r>
      <w:r w:rsidR="000155D2">
        <w:fldChar w:fldCharType="separate"/>
      </w:r>
      <w:r w:rsidR="00EC4716">
        <w:rPr>
          <w:noProof/>
        </w:rPr>
        <w:t>15</w:t>
      </w:r>
      <w:r w:rsidR="000155D2">
        <w:rPr>
          <w:noProof/>
        </w:rPr>
        <w:fldChar w:fldCharType="end"/>
      </w:r>
      <w:r>
        <w:t xml:space="preserve"> : Business Target Architecture - Controller la sauvegarde et </w:t>
      </w:r>
      <w:r w:rsidR="00A71C37">
        <w:t xml:space="preserve">la </w:t>
      </w:r>
      <w:r>
        <w:t>restauration des données</w:t>
      </w:r>
      <w:bookmarkEnd w:id="188"/>
    </w:p>
    <w:p w14:paraId="15621BDA" w14:textId="77777777" w:rsidR="00023577" w:rsidRDefault="00B556B0" w:rsidP="00850410">
      <w:pPr>
        <w:jc w:val="both"/>
      </w:pPr>
      <w:r>
        <w:t>Le pr</w:t>
      </w:r>
      <w:r w:rsidR="00DC3995">
        <w:t xml:space="preserve">ocessus « Sauvegarder quotidiennement les données » et supprimé au profit d’un tout nouveau processus attribué au responsable informatique : Vérifier </w:t>
      </w:r>
      <w:r w:rsidR="005B7B9B">
        <w:t xml:space="preserve">le bon fonctionnement des sauvegarde automatique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89" w:name="_Toc92432212"/>
      <w:bookmarkStart w:id="190" w:name="_Toc92437709"/>
      <w:r>
        <w:lastRenderedPageBreak/>
        <w:t>Architecture des données (data layer)</w:t>
      </w:r>
      <w:bookmarkEnd w:id="189"/>
      <w:bookmarkEnd w:id="190"/>
    </w:p>
    <w:p w14:paraId="264A3F3C" w14:textId="516274DE" w:rsidR="00B2768C" w:rsidRPr="00B2768C" w:rsidRDefault="00B2768C" w:rsidP="00B2768C">
      <w:pPr>
        <w:pStyle w:val="Titre3"/>
      </w:pPr>
      <w:bookmarkStart w:id="191" w:name="_Toc92432213"/>
      <w:bookmarkStart w:id="192" w:name="_Toc92437710"/>
      <w:r>
        <w:t>Cartographie des données métiers dans l’entreprise</w:t>
      </w:r>
      <w:bookmarkEnd w:id="191"/>
      <w:bookmarkEnd w:id="192"/>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38F380C9" w:rsidR="00B2768C" w:rsidRDefault="00B2768C" w:rsidP="00B2768C">
      <w:pPr>
        <w:pStyle w:val="Lgende"/>
        <w:jc w:val="left"/>
      </w:pPr>
      <w:bookmarkStart w:id="193" w:name="_Toc92432472"/>
      <w:r>
        <w:t xml:space="preserve">Figure </w:t>
      </w:r>
      <w:r w:rsidR="001F4DA8">
        <w:fldChar w:fldCharType="begin"/>
      </w:r>
      <w:r w:rsidR="001F4DA8">
        <w:instrText xml:space="preserve"> SEQ Figure \* ARABIC </w:instrText>
      </w:r>
      <w:r w:rsidR="001F4DA8">
        <w:fldChar w:fldCharType="separate"/>
      </w:r>
      <w:r w:rsidR="00EC4716">
        <w:rPr>
          <w:noProof/>
        </w:rPr>
        <w:t>16</w:t>
      </w:r>
      <w:r w:rsidR="001F4DA8">
        <w:rPr>
          <w:noProof/>
        </w:rPr>
        <w:fldChar w:fldCharType="end"/>
      </w:r>
      <w:r>
        <w:t xml:space="preserve"> : Data Target Architecture - Cartographie des données métiers</w:t>
      </w:r>
      <w:bookmarkEnd w:id="193"/>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sont regroupés au sein d’une même base de données déployée sur un 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94" w:name="_Toc92432214"/>
      <w:bookmarkStart w:id="195" w:name="_Toc92437711"/>
      <w:r>
        <w:t>Sécurité des données et contrôle d’accès</w:t>
      </w:r>
      <w:bookmarkEnd w:id="194"/>
      <w:bookmarkEnd w:id="195"/>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4A64D675" w:rsidR="00236D26" w:rsidRDefault="002E2FF4" w:rsidP="00236D26">
      <w:pPr>
        <w:pStyle w:val="Lgende"/>
        <w:jc w:val="left"/>
      </w:pPr>
      <w:bookmarkStart w:id="196" w:name="_Toc92432473"/>
      <w:r>
        <w:t xml:space="preserve">Figure </w:t>
      </w:r>
      <w:r>
        <w:fldChar w:fldCharType="begin"/>
      </w:r>
      <w:r>
        <w:instrText xml:space="preserve"> SEQ Figure \* ARABIC </w:instrText>
      </w:r>
      <w:r>
        <w:fldChar w:fldCharType="separate"/>
      </w:r>
      <w:r w:rsidR="00EC4716">
        <w:rPr>
          <w:noProof/>
        </w:rPr>
        <w:t>17</w:t>
      </w:r>
      <w:r>
        <w:fldChar w:fldCharType="end"/>
      </w:r>
      <w:r>
        <w:t xml:space="preserve"> : Data Target Architecture - Accès aux données métiers</w:t>
      </w:r>
      <w:bookmarkEnd w:id="196"/>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77777777" w:rsidR="00E33BC0" w:rsidRDefault="00E33BC0" w:rsidP="00B900DF">
      <w:pPr>
        <w:jc w:val="both"/>
      </w:pPr>
      <w:r>
        <w:t xml:space="preserve">Nous noterons toutefois que les données « Historique des demandes clients » est désormais accessible à tous, et ce avec objectif de simplifier la collaboration inter-service. </w:t>
      </w:r>
    </w:p>
    <w:p w14:paraId="65F5DB91" w14:textId="77777777" w:rsidR="001E630C" w:rsidRDefault="00E33BC0" w:rsidP="00B900DF">
      <w:pPr>
        <w:jc w:val="both"/>
      </w:pPr>
      <w:r>
        <w:t>Un soin tout particulier sera apporté aux données sensibles ou critiques (notamment les coordonnées bancaires ou les informations de santé) en ajoutant un cryptage spécifique (voir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les exigences d’architecture </w:t>
      </w:r>
      <w:r w:rsidR="00243BFA">
        <w:t>imposent</w:t>
      </w:r>
      <w:r>
        <w:t xml:space="preserve"> une authentification à deux facteurs (2FA)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97" w:name="_Toc92432215"/>
      <w:bookmarkStart w:id="198" w:name="_Toc92437712"/>
      <w:r>
        <w:lastRenderedPageBreak/>
        <w:t>Architecture applicative (application layer)</w:t>
      </w:r>
      <w:bookmarkEnd w:id="197"/>
      <w:bookmarkEnd w:id="198"/>
    </w:p>
    <w:p w14:paraId="76967625" w14:textId="659E5519" w:rsidR="00DC27B5" w:rsidRPr="00DC27B5" w:rsidRDefault="00DC27B5" w:rsidP="004B5466">
      <w:pPr>
        <w:pStyle w:val="Titre3"/>
      </w:pPr>
      <w:bookmarkStart w:id="199" w:name="_Toc92432216"/>
      <w:bookmarkStart w:id="200" w:name="_Toc92437713"/>
      <w:r>
        <w:t>Cartographie des applicatifs</w:t>
      </w:r>
      <w:bookmarkEnd w:id="199"/>
      <w:bookmarkEnd w:id="200"/>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68812DA6" w:rsidR="002B6575" w:rsidRDefault="00513C21" w:rsidP="00513C21">
      <w:pPr>
        <w:pStyle w:val="Lgende"/>
        <w:jc w:val="left"/>
      </w:pPr>
      <w:bookmarkStart w:id="201" w:name="_Toc92432474"/>
      <w:r>
        <w:t xml:space="preserve">Figure </w:t>
      </w:r>
      <w:r>
        <w:fldChar w:fldCharType="begin"/>
      </w:r>
      <w:r>
        <w:instrText xml:space="preserve"> SEQ Figure \* ARABIC </w:instrText>
      </w:r>
      <w:r>
        <w:fldChar w:fldCharType="separate"/>
      </w:r>
      <w:r w:rsidR="00EC4716">
        <w:rPr>
          <w:noProof/>
        </w:rPr>
        <w:t>18</w:t>
      </w:r>
      <w:r>
        <w:fldChar w:fldCharType="end"/>
      </w:r>
      <w:r>
        <w:t xml:space="preserve"> : Application Target Architecture - Cartographie des applicatifs</w:t>
      </w:r>
      <w:bookmarkEnd w:id="201"/>
    </w:p>
    <w:p w14:paraId="6251A395" w14:textId="77777777" w:rsidR="001533DB" w:rsidRDefault="002A1CB0">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Les figures en « bleu clair » représente des services « clef en main » sur lesquelles aucun développement interne n’est nécessaire. Les figures</w:t>
      </w:r>
      <w:r w:rsidR="005F1BED">
        <w:t> « bleu foncé »</w:t>
      </w:r>
      <w:r w:rsidR="003945BD">
        <w:t xml:space="preserve"> sont les applications sur lesquelles des développements logiciels sont à prévoir.</w:t>
      </w:r>
    </w:p>
    <w:p w14:paraId="198E0F20" w14:textId="3D18A870" w:rsidR="007E0A17" w:rsidRDefault="001533DB" w:rsidP="000F23A6">
      <w:pPr>
        <w:jc w:val="both"/>
      </w:pPr>
      <w:r>
        <w:lastRenderedPageBreak/>
        <w:t>Nous noterons que 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WebApp</w:t>
      </w:r>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18F785D5" w:rsidR="00BB5A7A" w:rsidRDefault="00BB5A7A" w:rsidP="000F23A6">
      <w:pPr>
        <w:jc w:val="both"/>
      </w:pPr>
      <w:r>
        <w:t xml:space="preserve">La base de données </w:t>
      </w:r>
      <w:r w:rsidR="00EA5EE2">
        <w:t>principale</w:t>
      </w:r>
      <w:r>
        <w:t xml:space="preserve"> et géré</w:t>
      </w:r>
      <w:r w:rsidR="00242152">
        <w:t>e</w:t>
      </w:r>
      <w:r>
        <w:t xml:space="preserve"> par deux instances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L’authentification, l’identification et les contrôles d’accès aux services et données sont assurés par le service Amazon Cognit</w:t>
      </w:r>
      <w:r w:rsidR="00D32851">
        <w:t>o</w:t>
      </w:r>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Le service AWS ElasticCache vise à fournir au backend un cache de données à accès rapide visant à améliorer les performances globales du SI en fournissant une solution simple et centralisée.</w:t>
      </w:r>
    </w:p>
    <w:p w14:paraId="0295198B" w14:textId="1D5141CE" w:rsidR="00864328" w:rsidRDefault="00864328" w:rsidP="000F23A6">
      <w:pPr>
        <w:jc w:val="both"/>
      </w:pPr>
      <w:r>
        <w:t>Le Web Application Firewall est utilisé principalement pour renforcer la sécurité de la web application et fournir un premier niveau de détection des cyberattaques.</w:t>
      </w:r>
    </w:p>
    <w:p w14:paraId="3DAF284A" w14:textId="428F6649" w:rsidR="0013381F" w:rsidRDefault="0013381F" w:rsidP="000F23A6">
      <w:pPr>
        <w:jc w:val="both"/>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Bien qu’il ne soit pas indispensable au bon fonctionnement de l’application et que la charge ne l’impose pas, la mise à disposition de plusieurs instance de la web-app (tout comme celle du back-end)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exemple).</w:t>
      </w:r>
      <w:r w:rsidR="00016C3C">
        <w:t xml:space="preserve"> Son utilisation paraît totalement justifiée eu égard au coût relativement faible d’un tel service</w:t>
      </w:r>
      <w:r w:rsidR="008126B9">
        <w:t>.</w:t>
      </w:r>
    </w:p>
    <w:p w14:paraId="36C32AED" w14:textId="77777777" w:rsidR="00925524" w:rsidRDefault="0013381F" w:rsidP="00925524">
      <w:pPr>
        <w:jc w:val="both"/>
      </w:pPr>
      <w:r>
        <w:t>En dernier</w:t>
      </w:r>
      <w:r w:rsidR="00016C3C">
        <w:t xml:space="preserve"> </w:t>
      </w:r>
      <w:r w:rsidR="00D13AA5">
        <w:t xml:space="preserve">lieu, nous pouvons visualiser la présence du nouvel outil de ticketing,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202" w:name="_Toc92432217"/>
      <w:bookmarkStart w:id="203" w:name="_Toc92437714"/>
      <w:r>
        <w:lastRenderedPageBreak/>
        <w:t>Catalogue des composants applicatifs</w:t>
      </w:r>
      <w:bookmarkEnd w:id="202"/>
      <w:bookmarkEnd w:id="203"/>
      <w:r>
        <w:t xml:space="preserve"> </w:t>
      </w:r>
    </w:p>
    <w:p w14:paraId="78EF1655" w14:textId="51D7A534" w:rsidR="00435B4B" w:rsidRPr="00435B4B" w:rsidRDefault="00435B4B" w:rsidP="00435B4B">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r w:rsidRPr="00DC75E8">
              <w:rPr>
                <w:rFonts w:cstheme="minorHAnsi"/>
              </w:rPr>
              <w:t>FreshDesk</w:t>
            </w:r>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r w:rsidRPr="00DC75E8">
              <w:rPr>
                <w:rFonts w:cstheme="minorHAnsi"/>
              </w:rPr>
              <w:t>WebApp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r w:rsidRPr="00DC75E8">
              <w:rPr>
                <w:rFonts w:cstheme="minorHAnsi"/>
              </w:rPr>
              <w:t xml:space="preserve">WebApp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Restfull exposant la couche de service utilisée par la WebApp.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API Rest</w:t>
            </w:r>
            <w:r w:rsidR="00F3461C" w:rsidRPr="00DC75E8">
              <w:rPr>
                <w:rFonts w:cstheme="minorHAnsi"/>
              </w:rPr>
              <w:t>f</w:t>
            </w:r>
            <w:r w:rsidR="00617F2A" w:rsidRPr="00DC75E8">
              <w:rPr>
                <w:rFonts w:cstheme="minorHAnsi"/>
              </w:rPr>
              <w:t>ull</w:t>
            </w:r>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Load balancer permettant la répartition du trafics entre deux instances AWS EC2 fournissant la WebApp.</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AWS Cognito</w:t>
            </w:r>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AWS ElasticCache</w:t>
            </w:r>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autoscallable,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r w:rsidRPr="00DC75E8">
              <w:rPr>
                <w:rFonts w:cstheme="minorHAnsi"/>
              </w:rPr>
              <w:t>PostreSQL</w:t>
            </w:r>
          </w:p>
        </w:tc>
      </w:tr>
    </w:tbl>
    <w:p w14:paraId="78B3F66D" w14:textId="1BF98DA9" w:rsidR="00D05648" w:rsidRDefault="00D05648">
      <w:pPr>
        <w:pStyle w:val="Lgende"/>
      </w:pPr>
      <w:bookmarkStart w:id="204" w:name="_Toc92432486"/>
      <w:r>
        <w:t xml:space="preserve">Tableau </w:t>
      </w:r>
      <w:r>
        <w:fldChar w:fldCharType="begin"/>
      </w:r>
      <w:r>
        <w:instrText xml:space="preserve"> SEQ Tableau \* ARABIC </w:instrText>
      </w:r>
      <w:r>
        <w:fldChar w:fldCharType="separate"/>
      </w:r>
      <w:r w:rsidR="00642E53">
        <w:rPr>
          <w:noProof/>
        </w:rPr>
        <w:t>10</w:t>
      </w:r>
      <w:r>
        <w:fldChar w:fldCharType="end"/>
      </w:r>
      <w:r w:rsidR="005B7300">
        <w:t> :</w:t>
      </w:r>
      <w:r w:rsidRPr="00E32963">
        <w:t xml:space="preserve"> Catalogue des </w:t>
      </w:r>
      <w:r>
        <w:t xml:space="preserve">applicatifs </w:t>
      </w:r>
      <w:r w:rsidRPr="00E32963">
        <w:t>de l'architecture cible</w:t>
      </w:r>
      <w:bookmarkEnd w:id="204"/>
    </w:p>
    <w:p w14:paraId="0B8B2300" w14:textId="1B83323A" w:rsidR="00520DA1" w:rsidRPr="00925524" w:rsidRDefault="00520DA1" w:rsidP="00D42E45">
      <w:pPr>
        <w:pStyle w:val="Titre3"/>
        <w:rPr>
          <w:rFonts w:eastAsia="Calibri"/>
          <w:sz w:val="22"/>
          <w:szCs w:val="22"/>
        </w:rPr>
      </w:pPr>
      <w:r>
        <w:br w:type="page"/>
      </w:r>
    </w:p>
    <w:p w14:paraId="6746E697" w14:textId="27AF4F8A" w:rsidR="00520DA1" w:rsidRDefault="00520DA1" w:rsidP="00520DA1">
      <w:pPr>
        <w:pStyle w:val="Titre2"/>
      </w:pPr>
      <w:bookmarkStart w:id="205" w:name="_Toc92432218"/>
      <w:bookmarkStart w:id="206" w:name="_Toc92437715"/>
      <w:r>
        <w:lastRenderedPageBreak/>
        <w:t>Architecture technique (technical layer)</w:t>
      </w:r>
      <w:bookmarkEnd w:id="205"/>
      <w:bookmarkEnd w:id="206"/>
    </w:p>
    <w:p w14:paraId="18ECCCBB" w14:textId="3CFD8DA2" w:rsidR="002D7679" w:rsidRDefault="00E15D77" w:rsidP="00E15D77">
      <w:pPr>
        <w:pStyle w:val="Titre3"/>
      </w:pPr>
      <w:bookmarkStart w:id="207" w:name="_Toc92432219"/>
      <w:bookmarkStart w:id="208" w:name="_Toc92437716"/>
      <w:r>
        <w:t>Cartographie de la plateforme technique</w:t>
      </w:r>
      <w:bookmarkEnd w:id="207"/>
      <w:bookmarkEnd w:id="208"/>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71112A50"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6AC0D53C" w:rsidR="0089756F" w:rsidRDefault="00737693" w:rsidP="004B7AF5">
      <w:pPr>
        <w:jc w:val="both"/>
      </w:pPr>
      <w:r>
        <w:t>L’ensemble des serveurs physique de l’entreprise ont été supprimés pour alléger les tâches d’administration technique</w:t>
      </w:r>
      <w:r w:rsidR="00EF27D5">
        <w:t xml:space="preserve"> lié à l’exploitation et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209" w:name="_Toc92432220"/>
      <w:bookmarkStart w:id="210" w:name="_Toc92437717"/>
      <w:r>
        <w:lastRenderedPageBreak/>
        <w:t>Coût d’exploitation de la plateforme technique</w:t>
      </w:r>
      <w:bookmarkEnd w:id="209"/>
      <w:bookmarkEnd w:id="210"/>
    </w:p>
    <w:p w14:paraId="74B18219" w14:textId="77777777" w:rsidR="007C4DAC" w:rsidRDefault="00BD2091" w:rsidP="00BD2091">
      <w:pPr>
        <w:jc w:val="both"/>
      </w:pPr>
      <w:r>
        <w:t>Une évaluation du coût globale de fonctionnement de la plateforme est fourni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11A2529E"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Calculator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0D3A12" w:rsidRPr="007E7CC6">
        <w:rPr>
          <w:i/>
          <w:iCs/>
          <w:sz w:val="20"/>
          <w:szCs w:val="20"/>
        </w:rPr>
        <w:t>.</w:t>
      </w:r>
      <w:r w:rsidR="001A2BA2" w:rsidRPr="007E7CC6">
        <w:rPr>
          <w:i/>
          <w:iCs/>
          <w:sz w:val="20"/>
          <w:szCs w:val="20"/>
        </w:rPr>
        <w:t xml:space="preserve">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r>
              <w:rPr>
                <w:rFonts w:ascii="Calibri" w:eastAsia="Times New Roman" w:hAnsi="Calibri" w:cs="Calibri"/>
                <w:color w:val="000000"/>
              </w:rPr>
              <w:t>FreshDesk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WebApp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ElastiCache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54D04736" w:rsidR="007C4DAC" w:rsidRDefault="00642E53" w:rsidP="00642E53">
      <w:pPr>
        <w:pStyle w:val="Lgende"/>
      </w:pPr>
      <w:bookmarkStart w:id="211" w:name="_Toc92432487"/>
      <w:r>
        <w:t xml:space="preserve">Tableau </w:t>
      </w:r>
      <w:r>
        <w:fldChar w:fldCharType="begin"/>
      </w:r>
      <w:r>
        <w:instrText xml:space="preserve"> SEQ Tableau \* ARABIC </w:instrText>
      </w:r>
      <w:r>
        <w:fldChar w:fldCharType="separate"/>
      </w:r>
      <w:r>
        <w:rPr>
          <w:noProof/>
        </w:rPr>
        <w:t>11</w:t>
      </w:r>
      <w:r>
        <w:fldChar w:fldCharType="end"/>
      </w:r>
      <w:r>
        <w:t xml:space="preserve"> : Évaluation des coûts d'exploitation de la plateforme technique</w:t>
      </w:r>
      <w:bookmarkEnd w:id="211"/>
    </w:p>
    <w:p w14:paraId="32FD83B1" w14:textId="395AA3D5" w:rsidR="00822504" w:rsidRPr="00642E53" w:rsidRDefault="00642E53" w:rsidP="000C08A7">
      <w:pPr>
        <w:rPr>
          <w:i/>
          <w:iCs/>
        </w:rPr>
      </w:pPr>
      <w:r w:rsidRPr="00642E53">
        <w:rPr>
          <w:i/>
          <w:iCs/>
        </w:rPr>
        <w:t>Source :</w:t>
      </w:r>
      <w:r>
        <w:t xml:space="preserve">  </w:t>
      </w:r>
      <w:r>
        <w:br/>
      </w:r>
      <w:r w:rsidR="000C08A7">
        <w:rPr>
          <w:i/>
          <w:iCs/>
        </w:rPr>
        <w:t xml:space="preserve">- </w:t>
      </w:r>
      <w:hyperlink r:id="rId32"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3"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212" w:name="_Toc92432221"/>
      <w:bookmarkStart w:id="213" w:name="_Toc92437718"/>
      <w:r>
        <w:lastRenderedPageBreak/>
        <w:t>ANALYSE DES ÉCARTS</w:t>
      </w:r>
      <w:bookmarkEnd w:id="212"/>
      <w:bookmarkEnd w:id="213"/>
    </w:p>
    <w:p w14:paraId="032A3CAC" w14:textId="7B709B94" w:rsidR="000C17C0" w:rsidRDefault="000C17C0" w:rsidP="000C17C0">
      <w:pPr>
        <w:pStyle w:val="Titre3"/>
      </w:pPr>
      <w:bookmarkStart w:id="214" w:name="_Toc92432222"/>
      <w:bookmarkStart w:id="215" w:name="_Toc92437719"/>
      <w:r>
        <w:t>Écarts d’architecture</w:t>
      </w:r>
      <w:bookmarkEnd w:id="214"/>
      <w:bookmarkEnd w:id="215"/>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216" w:name="_Toc92432223"/>
      <w:r>
        <w:t>Business</w:t>
      </w:r>
      <w:bookmarkEnd w:id="216"/>
    </w:p>
    <w:p w14:paraId="4A9FEB22" w14:textId="42ED65A6" w:rsidR="004F19FA" w:rsidRDefault="003C48E8" w:rsidP="003C48E8">
      <w:pPr>
        <w:jc w:val="both"/>
      </w:pPr>
      <w:r>
        <w:t>Bien que les processus métiers de l’entreprise soit peu amené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235E7B5" w:rsidR="004F19FA" w:rsidRDefault="004F19FA" w:rsidP="00FD053F">
      <w:pPr>
        <w:spacing w:after="360"/>
        <w:jc w:val="both"/>
      </w:pPr>
      <w:r>
        <w:t>Les processus métier du responsable informatique vont être révisés en automatisant les tâches techniques fastidieuse et en le laissant s’approprier de nouveaux processus à haute valeur ajoutée.</w:t>
      </w:r>
    </w:p>
    <w:p w14:paraId="69AB6BFF" w14:textId="739194F9" w:rsidR="00E87055" w:rsidRDefault="00E87055" w:rsidP="00E87055">
      <w:pPr>
        <w:pStyle w:val="Titre4"/>
      </w:pPr>
      <w:bookmarkStart w:id="217" w:name="_Toc92432224"/>
      <w:r>
        <w:t>Data</w:t>
      </w:r>
      <w:bookmarkEnd w:id="217"/>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218" w:name="_Toc92432225"/>
      <w:r>
        <w:t>Application</w:t>
      </w:r>
      <w:bookmarkEnd w:id="218"/>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back-end de services.</w:t>
      </w:r>
      <w:r w:rsidR="00C74C35">
        <w:t xml:space="preserve"> </w:t>
      </w:r>
    </w:p>
    <w:p w14:paraId="705D86C9" w14:textId="77BF55F5" w:rsidR="00572AA6" w:rsidRDefault="003931FF" w:rsidP="00FD053F">
      <w:pPr>
        <w:spacing w:after="360"/>
        <w:jc w:val="both"/>
      </w:pPr>
      <w:r>
        <w:t>Notons que la nouvelle base de données Aurora DB, déployée en tant que service (serverless) viendra en remplacement des différentes sources de données</w:t>
      </w:r>
      <w:r w:rsidR="00E72485">
        <w:t xml:space="preserve"> existante</w:t>
      </w:r>
      <w:r>
        <w:t>.</w:t>
      </w:r>
      <w:r w:rsidR="00B55D30">
        <w:t xml:space="preserve"> </w:t>
      </w:r>
    </w:p>
    <w:p w14:paraId="7CCC0356" w14:textId="6204D432" w:rsidR="00E87055" w:rsidRPr="003C48E8" w:rsidRDefault="00E87055" w:rsidP="00E87055">
      <w:pPr>
        <w:pStyle w:val="Titre4"/>
      </w:pPr>
      <w:bookmarkStart w:id="219" w:name="_Toc92432226"/>
      <w:r>
        <w:t>Technique</w:t>
      </w:r>
      <w:bookmarkEnd w:id="219"/>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Plus aucun serveur physique ne sera nécessaire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220" w:name="_Toc92432227"/>
      <w:bookmarkStart w:id="221" w:name="_Toc92437720"/>
      <w:r>
        <w:lastRenderedPageBreak/>
        <w:t>Risques</w:t>
      </w:r>
      <w:r w:rsidR="00E87055">
        <w:t xml:space="preserve"> de l’architecture</w:t>
      </w:r>
      <w:bookmarkEnd w:id="220"/>
      <w:bookmarkEnd w:id="221"/>
    </w:p>
    <w:p w14:paraId="346C7F3D" w14:textId="527D4FD9" w:rsidR="0070388E" w:rsidRDefault="0070388E" w:rsidP="0070388E">
      <w:pPr>
        <w:jc w:val="both"/>
      </w:pPr>
      <w:r>
        <w:t>Le catalogue ci-dessous référence les risques associé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Fréq</w:t>
            </w:r>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r w:rsidRPr="00075449">
              <w:rPr>
                <w:sz w:val="20"/>
                <w:szCs w:val="20"/>
              </w:rPr>
              <w:t>S</w:t>
            </w:r>
            <w:r w:rsidR="00075449" w:rsidRPr="00075449">
              <w:rPr>
                <w:sz w:val="20"/>
                <w:szCs w:val="20"/>
              </w:rPr>
              <w:t>eldom</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r w:rsidRPr="00075449">
              <w:rPr>
                <w:rFonts w:cstheme="minorHAnsi"/>
                <w:sz w:val="20"/>
                <w:szCs w:val="20"/>
              </w:rPr>
              <w:t>Unlikely</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r>
              <w:rPr>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r w:rsidRPr="00075449">
              <w:rPr>
                <w:rFonts w:cstheme="minorHAnsi"/>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r>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Catastrophic</w:t>
            </w:r>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Occasional</w:t>
            </w:r>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4AF597B1" w:rsidR="000A219C" w:rsidRDefault="000A219C">
      <w:pPr>
        <w:pStyle w:val="Lgende"/>
      </w:pPr>
      <w:bookmarkStart w:id="222" w:name="_Toc92432475"/>
      <w:r>
        <w:t xml:space="preserve">Figure </w:t>
      </w:r>
      <w:r>
        <w:fldChar w:fldCharType="begin"/>
      </w:r>
      <w:r>
        <w:instrText xml:space="preserve"> SEQ Figure \* ARABIC </w:instrText>
      </w:r>
      <w:r>
        <w:fldChar w:fldCharType="separate"/>
      </w:r>
      <w:r w:rsidR="00EC4716">
        <w:rPr>
          <w:noProof/>
        </w:rPr>
        <w:t>19</w:t>
      </w:r>
      <w:r>
        <w:fldChar w:fldCharType="end"/>
      </w:r>
      <w:r>
        <w:t xml:space="preserve"> : Catalogue d'évaluation des risques</w:t>
      </w:r>
      <w:bookmarkEnd w:id="222"/>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223" w:name="_Toc92432228"/>
      <w:bookmarkStart w:id="224" w:name="_Toc92437721"/>
      <w:r>
        <w:lastRenderedPageBreak/>
        <w:t>ARCHITECTURE DE TRANSITION</w:t>
      </w:r>
      <w:bookmarkEnd w:id="223"/>
      <w:bookmarkEnd w:id="224"/>
    </w:p>
    <w:p w14:paraId="0113D60D" w14:textId="77777777"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 Ces étapes se dérouleront tout au long de la période de 7 mois.</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Rédaction du backlog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672D9063" w:rsidR="00F0760F" w:rsidRDefault="00655400" w:rsidP="007E28D4">
      <w:pPr>
        <w:pStyle w:val="Paragraphedeliste"/>
        <w:numPr>
          <w:ilvl w:val="0"/>
          <w:numId w:val="37"/>
        </w:numPr>
        <w:jc w:val="both"/>
      </w:pPr>
      <w:r>
        <w:t>Synchronisation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30F647EC" w:rsidR="007B51C4" w:rsidRPr="007B51C4" w:rsidRDefault="002542F0" w:rsidP="00624835">
      <w:pPr>
        <w:spacing w:after="360"/>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les modèles de transition.</w:t>
      </w:r>
    </w:p>
    <w:p w14:paraId="7543CB7B" w14:textId="337C3BB0" w:rsidR="0035293E" w:rsidRDefault="000B568D" w:rsidP="006A7E40">
      <w:pPr>
        <w:pStyle w:val="Titre3"/>
      </w:pPr>
      <w:bookmarkStart w:id="225" w:name="_Toc92437722"/>
      <w:r>
        <w:t>Road</w:t>
      </w:r>
      <w:r w:rsidR="00B46E42">
        <w:t>m</w:t>
      </w:r>
      <w:r>
        <w:t>ap prévisionnelle</w:t>
      </w:r>
      <w:r w:rsidR="00D15A00">
        <w:t xml:space="preserve"> de transition</w:t>
      </w:r>
      <w:bookmarkEnd w:id="225"/>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226"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377E8761" w:rsidR="00EC4716" w:rsidRDefault="00EC4716" w:rsidP="00EC4716">
      <w:pPr>
        <w:pStyle w:val="Lgende"/>
        <w:jc w:val="left"/>
      </w:pPr>
      <w:r>
        <w:t xml:space="preserve">Figure </w:t>
      </w:r>
      <w:r>
        <w:fldChar w:fldCharType="begin"/>
      </w:r>
      <w:r>
        <w:instrText xml:space="preserve"> SEQ Figure \* ARABIC </w:instrText>
      </w:r>
      <w:r>
        <w:fldChar w:fldCharType="separate"/>
      </w:r>
      <w:r>
        <w:rPr>
          <w:noProof/>
        </w:rPr>
        <w:t>20</w:t>
      </w:r>
      <w:r>
        <w:fldChar w:fldCharType="end"/>
      </w:r>
      <w:r>
        <w:t xml:space="preserve"> : Roadmap prévisionnelle de la transition</w:t>
      </w:r>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227" w:name="_Toc92437723"/>
      <w:r>
        <w:lastRenderedPageBreak/>
        <w:t>Phase 1 : Migration vers l’outil de ticketing externe</w:t>
      </w:r>
      <w:bookmarkEnd w:id="226"/>
      <w:bookmarkEnd w:id="227"/>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72C202BE" w:rsidR="004C1EBE" w:rsidRPr="004C1EBE" w:rsidRDefault="0062065F" w:rsidP="0062065F">
      <w:pPr>
        <w:pStyle w:val="Lgende"/>
        <w:jc w:val="left"/>
      </w:pPr>
      <w:r>
        <w:t xml:space="preserve">Figure </w:t>
      </w:r>
      <w:r>
        <w:fldChar w:fldCharType="begin"/>
      </w:r>
      <w:r>
        <w:instrText xml:space="preserve"> SEQ Figure \* ARABIC </w:instrText>
      </w:r>
      <w:r>
        <w:fldChar w:fldCharType="separate"/>
      </w:r>
      <w:r w:rsidR="00EC4716">
        <w:rPr>
          <w:noProof/>
        </w:rPr>
        <w:t>21</w:t>
      </w:r>
      <w:r>
        <w:fldChar w:fldCharType="end"/>
      </w:r>
      <w:r>
        <w:t xml:space="preserve"> : Transition Architecture - Phase 1</w:t>
      </w:r>
    </w:p>
    <w:p w14:paraId="1BBB2B74" w14:textId="3283169A" w:rsidR="00914174" w:rsidRDefault="007B400E" w:rsidP="006C14C8">
      <w:pPr>
        <w:jc w:val="both"/>
      </w:pPr>
      <w:r>
        <w:t>La première phase de migration est à la fois la moins complexe et celle disposant du plus grand ROI.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37537892"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420374">
        <w:t xml:space="preserve"> </w:t>
      </w:r>
    </w:p>
    <w:p w14:paraId="69F5C8A7" w14:textId="33D7F39F" w:rsidR="000A109E" w:rsidRDefault="000A109E" w:rsidP="000A109E">
      <w:pPr>
        <w:pStyle w:val="Titre3"/>
      </w:pPr>
      <w:bookmarkStart w:id="228" w:name="_Toc92432230"/>
      <w:bookmarkStart w:id="229" w:name="_Toc92437724"/>
      <w:r>
        <w:lastRenderedPageBreak/>
        <w:t xml:space="preserve">Phase 2 : Migration du service commercial </w:t>
      </w:r>
      <w:r w:rsidR="009B4C9D">
        <w:t xml:space="preserve">et du service client </w:t>
      </w:r>
      <w:r>
        <w:t>sur la nouvelle Web App</w:t>
      </w:r>
      <w:bookmarkEnd w:id="228"/>
      <w:bookmarkEnd w:id="229"/>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7C8BB834" w:rsidR="00B24426" w:rsidRPr="00B24426" w:rsidRDefault="00B24426" w:rsidP="00B24426">
      <w:pPr>
        <w:pStyle w:val="Lgende"/>
        <w:jc w:val="left"/>
      </w:pPr>
      <w:r>
        <w:t xml:space="preserve">Figure </w:t>
      </w:r>
      <w:r>
        <w:fldChar w:fldCharType="begin"/>
      </w:r>
      <w:r>
        <w:instrText xml:space="preserve"> SEQ Figure \* ARABIC </w:instrText>
      </w:r>
      <w:r>
        <w:fldChar w:fldCharType="separate"/>
      </w:r>
      <w:r w:rsidR="00EC4716">
        <w:rPr>
          <w:noProof/>
        </w:rPr>
        <w:t>22</w:t>
      </w:r>
      <w:r>
        <w:fldChar w:fldCharType="end"/>
      </w:r>
      <w:r w:rsidRPr="00397340">
        <w:t xml:space="preserve"> : Transition Architecture - Phase </w:t>
      </w:r>
      <w:r>
        <w:t>2</w:t>
      </w:r>
    </w:p>
    <w:p w14:paraId="18E43823" w14:textId="2FDE98F3"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opérations du service client seront eux aussi concerné en partie par cette migration (lors de l’accès à l’outil de vente dans le cadre de leur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230" w:name="_Toc92432232"/>
      <w:bookmarkStart w:id="231" w:name="_Toc92437725"/>
      <w:r>
        <w:lastRenderedPageBreak/>
        <w:t xml:space="preserve">Phase </w:t>
      </w:r>
      <w:r w:rsidR="00110D51">
        <w:t>3</w:t>
      </w:r>
      <w:r>
        <w:t xml:space="preserve"> : Migration du service légal vers </w:t>
      </w:r>
      <w:r>
        <w:t xml:space="preserve">la Web </w:t>
      </w:r>
      <w:r>
        <w:t>A</w:t>
      </w:r>
      <w:r>
        <w:t>pp</w:t>
      </w:r>
      <w:bookmarkEnd w:id="230"/>
      <w:bookmarkEnd w:id="231"/>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56188B3A" w:rsidR="00CD4C9B" w:rsidRPr="00CD4C9B" w:rsidRDefault="00CD4C9B" w:rsidP="00CD4C9B">
      <w:pPr>
        <w:pStyle w:val="Lgende"/>
        <w:jc w:val="left"/>
      </w:pPr>
      <w:r>
        <w:t xml:space="preserve">Figure </w:t>
      </w:r>
      <w:r>
        <w:fldChar w:fldCharType="begin"/>
      </w:r>
      <w:r>
        <w:instrText xml:space="preserve"> SEQ Figure \* ARABIC </w:instrText>
      </w:r>
      <w:r>
        <w:fldChar w:fldCharType="separate"/>
      </w:r>
      <w:r w:rsidR="00EC4716">
        <w:rPr>
          <w:noProof/>
        </w:rPr>
        <w:t>23</w:t>
      </w:r>
      <w:r>
        <w:fldChar w:fldCharType="end"/>
      </w:r>
      <w:r w:rsidRPr="008221D5">
        <w:t xml:space="preserve"> : Transition Architecture - Phase </w:t>
      </w:r>
      <w:r>
        <w:t>3</w:t>
      </w:r>
    </w:p>
    <w:p w14:paraId="6168056A" w14:textId="24B84066" w:rsidR="00391AC7" w:rsidRPr="00391AC7" w:rsidRDefault="00E82B68" w:rsidP="00C81D9E">
      <w:pPr>
        <w:jc w:val="both"/>
      </w:pPr>
      <w:r>
        <w:t>La phase de migration du service légal se place dans la même lignée que les précédente et représente une nouvelle évolution des capacités de la web app. Une évaluation strict de la sensibilité des données et des arbitrages sur l’utilisation du cryptage seront nécessaire</w:t>
      </w:r>
      <w:r w:rsidR="00AA0A8D">
        <w:t xml:space="preserve"> au cours de la préparation du modèle de données</w:t>
      </w:r>
      <w:r>
        <w:t>.</w:t>
      </w:r>
    </w:p>
    <w:p w14:paraId="6710D299" w14:textId="77777777" w:rsidR="006D549D" w:rsidRDefault="0089281C" w:rsidP="005E225F">
      <w:pPr>
        <w:pStyle w:val="Titre3"/>
      </w:pPr>
      <w:bookmarkStart w:id="232" w:name="_Toc92432233"/>
      <w:bookmarkStart w:id="233" w:name="_Toc92437726"/>
      <w:r>
        <w:lastRenderedPageBreak/>
        <w:t xml:space="preserve">Phase </w:t>
      </w:r>
      <w:r w:rsidR="00110D51">
        <w:t>4</w:t>
      </w:r>
      <w:r>
        <w:t> : Migration du service facturation et des données comptable</w:t>
      </w:r>
      <w:r w:rsidR="00B0595F">
        <w:t>s</w:t>
      </w:r>
      <w:bookmarkEnd w:id="232"/>
      <w:bookmarkEnd w:id="233"/>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370546A8" w:rsidR="00345E98" w:rsidRDefault="005E225F" w:rsidP="005E225F">
      <w:pPr>
        <w:pStyle w:val="Lgende"/>
        <w:jc w:val="left"/>
      </w:pPr>
      <w:r>
        <w:t xml:space="preserve">Figure </w:t>
      </w:r>
      <w:r>
        <w:fldChar w:fldCharType="begin"/>
      </w:r>
      <w:r>
        <w:instrText xml:space="preserve"> SEQ Figure \* ARABIC </w:instrText>
      </w:r>
      <w:r>
        <w:fldChar w:fldCharType="separate"/>
      </w:r>
      <w:r w:rsidR="00EC4716">
        <w:rPr>
          <w:noProof/>
        </w:rPr>
        <w:t>24</w:t>
      </w:r>
      <w:r>
        <w:fldChar w:fldCharType="end"/>
      </w:r>
      <w:r w:rsidRPr="00421157">
        <w:t xml:space="preserve"> : Transition Architecture - Phase </w:t>
      </w:r>
      <w:r>
        <w:t>4</w:t>
      </w:r>
    </w:p>
    <w:p w14:paraId="57B33461" w14:textId="1BCB95DB" w:rsidR="00EA742B" w:rsidRDefault="00391AC7" w:rsidP="00D237E6">
      <w:pPr>
        <w:jc w:val="both"/>
      </w:pPr>
      <w:r>
        <w:t xml:space="preserve">La dernière phase de migration </w:t>
      </w:r>
      <w:r w:rsidR="00EA742B">
        <w:t xml:space="preserve">à proprement parlé </w:t>
      </w:r>
      <w:r>
        <w:t>concerne le service facturation dont les données sont les plus complexes à migrer</w:t>
      </w:r>
      <w:r w:rsidR="00CB7F1D">
        <w:t xml:space="preserve">. </w:t>
      </w:r>
    </w:p>
    <w:p w14:paraId="020A198E" w14:textId="73C43CFF" w:rsidR="00F77F5A" w:rsidRDefault="00F77F5A" w:rsidP="00136177">
      <w:pPr>
        <w:jc w:val="both"/>
      </w:pPr>
      <w:r>
        <w:t xml:space="preserve">Des tests renforcés </w:t>
      </w:r>
      <w:r w:rsidR="004F08DF">
        <w:t xml:space="preserve">seront </w:t>
      </w:r>
      <w:r w:rsidR="00D237E6">
        <w:t>nécessaires</w:t>
      </w:r>
      <w:r w:rsidR="004F08DF">
        <w:t xml:space="preserve"> afin de s’assurer que les données comptables seront correctement migrées.</w:t>
      </w:r>
    </w:p>
    <w:p w14:paraId="498B289E" w14:textId="6A25B4F6" w:rsidR="00EA742B" w:rsidRDefault="00345E98" w:rsidP="00EA742B">
      <w:pPr>
        <w:pStyle w:val="Titre3"/>
      </w:pPr>
      <w:bookmarkStart w:id="234" w:name="_Toc92437727"/>
      <w:r>
        <w:lastRenderedPageBreak/>
        <w:t xml:space="preserve">Phase </w:t>
      </w:r>
      <w:r w:rsidR="00110D51">
        <w:t>5</w:t>
      </w:r>
      <w:r>
        <w:t> : Décommissionnement des anciens outils et machines</w:t>
      </w:r>
      <w:bookmarkEnd w:id="234"/>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235" w:name="_Toc87808942"/>
      <w:bookmarkStart w:id="236" w:name="_Hlk78113879"/>
      <w:bookmarkStart w:id="237" w:name="_Toc92432234"/>
      <w:bookmarkStart w:id="238" w:name="_Toc92437728"/>
      <w:r>
        <w:lastRenderedPageBreak/>
        <w:t>ANNEXES</w:t>
      </w:r>
      <w:bookmarkEnd w:id="237"/>
      <w:bookmarkEnd w:id="238"/>
    </w:p>
    <w:p w14:paraId="7F23867D" w14:textId="77777777" w:rsidR="00120212" w:rsidRDefault="00120212" w:rsidP="00120212">
      <w:pPr>
        <w:pStyle w:val="Titre2"/>
      </w:pPr>
      <w:bookmarkStart w:id="239" w:name="_Toc92432235"/>
      <w:bookmarkStart w:id="240" w:name="_Toc92437729"/>
      <w:r>
        <w:t>Modèle de classification des risques</w:t>
      </w:r>
      <w:bookmarkEnd w:id="239"/>
      <w:bookmarkEnd w:id="240"/>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 xml:space="preserve">définie par les publication de l’OpenGroup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1A343718" w:rsidR="00120212" w:rsidRDefault="00120212" w:rsidP="00120212">
      <w:pPr>
        <w:pStyle w:val="Lgende"/>
        <w:jc w:val="left"/>
      </w:pPr>
      <w:bookmarkStart w:id="241" w:name="_Toc92432476"/>
      <w:r>
        <w:t xml:space="preserve">Figure </w:t>
      </w:r>
      <w:r>
        <w:fldChar w:fldCharType="begin"/>
      </w:r>
      <w:r>
        <w:instrText xml:space="preserve"> SEQ Figure \* ARABIC </w:instrText>
      </w:r>
      <w:r>
        <w:fldChar w:fldCharType="separate"/>
      </w:r>
      <w:r w:rsidR="00EC4716">
        <w:rPr>
          <w:noProof/>
        </w:rPr>
        <w:t>25</w:t>
      </w:r>
      <w:r>
        <w:fldChar w:fldCharType="end"/>
      </w:r>
      <w:r>
        <w:t xml:space="preserve"> : Modèle TOGAF d'évaluation des risques</w:t>
      </w:r>
      <w:bookmarkEnd w:id="241"/>
    </w:p>
    <w:p w14:paraId="32D87783" w14:textId="3B0A14FC" w:rsidR="00120212" w:rsidRPr="00120212" w:rsidRDefault="00120212" w:rsidP="00120212">
      <w:r>
        <w:t xml:space="preserve">Source :  </w:t>
      </w:r>
      <w:hyperlink r:id="rId40" w:history="1">
        <w:r w:rsidRPr="00A00457">
          <w:rPr>
            <w:rStyle w:val="Lienhypertexte"/>
          </w:rPr>
          <w:t>https://pubs.opengroup.org/architecture/togaf9-doc/arch/chap27.html</w:t>
        </w:r>
      </w:hyperlink>
      <w:r>
        <w:t xml:space="preserve"> </w:t>
      </w:r>
    </w:p>
    <w:p w14:paraId="740649A5" w14:textId="55A7A1D8" w:rsidR="00120212" w:rsidRDefault="00120212" w:rsidP="00120212">
      <w:r>
        <w:t xml:space="preserve"> </w:t>
      </w:r>
      <w:r>
        <w:br w:type="page"/>
      </w:r>
    </w:p>
    <w:p w14:paraId="487CBEB7" w14:textId="0B771FA9" w:rsidR="003835FB" w:rsidRPr="002858CD" w:rsidRDefault="003835FB" w:rsidP="003835FB">
      <w:pPr>
        <w:pStyle w:val="Titre1"/>
      </w:pPr>
      <w:bookmarkStart w:id="242" w:name="_Toc92432236"/>
      <w:bookmarkStart w:id="243" w:name="_Toc92437730"/>
      <w:r w:rsidRPr="00352A07">
        <w:lastRenderedPageBreak/>
        <w:t>APPROBATIONS</w:t>
      </w:r>
      <w:bookmarkEnd w:id="235"/>
      <w:bookmarkEnd w:id="242"/>
      <w:bookmarkEnd w:id="243"/>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David Evan</w:t>
            </w:r>
          </w:p>
        </w:tc>
        <w:tc>
          <w:tcPr>
            <w:tcW w:w="2268" w:type="dxa"/>
            <w:tcBorders>
              <w:top w:val="single" w:sz="4" w:space="0" w:color="auto"/>
              <w:left w:val="nil"/>
              <w:bottom w:val="single" w:sz="4" w:space="0" w:color="auto"/>
              <w:right w:val="single" w:sz="4" w:space="0" w:color="auto"/>
            </w:tcBorders>
            <w:vAlign w:val="center"/>
          </w:tcPr>
          <w:p w14:paraId="75133431" w14:textId="36C8C2BC" w:rsidR="007E3BF4" w:rsidRDefault="007E3BF4" w:rsidP="007E3BF4">
            <w:pPr>
              <w:spacing w:after="0" w:line="240" w:lineRule="auto"/>
            </w:pPr>
            <w:r>
              <w:fldChar w:fldCharType="begin"/>
            </w:r>
            <w:r>
              <w:instrText xml:space="preserve"> TIME \@ "dd/MM/yyyy" </w:instrText>
            </w:r>
            <w:r>
              <w:fldChar w:fldCharType="separate"/>
            </w:r>
            <w:r w:rsidR="00282FF6">
              <w:rPr>
                <w:noProof/>
              </w:rPr>
              <w:t>07/01/2022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42E1BDF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4E2CBB49" w:rsidR="003835FB" w:rsidRDefault="003835FB" w:rsidP="003835FB">
      <w:pPr>
        <w:pStyle w:val="Lgende"/>
      </w:pPr>
      <w:bookmarkStart w:id="244" w:name="_Toc92432488"/>
      <w:r>
        <w:t xml:space="preserve">Tableau </w:t>
      </w:r>
      <w:r w:rsidR="000155D2">
        <w:fldChar w:fldCharType="begin"/>
      </w:r>
      <w:r w:rsidR="000155D2">
        <w:instrText xml:space="preserve"> SEQ Tableau \* ARABIC </w:instrText>
      </w:r>
      <w:r w:rsidR="000155D2">
        <w:fldChar w:fldCharType="separate"/>
      </w:r>
      <w:r w:rsidR="00642E53">
        <w:rPr>
          <w:noProof/>
        </w:rPr>
        <w:t>12</w:t>
      </w:r>
      <w:r w:rsidR="000155D2">
        <w:rPr>
          <w:noProof/>
        </w:rPr>
        <w:fldChar w:fldCharType="end"/>
      </w:r>
      <w:del w:id="245" w:author="David EVAN" w:date="2022-01-03T20:18:00Z">
        <w:r w:rsidDel="00981EC6">
          <w:delText xml:space="preserve"> </w:delText>
        </w:r>
      </w:del>
      <w:ins w:id="246" w:author="David EVAN" w:date="2022-01-03T20:18:00Z">
        <w:r w:rsidR="00981EC6">
          <w:t> :</w:t>
        </w:r>
      </w:ins>
      <w:del w:id="247" w:author="David EVAN" w:date="2022-01-03T20:18:00Z">
        <w:r w:rsidDel="00981EC6">
          <w:delText>-</w:delText>
        </w:r>
      </w:del>
      <w:r>
        <w:t xml:space="preserve"> </w:t>
      </w:r>
      <w:r w:rsidRPr="00EB2833">
        <w:t xml:space="preserve">Approbation </w:t>
      </w:r>
      <w:r>
        <w:t>du document de définition de l'architecture</w:t>
      </w:r>
      <w:bookmarkEnd w:id="244"/>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248" w:name="_Toc92432237"/>
      <w:bookmarkStart w:id="249" w:name="_Toc92437731"/>
      <w:r>
        <w:lastRenderedPageBreak/>
        <w:t>TABLES DES RÉFÉRENCES</w:t>
      </w:r>
      <w:bookmarkEnd w:id="248"/>
      <w:bookmarkEnd w:id="249"/>
    </w:p>
    <w:p w14:paraId="118B13FF" w14:textId="77777777" w:rsidR="008447DF" w:rsidRDefault="008447DF" w:rsidP="008447DF">
      <w:pPr>
        <w:pStyle w:val="Titre2"/>
      </w:pPr>
      <w:bookmarkStart w:id="250" w:name="_Toc78113519"/>
      <w:bookmarkStart w:id="251" w:name="_Toc78113743"/>
      <w:bookmarkStart w:id="252" w:name="_Toc92432238"/>
      <w:bookmarkStart w:id="253" w:name="_Toc92437732"/>
      <w:bookmarkEnd w:id="236"/>
      <w:r>
        <w:t>Figures</w:t>
      </w:r>
      <w:bookmarkEnd w:id="250"/>
      <w:bookmarkEnd w:id="251"/>
      <w:bookmarkEnd w:id="252"/>
      <w:bookmarkEnd w:id="253"/>
    </w:p>
    <w:p w14:paraId="589B55B3" w14:textId="59F22CED" w:rsidR="0005026D" w:rsidRPr="0005026D" w:rsidRDefault="001738B9">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"Figure" </w:instrText>
      </w:r>
      <w:r w:rsidRPr="0005026D">
        <w:rPr>
          <w:sz w:val="20"/>
          <w:szCs w:val="20"/>
        </w:rPr>
        <w:fldChar w:fldCharType="separate"/>
      </w:r>
      <w:hyperlink w:anchor="_Toc92432457" w:history="1">
        <w:r w:rsidR="0005026D" w:rsidRPr="0005026D">
          <w:rPr>
            <w:rStyle w:val="Lienhypertexte"/>
            <w:noProof/>
            <w:sz w:val="20"/>
            <w:szCs w:val="20"/>
          </w:rPr>
          <w:t>Figure 1 : Baseline Architecture - Cartographie des départements, des processus et des acteurs.</w:t>
        </w:r>
        <w:r w:rsidR="0005026D" w:rsidRPr="0005026D">
          <w:rPr>
            <w:noProof/>
            <w:webHidden/>
            <w:sz w:val="20"/>
            <w:szCs w:val="20"/>
          </w:rPr>
          <w:tab/>
        </w:r>
        <w:r w:rsidR="0005026D" w:rsidRPr="0005026D">
          <w:rPr>
            <w:noProof/>
            <w:webHidden/>
            <w:sz w:val="20"/>
            <w:szCs w:val="20"/>
          </w:rPr>
          <w:fldChar w:fldCharType="begin"/>
        </w:r>
        <w:r w:rsidR="0005026D" w:rsidRPr="0005026D">
          <w:rPr>
            <w:noProof/>
            <w:webHidden/>
            <w:sz w:val="20"/>
            <w:szCs w:val="20"/>
          </w:rPr>
          <w:instrText xml:space="preserve"> PAGEREF _Toc92432457 \h </w:instrText>
        </w:r>
        <w:r w:rsidR="0005026D" w:rsidRPr="0005026D">
          <w:rPr>
            <w:noProof/>
            <w:webHidden/>
            <w:sz w:val="20"/>
            <w:szCs w:val="20"/>
          </w:rPr>
        </w:r>
        <w:r w:rsidR="0005026D" w:rsidRPr="0005026D">
          <w:rPr>
            <w:noProof/>
            <w:webHidden/>
            <w:sz w:val="20"/>
            <w:szCs w:val="20"/>
          </w:rPr>
          <w:fldChar w:fldCharType="separate"/>
        </w:r>
        <w:r w:rsidR="0005026D" w:rsidRPr="0005026D">
          <w:rPr>
            <w:noProof/>
            <w:webHidden/>
            <w:sz w:val="20"/>
            <w:szCs w:val="20"/>
          </w:rPr>
          <w:t>8</w:t>
        </w:r>
        <w:r w:rsidR="0005026D" w:rsidRPr="0005026D">
          <w:rPr>
            <w:noProof/>
            <w:webHidden/>
            <w:sz w:val="20"/>
            <w:szCs w:val="20"/>
          </w:rPr>
          <w:fldChar w:fldCharType="end"/>
        </w:r>
      </w:hyperlink>
    </w:p>
    <w:p w14:paraId="5A338ADE" w14:textId="2251E5B1" w:rsidR="0005026D" w:rsidRPr="0005026D" w:rsidRDefault="0005026D">
      <w:pPr>
        <w:pStyle w:val="Tabledesillustrations"/>
        <w:tabs>
          <w:tab w:val="right" w:leader="dot" w:pos="9350"/>
        </w:tabs>
        <w:rPr>
          <w:rFonts w:eastAsiaTheme="minorEastAsia"/>
          <w:noProof/>
          <w:sz w:val="20"/>
          <w:szCs w:val="20"/>
        </w:rPr>
      </w:pPr>
      <w:hyperlink w:anchor="_Toc92432458" w:history="1">
        <w:r w:rsidRPr="0005026D">
          <w:rPr>
            <w:rStyle w:val="Lienhypertexte"/>
            <w:noProof/>
            <w:sz w:val="20"/>
            <w:szCs w:val="20"/>
          </w:rPr>
          <w:t>Figure 2 : Business Baseline Architecture - Répondre à un client</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_Toc92432458 \h </w:instrText>
        </w:r>
        <w:r w:rsidRPr="0005026D">
          <w:rPr>
            <w:noProof/>
            <w:webHidden/>
            <w:sz w:val="20"/>
            <w:szCs w:val="20"/>
          </w:rPr>
        </w:r>
        <w:r w:rsidRPr="0005026D">
          <w:rPr>
            <w:noProof/>
            <w:webHidden/>
            <w:sz w:val="20"/>
            <w:szCs w:val="20"/>
          </w:rPr>
          <w:fldChar w:fldCharType="separate"/>
        </w:r>
        <w:r w:rsidRPr="0005026D">
          <w:rPr>
            <w:noProof/>
            <w:webHidden/>
            <w:sz w:val="20"/>
            <w:szCs w:val="20"/>
          </w:rPr>
          <w:t>9</w:t>
        </w:r>
        <w:r w:rsidRPr="0005026D">
          <w:rPr>
            <w:noProof/>
            <w:webHidden/>
            <w:sz w:val="20"/>
            <w:szCs w:val="20"/>
          </w:rPr>
          <w:fldChar w:fldCharType="end"/>
        </w:r>
      </w:hyperlink>
    </w:p>
    <w:p w14:paraId="0663547F" w14:textId="0F717161" w:rsidR="0005026D" w:rsidRPr="0005026D" w:rsidRDefault="0005026D">
      <w:pPr>
        <w:pStyle w:val="Tabledesillustrations"/>
        <w:tabs>
          <w:tab w:val="right" w:leader="dot" w:pos="9350"/>
        </w:tabs>
        <w:rPr>
          <w:rFonts w:eastAsiaTheme="minorEastAsia"/>
          <w:noProof/>
          <w:sz w:val="20"/>
          <w:szCs w:val="20"/>
        </w:rPr>
      </w:pPr>
      <w:hyperlink w:anchor="_Toc92432459" w:history="1">
        <w:r w:rsidRPr="0005026D">
          <w:rPr>
            <w:rStyle w:val="Lienhypertexte"/>
            <w:noProof/>
            <w:sz w:val="20"/>
            <w:szCs w:val="20"/>
          </w:rPr>
          <w:t>Figure 3 : Business Baseline Architecture - Enquêter</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_Toc92432459 \h </w:instrText>
        </w:r>
        <w:r w:rsidRPr="0005026D">
          <w:rPr>
            <w:noProof/>
            <w:webHidden/>
            <w:sz w:val="20"/>
            <w:szCs w:val="20"/>
          </w:rPr>
        </w:r>
        <w:r w:rsidRPr="0005026D">
          <w:rPr>
            <w:noProof/>
            <w:webHidden/>
            <w:sz w:val="20"/>
            <w:szCs w:val="20"/>
          </w:rPr>
          <w:fldChar w:fldCharType="separate"/>
        </w:r>
        <w:r w:rsidRPr="0005026D">
          <w:rPr>
            <w:noProof/>
            <w:webHidden/>
            <w:sz w:val="20"/>
            <w:szCs w:val="20"/>
          </w:rPr>
          <w:t>10</w:t>
        </w:r>
        <w:r w:rsidRPr="0005026D">
          <w:rPr>
            <w:noProof/>
            <w:webHidden/>
            <w:sz w:val="20"/>
            <w:szCs w:val="20"/>
          </w:rPr>
          <w:fldChar w:fldCharType="end"/>
        </w:r>
      </w:hyperlink>
    </w:p>
    <w:p w14:paraId="2BAD4A8E" w14:textId="21ECC49E" w:rsidR="0005026D" w:rsidRPr="0005026D" w:rsidRDefault="0005026D">
      <w:pPr>
        <w:pStyle w:val="Tabledesillustrations"/>
        <w:tabs>
          <w:tab w:val="right" w:leader="dot" w:pos="9350"/>
        </w:tabs>
        <w:rPr>
          <w:rFonts w:eastAsiaTheme="minorEastAsia"/>
          <w:noProof/>
          <w:sz w:val="20"/>
          <w:szCs w:val="20"/>
        </w:rPr>
      </w:pPr>
      <w:hyperlink w:anchor="_Toc92432460" w:history="1">
        <w:r w:rsidRPr="0005026D">
          <w:rPr>
            <w:rStyle w:val="Lienhypertexte"/>
            <w:noProof/>
            <w:sz w:val="20"/>
            <w:szCs w:val="20"/>
          </w:rPr>
          <w:t>Figure 4 : Business Baseline Architecture - Établir un contrat</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_Toc92432460 \h </w:instrText>
        </w:r>
        <w:r w:rsidRPr="0005026D">
          <w:rPr>
            <w:noProof/>
            <w:webHidden/>
            <w:sz w:val="20"/>
            <w:szCs w:val="20"/>
          </w:rPr>
        </w:r>
        <w:r w:rsidRPr="0005026D">
          <w:rPr>
            <w:noProof/>
            <w:webHidden/>
            <w:sz w:val="20"/>
            <w:szCs w:val="20"/>
          </w:rPr>
          <w:fldChar w:fldCharType="separate"/>
        </w:r>
        <w:r w:rsidRPr="0005026D">
          <w:rPr>
            <w:noProof/>
            <w:webHidden/>
            <w:sz w:val="20"/>
            <w:szCs w:val="20"/>
          </w:rPr>
          <w:t>11</w:t>
        </w:r>
        <w:r w:rsidRPr="0005026D">
          <w:rPr>
            <w:noProof/>
            <w:webHidden/>
            <w:sz w:val="20"/>
            <w:szCs w:val="20"/>
          </w:rPr>
          <w:fldChar w:fldCharType="end"/>
        </w:r>
      </w:hyperlink>
    </w:p>
    <w:p w14:paraId="3211E8D4" w14:textId="5D9F9C18" w:rsidR="0005026D" w:rsidRPr="0005026D" w:rsidRDefault="0005026D">
      <w:pPr>
        <w:pStyle w:val="Tabledesillustrations"/>
        <w:tabs>
          <w:tab w:val="right" w:leader="dot" w:pos="9350"/>
        </w:tabs>
        <w:rPr>
          <w:rFonts w:eastAsiaTheme="minorEastAsia"/>
          <w:noProof/>
          <w:sz w:val="20"/>
          <w:szCs w:val="20"/>
        </w:rPr>
      </w:pPr>
      <w:hyperlink w:anchor="_Toc92432461" w:history="1">
        <w:r w:rsidRPr="0005026D">
          <w:rPr>
            <w:rStyle w:val="Lienhypertexte"/>
            <w:noProof/>
            <w:sz w:val="20"/>
            <w:szCs w:val="20"/>
          </w:rPr>
          <w:t>Figure 5 : Business Baseline Architecture - Établir une facture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_Toc92432461 \h </w:instrText>
        </w:r>
        <w:r w:rsidRPr="0005026D">
          <w:rPr>
            <w:noProof/>
            <w:webHidden/>
            <w:sz w:val="20"/>
            <w:szCs w:val="20"/>
          </w:rPr>
        </w:r>
        <w:r w:rsidRPr="0005026D">
          <w:rPr>
            <w:noProof/>
            <w:webHidden/>
            <w:sz w:val="20"/>
            <w:szCs w:val="20"/>
          </w:rPr>
          <w:fldChar w:fldCharType="separate"/>
        </w:r>
        <w:r w:rsidRPr="0005026D">
          <w:rPr>
            <w:noProof/>
            <w:webHidden/>
            <w:sz w:val="20"/>
            <w:szCs w:val="20"/>
          </w:rPr>
          <w:t>12</w:t>
        </w:r>
        <w:r w:rsidRPr="0005026D">
          <w:rPr>
            <w:noProof/>
            <w:webHidden/>
            <w:sz w:val="20"/>
            <w:szCs w:val="20"/>
          </w:rPr>
          <w:fldChar w:fldCharType="end"/>
        </w:r>
      </w:hyperlink>
    </w:p>
    <w:p w14:paraId="741DCC2D" w14:textId="32BFD426" w:rsidR="0005026D" w:rsidRPr="0005026D" w:rsidRDefault="0005026D">
      <w:pPr>
        <w:pStyle w:val="Tabledesillustrations"/>
        <w:tabs>
          <w:tab w:val="right" w:leader="dot" w:pos="9350"/>
        </w:tabs>
        <w:rPr>
          <w:rFonts w:eastAsiaTheme="minorEastAsia"/>
          <w:noProof/>
          <w:sz w:val="20"/>
          <w:szCs w:val="20"/>
        </w:rPr>
      </w:pPr>
      <w:hyperlink w:anchor="_Toc92432462" w:history="1">
        <w:r w:rsidRPr="0005026D">
          <w:rPr>
            <w:rStyle w:val="Lienhypertexte"/>
            <w:noProof/>
            <w:sz w:val="20"/>
            <w:szCs w:val="20"/>
          </w:rPr>
          <w:t>Figure 6 : Business Baseline Architecture - Définir une stratégie commerciale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_Toc92432462 \h </w:instrText>
        </w:r>
        <w:r w:rsidRPr="0005026D">
          <w:rPr>
            <w:noProof/>
            <w:webHidden/>
            <w:sz w:val="20"/>
            <w:szCs w:val="20"/>
          </w:rPr>
        </w:r>
        <w:r w:rsidRPr="0005026D">
          <w:rPr>
            <w:noProof/>
            <w:webHidden/>
            <w:sz w:val="20"/>
            <w:szCs w:val="20"/>
          </w:rPr>
          <w:fldChar w:fldCharType="separate"/>
        </w:r>
        <w:r w:rsidRPr="0005026D">
          <w:rPr>
            <w:noProof/>
            <w:webHidden/>
            <w:sz w:val="20"/>
            <w:szCs w:val="20"/>
          </w:rPr>
          <w:t>13</w:t>
        </w:r>
        <w:r w:rsidRPr="0005026D">
          <w:rPr>
            <w:noProof/>
            <w:webHidden/>
            <w:sz w:val="20"/>
            <w:szCs w:val="20"/>
          </w:rPr>
          <w:fldChar w:fldCharType="end"/>
        </w:r>
      </w:hyperlink>
    </w:p>
    <w:p w14:paraId="362EDF45" w14:textId="521E0C17" w:rsidR="0005026D" w:rsidRPr="0005026D" w:rsidRDefault="0005026D">
      <w:pPr>
        <w:pStyle w:val="Tabledesillustrations"/>
        <w:tabs>
          <w:tab w:val="right" w:leader="dot" w:pos="9350"/>
        </w:tabs>
        <w:rPr>
          <w:rFonts w:eastAsiaTheme="minorEastAsia"/>
          <w:noProof/>
          <w:sz w:val="20"/>
          <w:szCs w:val="20"/>
        </w:rPr>
      </w:pPr>
      <w:hyperlink w:anchor="_Toc92432463" w:history="1">
        <w:r w:rsidRPr="0005026D">
          <w:rPr>
            <w:rStyle w:val="Lienhypertexte"/>
            <w:noProof/>
            <w:sz w:val="20"/>
            <w:szCs w:val="20"/>
          </w:rPr>
          <w:t>Figure 7 : Business Baseline Architecture - Prospecter des clients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_Toc92432463 \h </w:instrText>
        </w:r>
        <w:r w:rsidRPr="0005026D">
          <w:rPr>
            <w:noProof/>
            <w:webHidden/>
            <w:sz w:val="20"/>
            <w:szCs w:val="20"/>
          </w:rPr>
        </w:r>
        <w:r w:rsidRPr="0005026D">
          <w:rPr>
            <w:noProof/>
            <w:webHidden/>
            <w:sz w:val="20"/>
            <w:szCs w:val="20"/>
          </w:rPr>
          <w:fldChar w:fldCharType="separate"/>
        </w:r>
        <w:r w:rsidRPr="0005026D">
          <w:rPr>
            <w:noProof/>
            <w:webHidden/>
            <w:sz w:val="20"/>
            <w:szCs w:val="20"/>
          </w:rPr>
          <w:t>14</w:t>
        </w:r>
        <w:r w:rsidRPr="0005026D">
          <w:rPr>
            <w:noProof/>
            <w:webHidden/>
            <w:sz w:val="20"/>
            <w:szCs w:val="20"/>
          </w:rPr>
          <w:fldChar w:fldCharType="end"/>
        </w:r>
      </w:hyperlink>
    </w:p>
    <w:p w14:paraId="3F383CE6" w14:textId="4813930D" w:rsidR="0005026D" w:rsidRPr="0005026D" w:rsidRDefault="0005026D">
      <w:pPr>
        <w:pStyle w:val="Tabledesillustrations"/>
        <w:tabs>
          <w:tab w:val="right" w:leader="dot" w:pos="9350"/>
        </w:tabs>
        <w:rPr>
          <w:rFonts w:eastAsiaTheme="minorEastAsia"/>
          <w:noProof/>
          <w:sz w:val="20"/>
          <w:szCs w:val="20"/>
        </w:rPr>
      </w:pPr>
      <w:hyperlink w:anchor="_Toc92432464" w:history="1">
        <w:r w:rsidRPr="0005026D">
          <w:rPr>
            <w:rStyle w:val="Lienhypertexte"/>
            <w:noProof/>
            <w:sz w:val="20"/>
            <w:szCs w:val="20"/>
          </w:rPr>
          <w:t>Figure 8 : Business Baseline Architecture - Vendre un produit d'assurance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_Toc92432464 \h </w:instrText>
        </w:r>
        <w:r w:rsidRPr="0005026D">
          <w:rPr>
            <w:noProof/>
            <w:webHidden/>
            <w:sz w:val="20"/>
            <w:szCs w:val="20"/>
          </w:rPr>
        </w:r>
        <w:r w:rsidRPr="0005026D">
          <w:rPr>
            <w:noProof/>
            <w:webHidden/>
            <w:sz w:val="20"/>
            <w:szCs w:val="20"/>
          </w:rPr>
          <w:fldChar w:fldCharType="separate"/>
        </w:r>
        <w:r w:rsidRPr="0005026D">
          <w:rPr>
            <w:noProof/>
            <w:webHidden/>
            <w:sz w:val="20"/>
            <w:szCs w:val="20"/>
          </w:rPr>
          <w:t>15</w:t>
        </w:r>
        <w:r w:rsidRPr="0005026D">
          <w:rPr>
            <w:noProof/>
            <w:webHidden/>
            <w:sz w:val="20"/>
            <w:szCs w:val="20"/>
          </w:rPr>
          <w:fldChar w:fldCharType="end"/>
        </w:r>
      </w:hyperlink>
    </w:p>
    <w:p w14:paraId="6B850D6F" w14:textId="6F46F9C8" w:rsidR="0005026D" w:rsidRPr="0005026D" w:rsidRDefault="0005026D">
      <w:pPr>
        <w:pStyle w:val="Tabledesillustrations"/>
        <w:tabs>
          <w:tab w:val="right" w:leader="dot" w:pos="9350"/>
        </w:tabs>
        <w:rPr>
          <w:rFonts w:eastAsiaTheme="minorEastAsia"/>
          <w:noProof/>
          <w:sz w:val="20"/>
          <w:szCs w:val="20"/>
        </w:rPr>
      </w:pPr>
      <w:hyperlink w:anchor="_Toc92432465" w:history="1">
        <w:r w:rsidRPr="0005026D">
          <w:rPr>
            <w:rStyle w:val="Lienhypertexte"/>
            <w:noProof/>
            <w:sz w:val="20"/>
            <w:szCs w:val="20"/>
          </w:rPr>
          <w:t>Figure 9 : Business Baseline Architecture - Sauvegarder quotidiennement les données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_Toc92432465 \h </w:instrText>
        </w:r>
        <w:r w:rsidRPr="0005026D">
          <w:rPr>
            <w:noProof/>
            <w:webHidden/>
            <w:sz w:val="20"/>
            <w:szCs w:val="20"/>
          </w:rPr>
        </w:r>
        <w:r w:rsidRPr="0005026D">
          <w:rPr>
            <w:noProof/>
            <w:webHidden/>
            <w:sz w:val="20"/>
            <w:szCs w:val="20"/>
          </w:rPr>
          <w:fldChar w:fldCharType="separate"/>
        </w:r>
        <w:r w:rsidRPr="0005026D">
          <w:rPr>
            <w:noProof/>
            <w:webHidden/>
            <w:sz w:val="20"/>
            <w:szCs w:val="20"/>
          </w:rPr>
          <w:t>16</w:t>
        </w:r>
        <w:r w:rsidRPr="0005026D">
          <w:rPr>
            <w:noProof/>
            <w:webHidden/>
            <w:sz w:val="20"/>
            <w:szCs w:val="20"/>
          </w:rPr>
          <w:fldChar w:fldCharType="end"/>
        </w:r>
      </w:hyperlink>
    </w:p>
    <w:p w14:paraId="6A6138E8" w14:textId="57B7707E" w:rsidR="0005026D" w:rsidRPr="0005026D" w:rsidRDefault="0005026D">
      <w:pPr>
        <w:pStyle w:val="Tabledesillustrations"/>
        <w:tabs>
          <w:tab w:val="right" w:leader="dot" w:pos="9350"/>
        </w:tabs>
        <w:rPr>
          <w:rFonts w:eastAsiaTheme="minorEastAsia"/>
          <w:noProof/>
          <w:sz w:val="20"/>
          <w:szCs w:val="20"/>
        </w:rPr>
      </w:pPr>
      <w:hyperlink w:anchor="_Toc92432466" w:history="1">
        <w:r w:rsidRPr="0005026D">
          <w:rPr>
            <w:rStyle w:val="Lienhypertexte"/>
            <w:noProof/>
            <w:sz w:val="20"/>
            <w:szCs w:val="20"/>
          </w:rPr>
          <w:t>Figure 10 : Data Baseline Architecture - Cartographie des données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_Toc92432466 \h </w:instrText>
        </w:r>
        <w:r w:rsidRPr="0005026D">
          <w:rPr>
            <w:noProof/>
            <w:webHidden/>
            <w:sz w:val="20"/>
            <w:szCs w:val="20"/>
          </w:rPr>
        </w:r>
        <w:r w:rsidRPr="0005026D">
          <w:rPr>
            <w:noProof/>
            <w:webHidden/>
            <w:sz w:val="20"/>
            <w:szCs w:val="20"/>
          </w:rPr>
          <w:fldChar w:fldCharType="separate"/>
        </w:r>
        <w:r w:rsidRPr="0005026D">
          <w:rPr>
            <w:noProof/>
            <w:webHidden/>
            <w:sz w:val="20"/>
            <w:szCs w:val="20"/>
          </w:rPr>
          <w:t>18</w:t>
        </w:r>
        <w:r w:rsidRPr="0005026D">
          <w:rPr>
            <w:noProof/>
            <w:webHidden/>
            <w:sz w:val="20"/>
            <w:szCs w:val="20"/>
          </w:rPr>
          <w:fldChar w:fldCharType="end"/>
        </w:r>
      </w:hyperlink>
    </w:p>
    <w:p w14:paraId="2ED1178A" w14:textId="0EEB54E0" w:rsidR="0005026D" w:rsidRPr="0005026D" w:rsidRDefault="0005026D">
      <w:pPr>
        <w:pStyle w:val="Tabledesillustrations"/>
        <w:tabs>
          <w:tab w:val="right" w:leader="dot" w:pos="9350"/>
        </w:tabs>
        <w:rPr>
          <w:rFonts w:eastAsiaTheme="minorEastAsia"/>
          <w:noProof/>
          <w:sz w:val="20"/>
          <w:szCs w:val="20"/>
        </w:rPr>
      </w:pPr>
      <w:hyperlink w:anchor="_Toc92432467" w:history="1">
        <w:r w:rsidRPr="0005026D">
          <w:rPr>
            <w:rStyle w:val="Lienhypertexte"/>
            <w:noProof/>
            <w:sz w:val="20"/>
            <w:szCs w:val="20"/>
          </w:rPr>
          <w:t>Figure 11 : Application Baseline Architecture - Cartographie des applicatifs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_Toc92432467 \h </w:instrText>
        </w:r>
        <w:r w:rsidRPr="0005026D">
          <w:rPr>
            <w:noProof/>
            <w:webHidden/>
            <w:sz w:val="20"/>
            <w:szCs w:val="20"/>
          </w:rPr>
        </w:r>
        <w:r w:rsidRPr="0005026D">
          <w:rPr>
            <w:noProof/>
            <w:webHidden/>
            <w:sz w:val="20"/>
            <w:szCs w:val="20"/>
          </w:rPr>
          <w:fldChar w:fldCharType="separate"/>
        </w:r>
        <w:r w:rsidRPr="0005026D">
          <w:rPr>
            <w:noProof/>
            <w:webHidden/>
            <w:sz w:val="20"/>
            <w:szCs w:val="20"/>
          </w:rPr>
          <w:t>20</w:t>
        </w:r>
        <w:r w:rsidRPr="0005026D">
          <w:rPr>
            <w:noProof/>
            <w:webHidden/>
            <w:sz w:val="20"/>
            <w:szCs w:val="20"/>
          </w:rPr>
          <w:fldChar w:fldCharType="end"/>
        </w:r>
      </w:hyperlink>
    </w:p>
    <w:p w14:paraId="2680DB42" w14:textId="0657621A" w:rsidR="0005026D" w:rsidRPr="0005026D" w:rsidRDefault="0005026D">
      <w:pPr>
        <w:pStyle w:val="Tabledesillustrations"/>
        <w:tabs>
          <w:tab w:val="right" w:leader="dot" w:pos="9350"/>
        </w:tabs>
        <w:rPr>
          <w:rFonts w:eastAsiaTheme="minorEastAsia"/>
          <w:noProof/>
          <w:sz w:val="20"/>
          <w:szCs w:val="20"/>
        </w:rPr>
      </w:pPr>
      <w:hyperlink w:anchor="_Toc92432468" w:history="1">
        <w:r w:rsidRPr="0005026D">
          <w:rPr>
            <w:rStyle w:val="Lienhypertexte"/>
            <w:noProof/>
            <w:sz w:val="20"/>
            <w:szCs w:val="20"/>
          </w:rPr>
          <w:t>Figure 12 : Technical Baseline Architecture - Cartographie de la plateforme technique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_Toc92432468 \h </w:instrText>
        </w:r>
        <w:r w:rsidRPr="0005026D">
          <w:rPr>
            <w:noProof/>
            <w:webHidden/>
            <w:sz w:val="20"/>
            <w:szCs w:val="20"/>
          </w:rPr>
        </w:r>
        <w:r w:rsidRPr="0005026D">
          <w:rPr>
            <w:noProof/>
            <w:webHidden/>
            <w:sz w:val="20"/>
            <w:szCs w:val="20"/>
          </w:rPr>
          <w:fldChar w:fldCharType="separate"/>
        </w:r>
        <w:r w:rsidRPr="0005026D">
          <w:rPr>
            <w:noProof/>
            <w:webHidden/>
            <w:sz w:val="20"/>
            <w:szCs w:val="20"/>
          </w:rPr>
          <w:t>22</w:t>
        </w:r>
        <w:r w:rsidRPr="0005026D">
          <w:rPr>
            <w:noProof/>
            <w:webHidden/>
            <w:sz w:val="20"/>
            <w:szCs w:val="20"/>
          </w:rPr>
          <w:fldChar w:fldCharType="end"/>
        </w:r>
      </w:hyperlink>
    </w:p>
    <w:p w14:paraId="38682973" w14:textId="029D8AA8" w:rsidR="0005026D" w:rsidRPr="0005026D" w:rsidRDefault="0005026D">
      <w:pPr>
        <w:pStyle w:val="Tabledesillustrations"/>
        <w:tabs>
          <w:tab w:val="right" w:leader="dot" w:pos="9350"/>
        </w:tabs>
        <w:rPr>
          <w:rFonts w:eastAsiaTheme="minorEastAsia"/>
          <w:noProof/>
          <w:sz w:val="20"/>
          <w:szCs w:val="20"/>
        </w:rPr>
      </w:pPr>
      <w:hyperlink w:anchor="_Toc92432469" w:history="1">
        <w:r w:rsidRPr="0005026D">
          <w:rPr>
            <w:rStyle w:val="Lienhypertexte"/>
            <w:noProof/>
            <w:sz w:val="20"/>
            <w:szCs w:val="20"/>
          </w:rPr>
          <w:t>Figure 13 : Prototype simplifiée de la nouvelle architecture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_Toc92432469 \h </w:instrText>
        </w:r>
        <w:r w:rsidRPr="0005026D">
          <w:rPr>
            <w:noProof/>
            <w:webHidden/>
            <w:sz w:val="20"/>
            <w:szCs w:val="20"/>
          </w:rPr>
        </w:r>
        <w:r w:rsidRPr="0005026D">
          <w:rPr>
            <w:noProof/>
            <w:webHidden/>
            <w:sz w:val="20"/>
            <w:szCs w:val="20"/>
          </w:rPr>
          <w:fldChar w:fldCharType="separate"/>
        </w:r>
        <w:r w:rsidRPr="0005026D">
          <w:rPr>
            <w:noProof/>
            <w:webHidden/>
            <w:sz w:val="20"/>
            <w:szCs w:val="20"/>
          </w:rPr>
          <w:t>24</w:t>
        </w:r>
        <w:r w:rsidRPr="0005026D">
          <w:rPr>
            <w:noProof/>
            <w:webHidden/>
            <w:sz w:val="20"/>
            <w:szCs w:val="20"/>
          </w:rPr>
          <w:fldChar w:fldCharType="end"/>
        </w:r>
      </w:hyperlink>
    </w:p>
    <w:p w14:paraId="0F0AFCA5" w14:textId="45A08491" w:rsidR="0005026D" w:rsidRPr="0005026D" w:rsidRDefault="0005026D">
      <w:pPr>
        <w:pStyle w:val="Tabledesillustrations"/>
        <w:tabs>
          <w:tab w:val="right" w:leader="dot" w:pos="9350"/>
        </w:tabs>
        <w:rPr>
          <w:rFonts w:eastAsiaTheme="minorEastAsia"/>
          <w:noProof/>
          <w:sz w:val="20"/>
          <w:szCs w:val="20"/>
        </w:rPr>
      </w:pPr>
      <w:hyperlink w:anchor="_Toc92432470" w:history="1">
        <w:r w:rsidRPr="0005026D">
          <w:rPr>
            <w:rStyle w:val="Lienhypertexte"/>
            <w:noProof/>
            <w:sz w:val="20"/>
            <w:szCs w:val="20"/>
          </w:rPr>
          <w:t>Figure 14 : Business Target Architecture - Répondre à un client</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_Toc92432470 \h </w:instrText>
        </w:r>
        <w:r w:rsidRPr="0005026D">
          <w:rPr>
            <w:noProof/>
            <w:webHidden/>
            <w:sz w:val="20"/>
            <w:szCs w:val="20"/>
          </w:rPr>
        </w:r>
        <w:r w:rsidRPr="0005026D">
          <w:rPr>
            <w:noProof/>
            <w:webHidden/>
            <w:sz w:val="20"/>
            <w:szCs w:val="20"/>
          </w:rPr>
          <w:fldChar w:fldCharType="separate"/>
        </w:r>
        <w:r w:rsidRPr="0005026D">
          <w:rPr>
            <w:noProof/>
            <w:webHidden/>
            <w:sz w:val="20"/>
            <w:szCs w:val="20"/>
          </w:rPr>
          <w:t>29</w:t>
        </w:r>
        <w:r w:rsidRPr="0005026D">
          <w:rPr>
            <w:noProof/>
            <w:webHidden/>
            <w:sz w:val="20"/>
            <w:szCs w:val="20"/>
          </w:rPr>
          <w:fldChar w:fldCharType="end"/>
        </w:r>
      </w:hyperlink>
    </w:p>
    <w:p w14:paraId="338AED94" w14:textId="5FA6C58A" w:rsidR="0005026D" w:rsidRPr="0005026D" w:rsidRDefault="0005026D">
      <w:pPr>
        <w:pStyle w:val="Tabledesillustrations"/>
        <w:tabs>
          <w:tab w:val="right" w:leader="dot" w:pos="9350"/>
        </w:tabs>
        <w:rPr>
          <w:rFonts w:eastAsiaTheme="minorEastAsia"/>
          <w:noProof/>
          <w:sz w:val="20"/>
          <w:szCs w:val="20"/>
        </w:rPr>
      </w:pPr>
      <w:hyperlink w:anchor="_Toc92432471" w:history="1">
        <w:r w:rsidRPr="0005026D">
          <w:rPr>
            <w:rStyle w:val="Lienhypertexte"/>
            <w:noProof/>
            <w:sz w:val="20"/>
            <w:szCs w:val="20"/>
          </w:rPr>
          <w:t>Figure 15 : Business Target Architecture - Controller la sauvegarde et la restauration des données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_Toc92432471 \h </w:instrText>
        </w:r>
        <w:r w:rsidRPr="0005026D">
          <w:rPr>
            <w:noProof/>
            <w:webHidden/>
            <w:sz w:val="20"/>
            <w:szCs w:val="20"/>
          </w:rPr>
        </w:r>
        <w:r w:rsidRPr="0005026D">
          <w:rPr>
            <w:noProof/>
            <w:webHidden/>
            <w:sz w:val="20"/>
            <w:szCs w:val="20"/>
          </w:rPr>
          <w:fldChar w:fldCharType="separate"/>
        </w:r>
        <w:r w:rsidRPr="0005026D">
          <w:rPr>
            <w:noProof/>
            <w:webHidden/>
            <w:sz w:val="20"/>
            <w:szCs w:val="20"/>
          </w:rPr>
          <w:t>30</w:t>
        </w:r>
        <w:r w:rsidRPr="0005026D">
          <w:rPr>
            <w:noProof/>
            <w:webHidden/>
            <w:sz w:val="20"/>
            <w:szCs w:val="20"/>
          </w:rPr>
          <w:fldChar w:fldCharType="end"/>
        </w:r>
      </w:hyperlink>
    </w:p>
    <w:p w14:paraId="73C923F9" w14:textId="16812386" w:rsidR="0005026D" w:rsidRPr="0005026D" w:rsidRDefault="0005026D">
      <w:pPr>
        <w:pStyle w:val="Tabledesillustrations"/>
        <w:tabs>
          <w:tab w:val="right" w:leader="dot" w:pos="9350"/>
        </w:tabs>
        <w:rPr>
          <w:rFonts w:eastAsiaTheme="minorEastAsia"/>
          <w:noProof/>
          <w:sz w:val="20"/>
          <w:szCs w:val="20"/>
        </w:rPr>
      </w:pPr>
      <w:hyperlink w:anchor="_Toc92432472" w:history="1">
        <w:r w:rsidRPr="0005026D">
          <w:rPr>
            <w:rStyle w:val="Lienhypertexte"/>
            <w:noProof/>
            <w:sz w:val="20"/>
            <w:szCs w:val="20"/>
          </w:rPr>
          <w:t>Figure 16 : Data Target Architecture - Cartographie des données métiers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_Toc92432472 \h </w:instrText>
        </w:r>
        <w:r w:rsidRPr="0005026D">
          <w:rPr>
            <w:noProof/>
            <w:webHidden/>
            <w:sz w:val="20"/>
            <w:szCs w:val="20"/>
          </w:rPr>
        </w:r>
        <w:r w:rsidRPr="0005026D">
          <w:rPr>
            <w:noProof/>
            <w:webHidden/>
            <w:sz w:val="20"/>
            <w:szCs w:val="20"/>
          </w:rPr>
          <w:fldChar w:fldCharType="separate"/>
        </w:r>
        <w:r w:rsidRPr="0005026D">
          <w:rPr>
            <w:noProof/>
            <w:webHidden/>
            <w:sz w:val="20"/>
            <w:szCs w:val="20"/>
          </w:rPr>
          <w:t>31</w:t>
        </w:r>
        <w:r w:rsidRPr="0005026D">
          <w:rPr>
            <w:noProof/>
            <w:webHidden/>
            <w:sz w:val="20"/>
            <w:szCs w:val="20"/>
          </w:rPr>
          <w:fldChar w:fldCharType="end"/>
        </w:r>
      </w:hyperlink>
    </w:p>
    <w:p w14:paraId="0676062A" w14:textId="739FC6D7" w:rsidR="0005026D" w:rsidRPr="0005026D" w:rsidRDefault="0005026D">
      <w:pPr>
        <w:pStyle w:val="Tabledesillustrations"/>
        <w:tabs>
          <w:tab w:val="right" w:leader="dot" w:pos="9350"/>
        </w:tabs>
        <w:rPr>
          <w:rFonts w:eastAsiaTheme="minorEastAsia"/>
          <w:noProof/>
          <w:sz w:val="20"/>
          <w:szCs w:val="20"/>
        </w:rPr>
      </w:pPr>
      <w:hyperlink w:anchor="_Toc92432473" w:history="1">
        <w:r w:rsidRPr="0005026D">
          <w:rPr>
            <w:rStyle w:val="Lienhypertexte"/>
            <w:noProof/>
            <w:sz w:val="20"/>
            <w:szCs w:val="20"/>
          </w:rPr>
          <w:t>Figure 17 : Data Target Architecture - Accès aux données métiers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_Toc92432473 \h </w:instrText>
        </w:r>
        <w:r w:rsidRPr="0005026D">
          <w:rPr>
            <w:noProof/>
            <w:webHidden/>
            <w:sz w:val="20"/>
            <w:szCs w:val="20"/>
          </w:rPr>
        </w:r>
        <w:r w:rsidRPr="0005026D">
          <w:rPr>
            <w:noProof/>
            <w:webHidden/>
            <w:sz w:val="20"/>
            <w:szCs w:val="20"/>
          </w:rPr>
          <w:fldChar w:fldCharType="separate"/>
        </w:r>
        <w:r w:rsidRPr="0005026D">
          <w:rPr>
            <w:noProof/>
            <w:webHidden/>
            <w:sz w:val="20"/>
            <w:szCs w:val="20"/>
          </w:rPr>
          <w:t>32</w:t>
        </w:r>
        <w:r w:rsidRPr="0005026D">
          <w:rPr>
            <w:noProof/>
            <w:webHidden/>
            <w:sz w:val="20"/>
            <w:szCs w:val="20"/>
          </w:rPr>
          <w:fldChar w:fldCharType="end"/>
        </w:r>
      </w:hyperlink>
    </w:p>
    <w:p w14:paraId="78D732BA" w14:textId="1C782090" w:rsidR="0005026D" w:rsidRPr="0005026D" w:rsidRDefault="0005026D">
      <w:pPr>
        <w:pStyle w:val="Tabledesillustrations"/>
        <w:tabs>
          <w:tab w:val="right" w:leader="dot" w:pos="9350"/>
        </w:tabs>
        <w:rPr>
          <w:rFonts w:eastAsiaTheme="minorEastAsia"/>
          <w:noProof/>
          <w:sz w:val="20"/>
          <w:szCs w:val="20"/>
        </w:rPr>
      </w:pPr>
      <w:hyperlink w:anchor="_Toc92432474" w:history="1">
        <w:r w:rsidRPr="0005026D">
          <w:rPr>
            <w:rStyle w:val="Lienhypertexte"/>
            <w:noProof/>
            <w:sz w:val="20"/>
            <w:szCs w:val="20"/>
          </w:rPr>
          <w:t>Figure 18 : Application Target Architecture - Cartographie des applicatifs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_Toc92432474 \h </w:instrText>
        </w:r>
        <w:r w:rsidRPr="0005026D">
          <w:rPr>
            <w:noProof/>
            <w:webHidden/>
            <w:sz w:val="20"/>
            <w:szCs w:val="20"/>
          </w:rPr>
        </w:r>
        <w:r w:rsidRPr="0005026D">
          <w:rPr>
            <w:noProof/>
            <w:webHidden/>
            <w:sz w:val="20"/>
            <w:szCs w:val="20"/>
          </w:rPr>
          <w:fldChar w:fldCharType="separate"/>
        </w:r>
        <w:r w:rsidRPr="0005026D">
          <w:rPr>
            <w:noProof/>
            <w:webHidden/>
            <w:sz w:val="20"/>
            <w:szCs w:val="20"/>
          </w:rPr>
          <w:t>33</w:t>
        </w:r>
        <w:r w:rsidRPr="0005026D">
          <w:rPr>
            <w:noProof/>
            <w:webHidden/>
            <w:sz w:val="20"/>
            <w:szCs w:val="20"/>
          </w:rPr>
          <w:fldChar w:fldCharType="end"/>
        </w:r>
      </w:hyperlink>
    </w:p>
    <w:p w14:paraId="72C1EF9F" w14:textId="0F86AC40" w:rsidR="0005026D" w:rsidRPr="0005026D" w:rsidRDefault="0005026D">
      <w:pPr>
        <w:pStyle w:val="Tabledesillustrations"/>
        <w:tabs>
          <w:tab w:val="right" w:leader="dot" w:pos="9350"/>
        </w:tabs>
        <w:rPr>
          <w:rFonts w:eastAsiaTheme="minorEastAsia"/>
          <w:noProof/>
          <w:sz w:val="20"/>
          <w:szCs w:val="20"/>
        </w:rPr>
      </w:pPr>
      <w:hyperlink w:anchor="_Toc92432475" w:history="1">
        <w:r w:rsidRPr="0005026D">
          <w:rPr>
            <w:rStyle w:val="Lienhypertexte"/>
            <w:noProof/>
            <w:sz w:val="20"/>
            <w:szCs w:val="20"/>
          </w:rPr>
          <w:t>Figure 19 : Catalogue d'évaluation des risques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_Toc92432475 \h </w:instrText>
        </w:r>
        <w:r w:rsidRPr="0005026D">
          <w:rPr>
            <w:noProof/>
            <w:webHidden/>
            <w:sz w:val="20"/>
            <w:szCs w:val="20"/>
          </w:rPr>
        </w:r>
        <w:r w:rsidRPr="0005026D">
          <w:rPr>
            <w:noProof/>
            <w:webHidden/>
            <w:sz w:val="20"/>
            <w:szCs w:val="20"/>
          </w:rPr>
          <w:fldChar w:fldCharType="separate"/>
        </w:r>
        <w:r w:rsidRPr="0005026D">
          <w:rPr>
            <w:noProof/>
            <w:webHidden/>
            <w:sz w:val="20"/>
            <w:szCs w:val="20"/>
          </w:rPr>
          <w:t>39</w:t>
        </w:r>
        <w:r w:rsidRPr="0005026D">
          <w:rPr>
            <w:noProof/>
            <w:webHidden/>
            <w:sz w:val="20"/>
            <w:szCs w:val="20"/>
          </w:rPr>
          <w:fldChar w:fldCharType="end"/>
        </w:r>
      </w:hyperlink>
    </w:p>
    <w:p w14:paraId="15128FE4" w14:textId="349C0D8C" w:rsidR="0005026D" w:rsidRPr="0005026D" w:rsidRDefault="0005026D">
      <w:pPr>
        <w:pStyle w:val="Tabledesillustrations"/>
        <w:tabs>
          <w:tab w:val="right" w:leader="dot" w:pos="9350"/>
        </w:tabs>
        <w:rPr>
          <w:rFonts w:eastAsiaTheme="minorEastAsia"/>
          <w:noProof/>
          <w:sz w:val="20"/>
          <w:szCs w:val="20"/>
        </w:rPr>
      </w:pPr>
      <w:hyperlink w:anchor="_Toc92432476" w:history="1">
        <w:r w:rsidRPr="0005026D">
          <w:rPr>
            <w:rStyle w:val="Lienhypertexte"/>
            <w:noProof/>
            <w:sz w:val="20"/>
            <w:szCs w:val="20"/>
          </w:rPr>
          <w:t>Figure 20 : Modèle TOGAF d'évaluation des risques</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_Toc92432476 \h </w:instrText>
        </w:r>
        <w:r w:rsidRPr="0005026D">
          <w:rPr>
            <w:noProof/>
            <w:webHidden/>
            <w:sz w:val="20"/>
            <w:szCs w:val="20"/>
          </w:rPr>
        </w:r>
        <w:r w:rsidRPr="0005026D">
          <w:rPr>
            <w:noProof/>
            <w:webHidden/>
            <w:sz w:val="20"/>
            <w:szCs w:val="20"/>
          </w:rPr>
          <w:fldChar w:fldCharType="separate"/>
        </w:r>
        <w:r w:rsidRPr="0005026D">
          <w:rPr>
            <w:noProof/>
            <w:webHidden/>
            <w:sz w:val="20"/>
            <w:szCs w:val="20"/>
          </w:rPr>
          <w:t>41</w:t>
        </w:r>
        <w:r w:rsidRPr="0005026D">
          <w:rPr>
            <w:noProof/>
            <w:webHidden/>
            <w:sz w:val="20"/>
            <w:szCs w:val="20"/>
          </w:rPr>
          <w:fldChar w:fldCharType="end"/>
        </w:r>
      </w:hyperlink>
    </w:p>
    <w:p w14:paraId="1F8AD576" w14:textId="0426CB50" w:rsidR="008447DF" w:rsidRDefault="001738B9" w:rsidP="008447DF">
      <w:r w:rsidRPr="0005026D">
        <w:rPr>
          <w:sz w:val="20"/>
          <w:szCs w:val="20"/>
        </w:rPr>
        <w:fldChar w:fldCharType="end"/>
      </w:r>
    </w:p>
    <w:p w14:paraId="2C2BCFB5" w14:textId="77777777" w:rsidR="008447DF" w:rsidRDefault="008447DF" w:rsidP="008447DF">
      <w:pPr>
        <w:pStyle w:val="Titre2"/>
      </w:pPr>
      <w:bookmarkStart w:id="254" w:name="_Toc78113520"/>
      <w:bookmarkStart w:id="255" w:name="_Toc78113744"/>
      <w:bookmarkStart w:id="256" w:name="_Toc92432239"/>
      <w:bookmarkStart w:id="257" w:name="_Toc92437733"/>
      <w:r>
        <w:t>Tableaux</w:t>
      </w:r>
      <w:bookmarkEnd w:id="254"/>
      <w:bookmarkEnd w:id="255"/>
      <w:bookmarkEnd w:id="256"/>
      <w:bookmarkEnd w:id="257"/>
    </w:p>
    <w:p w14:paraId="4968D34A" w14:textId="76BFAF05" w:rsidR="0005026D" w:rsidRPr="0005026D" w:rsidRDefault="000B59B0">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432477" w:history="1">
        <w:r w:rsidR="0005026D" w:rsidRPr="0005026D">
          <w:rPr>
            <w:rStyle w:val="Lienhypertexte"/>
            <w:noProof/>
            <w:sz w:val="20"/>
            <w:szCs w:val="20"/>
          </w:rPr>
          <w:t>Tableau 1 : Historique des révisions</w:t>
        </w:r>
        <w:r w:rsidR="0005026D" w:rsidRPr="0005026D">
          <w:rPr>
            <w:noProof/>
            <w:webHidden/>
            <w:sz w:val="20"/>
            <w:szCs w:val="20"/>
          </w:rPr>
          <w:tab/>
        </w:r>
        <w:r w:rsidR="0005026D" w:rsidRPr="0005026D">
          <w:rPr>
            <w:noProof/>
            <w:webHidden/>
            <w:sz w:val="20"/>
            <w:szCs w:val="20"/>
          </w:rPr>
          <w:fldChar w:fldCharType="begin"/>
        </w:r>
        <w:r w:rsidR="0005026D" w:rsidRPr="0005026D">
          <w:rPr>
            <w:noProof/>
            <w:webHidden/>
            <w:sz w:val="20"/>
            <w:szCs w:val="20"/>
          </w:rPr>
          <w:instrText xml:space="preserve"> PAGEREF _Toc92432477 \h </w:instrText>
        </w:r>
        <w:r w:rsidR="0005026D" w:rsidRPr="0005026D">
          <w:rPr>
            <w:noProof/>
            <w:webHidden/>
            <w:sz w:val="20"/>
            <w:szCs w:val="20"/>
          </w:rPr>
        </w:r>
        <w:r w:rsidR="0005026D" w:rsidRPr="0005026D">
          <w:rPr>
            <w:noProof/>
            <w:webHidden/>
            <w:sz w:val="20"/>
            <w:szCs w:val="20"/>
          </w:rPr>
          <w:fldChar w:fldCharType="separate"/>
        </w:r>
        <w:r w:rsidR="0005026D" w:rsidRPr="0005026D">
          <w:rPr>
            <w:noProof/>
            <w:webHidden/>
            <w:sz w:val="20"/>
            <w:szCs w:val="20"/>
          </w:rPr>
          <w:t>2</w:t>
        </w:r>
        <w:r w:rsidR="0005026D" w:rsidRPr="0005026D">
          <w:rPr>
            <w:noProof/>
            <w:webHidden/>
            <w:sz w:val="20"/>
            <w:szCs w:val="20"/>
          </w:rPr>
          <w:fldChar w:fldCharType="end"/>
        </w:r>
      </w:hyperlink>
    </w:p>
    <w:p w14:paraId="557E8D28" w14:textId="28356275" w:rsidR="0005026D" w:rsidRPr="0005026D" w:rsidRDefault="0005026D">
      <w:pPr>
        <w:pStyle w:val="Tabledesillustrations"/>
        <w:tabs>
          <w:tab w:val="right" w:leader="dot" w:pos="9350"/>
        </w:tabs>
        <w:rPr>
          <w:rFonts w:eastAsiaTheme="minorEastAsia"/>
          <w:noProof/>
          <w:sz w:val="20"/>
          <w:szCs w:val="20"/>
        </w:rPr>
      </w:pPr>
      <w:hyperlink w:anchor="_Toc92432478" w:history="1">
        <w:r w:rsidRPr="0005026D">
          <w:rPr>
            <w:rStyle w:val="Lienhypertexte"/>
            <w:noProof/>
            <w:sz w:val="20"/>
            <w:szCs w:val="20"/>
          </w:rPr>
          <w:t>Tableau 2 : Catalogue des objectifs du chantier d’architecture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_Toc92432478 \h </w:instrText>
        </w:r>
        <w:r w:rsidRPr="0005026D">
          <w:rPr>
            <w:noProof/>
            <w:webHidden/>
            <w:sz w:val="20"/>
            <w:szCs w:val="20"/>
          </w:rPr>
        </w:r>
        <w:r w:rsidRPr="0005026D">
          <w:rPr>
            <w:noProof/>
            <w:webHidden/>
            <w:sz w:val="20"/>
            <w:szCs w:val="20"/>
          </w:rPr>
          <w:fldChar w:fldCharType="separate"/>
        </w:r>
        <w:r w:rsidRPr="0005026D">
          <w:rPr>
            <w:noProof/>
            <w:webHidden/>
            <w:sz w:val="20"/>
            <w:szCs w:val="20"/>
          </w:rPr>
          <w:t>7</w:t>
        </w:r>
        <w:r w:rsidRPr="0005026D">
          <w:rPr>
            <w:noProof/>
            <w:webHidden/>
            <w:sz w:val="20"/>
            <w:szCs w:val="20"/>
          </w:rPr>
          <w:fldChar w:fldCharType="end"/>
        </w:r>
      </w:hyperlink>
    </w:p>
    <w:p w14:paraId="72FA181C" w14:textId="2DC07BFE" w:rsidR="0005026D" w:rsidRPr="0005026D" w:rsidRDefault="0005026D">
      <w:pPr>
        <w:pStyle w:val="Tabledesillustrations"/>
        <w:tabs>
          <w:tab w:val="right" w:leader="dot" w:pos="9350"/>
        </w:tabs>
        <w:rPr>
          <w:rFonts w:eastAsiaTheme="minorEastAsia"/>
          <w:noProof/>
          <w:sz w:val="20"/>
          <w:szCs w:val="20"/>
        </w:rPr>
      </w:pPr>
      <w:hyperlink w:anchor="_Toc92432479" w:history="1">
        <w:r w:rsidRPr="0005026D">
          <w:rPr>
            <w:rStyle w:val="Lienhypertexte"/>
            <w:noProof/>
            <w:sz w:val="20"/>
            <w:szCs w:val="20"/>
          </w:rPr>
          <w:t>Tableau 3 : Catalogue des contraintes du chantier d’architecture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_Toc92432479 \h </w:instrText>
        </w:r>
        <w:r w:rsidRPr="0005026D">
          <w:rPr>
            <w:noProof/>
            <w:webHidden/>
            <w:sz w:val="20"/>
            <w:szCs w:val="20"/>
          </w:rPr>
        </w:r>
        <w:r w:rsidRPr="0005026D">
          <w:rPr>
            <w:noProof/>
            <w:webHidden/>
            <w:sz w:val="20"/>
            <w:szCs w:val="20"/>
          </w:rPr>
          <w:fldChar w:fldCharType="separate"/>
        </w:r>
        <w:r w:rsidRPr="0005026D">
          <w:rPr>
            <w:noProof/>
            <w:webHidden/>
            <w:sz w:val="20"/>
            <w:szCs w:val="20"/>
          </w:rPr>
          <w:t>7</w:t>
        </w:r>
        <w:r w:rsidRPr="0005026D">
          <w:rPr>
            <w:noProof/>
            <w:webHidden/>
            <w:sz w:val="20"/>
            <w:szCs w:val="20"/>
          </w:rPr>
          <w:fldChar w:fldCharType="end"/>
        </w:r>
      </w:hyperlink>
    </w:p>
    <w:p w14:paraId="7F7BEF8A" w14:textId="3DBDE9C1" w:rsidR="0005026D" w:rsidRPr="0005026D" w:rsidRDefault="0005026D">
      <w:pPr>
        <w:pStyle w:val="Tabledesillustrations"/>
        <w:tabs>
          <w:tab w:val="right" w:leader="dot" w:pos="9350"/>
        </w:tabs>
        <w:rPr>
          <w:rFonts w:eastAsiaTheme="minorEastAsia"/>
          <w:noProof/>
          <w:sz w:val="20"/>
          <w:szCs w:val="20"/>
        </w:rPr>
      </w:pPr>
      <w:hyperlink w:anchor="_Toc92432480" w:history="1">
        <w:r w:rsidRPr="0005026D">
          <w:rPr>
            <w:rStyle w:val="Lienhypertexte"/>
            <w:noProof/>
            <w:sz w:val="20"/>
            <w:szCs w:val="20"/>
          </w:rPr>
          <w:t>Tableau 4 : Business Baseline Architecture - Évaluation des processus d'entreprise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_Toc92432480 \h </w:instrText>
        </w:r>
        <w:r w:rsidRPr="0005026D">
          <w:rPr>
            <w:noProof/>
            <w:webHidden/>
            <w:sz w:val="20"/>
            <w:szCs w:val="20"/>
          </w:rPr>
        </w:r>
        <w:r w:rsidRPr="0005026D">
          <w:rPr>
            <w:noProof/>
            <w:webHidden/>
            <w:sz w:val="20"/>
            <w:szCs w:val="20"/>
          </w:rPr>
          <w:fldChar w:fldCharType="separate"/>
        </w:r>
        <w:r w:rsidRPr="0005026D">
          <w:rPr>
            <w:noProof/>
            <w:webHidden/>
            <w:sz w:val="20"/>
            <w:szCs w:val="20"/>
          </w:rPr>
          <w:t>17</w:t>
        </w:r>
        <w:r w:rsidRPr="0005026D">
          <w:rPr>
            <w:noProof/>
            <w:webHidden/>
            <w:sz w:val="20"/>
            <w:szCs w:val="20"/>
          </w:rPr>
          <w:fldChar w:fldCharType="end"/>
        </w:r>
      </w:hyperlink>
    </w:p>
    <w:p w14:paraId="50A18D9F" w14:textId="400F5105" w:rsidR="0005026D" w:rsidRPr="0005026D" w:rsidRDefault="0005026D">
      <w:pPr>
        <w:pStyle w:val="Tabledesillustrations"/>
        <w:tabs>
          <w:tab w:val="right" w:leader="dot" w:pos="9350"/>
        </w:tabs>
        <w:rPr>
          <w:rFonts w:eastAsiaTheme="minorEastAsia"/>
          <w:noProof/>
          <w:sz w:val="20"/>
          <w:szCs w:val="20"/>
        </w:rPr>
      </w:pPr>
      <w:hyperlink w:anchor="_Toc92432481" w:history="1">
        <w:r w:rsidRPr="0005026D">
          <w:rPr>
            <w:rStyle w:val="Lienhypertexte"/>
            <w:noProof/>
            <w:sz w:val="20"/>
            <w:szCs w:val="20"/>
          </w:rPr>
          <w:t>Tableau 5 : Application Baseline Architecture - Évaluation des applicatifs de l'entreprise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_Toc92432481 \h </w:instrText>
        </w:r>
        <w:r w:rsidRPr="0005026D">
          <w:rPr>
            <w:noProof/>
            <w:webHidden/>
            <w:sz w:val="20"/>
            <w:szCs w:val="20"/>
          </w:rPr>
        </w:r>
        <w:r w:rsidRPr="0005026D">
          <w:rPr>
            <w:noProof/>
            <w:webHidden/>
            <w:sz w:val="20"/>
            <w:szCs w:val="20"/>
          </w:rPr>
          <w:fldChar w:fldCharType="separate"/>
        </w:r>
        <w:r w:rsidRPr="0005026D">
          <w:rPr>
            <w:noProof/>
            <w:webHidden/>
            <w:sz w:val="20"/>
            <w:szCs w:val="20"/>
          </w:rPr>
          <w:t>21</w:t>
        </w:r>
        <w:r w:rsidRPr="0005026D">
          <w:rPr>
            <w:noProof/>
            <w:webHidden/>
            <w:sz w:val="20"/>
            <w:szCs w:val="20"/>
          </w:rPr>
          <w:fldChar w:fldCharType="end"/>
        </w:r>
      </w:hyperlink>
    </w:p>
    <w:p w14:paraId="60C2FCC7" w14:textId="19D16B50" w:rsidR="0005026D" w:rsidRPr="0005026D" w:rsidRDefault="0005026D">
      <w:pPr>
        <w:pStyle w:val="Tabledesillustrations"/>
        <w:tabs>
          <w:tab w:val="right" w:leader="dot" w:pos="9350"/>
        </w:tabs>
        <w:rPr>
          <w:rFonts w:eastAsiaTheme="minorEastAsia"/>
          <w:noProof/>
          <w:sz w:val="20"/>
          <w:szCs w:val="20"/>
        </w:rPr>
      </w:pPr>
      <w:hyperlink w:anchor="_Toc92432482" w:history="1">
        <w:r w:rsidRPr="0005026D">
          <w:rPr>
            <w:rStyle w:val="Lienhypertexte"/>
            <w:noProof/>
            <w:sz w:val="20"/>
            <w:szCs w:val="20"/>
          </w:rPr>
          <w:t>Tableau 6 : Technical Baseline Architecture - Évaluation de la plateforme technique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_Toc92432482 \h </w:instrText>
        </w:r>
        <w:r w:rsidRPr="0005026D">
          <w:rPr>
            <w:noProof/>
            <w:webHidden/>
            <w:sz w:val="20"/>
            <w:szCs w:val="20"/>
          </w:rPr>
        </w:r>
        <w:r w:rsidRPr="0005026D">
          <w:rPr>
            <w:noProof/>
            <w:webHidden/>
            <w:sz w:val="20"/>
            <w:szCs w:val="20"/>
          </w:rPr>
          <w:fldChar w:fldCharType="separate"/>
        </w:r>
        <w:r w:rsidRPr="0005026D">
          <w:rPr>
            <w:noProof/>
            <w:webHidden/>
            <w:sz w:val="20"/>
            <w:szCs w:val="20"/>
          </w:rPr>
          <w:t>22</w:t>
        </w:r>
        <w:r w:rsidRPr="0005026D">
          <w:rPr>
            <w:noProof/>
            <w:webHidden/>
            <w:sz w:val="20"/>
            <w:szCs w:val="20"/>
          </w:rPr>
          <w:fldChar w:fldCharType="end"/>
        </w:r>
      </w:hyperlink>
    </w:p>
    <w:p w14:paraId="33684D56" w14:textId="47070917" w:rsidR="0005026D" w:rsidRPr="0005026D" w:rsidRDefault="0005026D">
      <w:pPr>
        <w:pStyle w:val="Tabledesillustrations"/>
        <w:tabs>
          <w:tab w:val="right" w:leader="dot" w:pos="9350"/>
        </w:tabs>
        <w:rPr>
          <w:rFonts w:eastAsiaTheme="minorEastAsia"/>
          <w:noProof/>
          <w:sz w:val="20"/>
          <w:szCs w:val="20"/>
        </w:rPr>
      </w:pPr>
      <w:hyperlink w:anchor="_Toc92432483" w:history="1">
        <w:r w:rsidRPr="0005026D">
          <w:rPr>
            <w:rStyle w:val="Lienhypertexte"/>
            <w:noProof/>
            <w:sz w:val="20"/>
            <w:szCs w:val="20"/>
          </w:rPr>
          <w:t>Tableau 7 : Table de comparaison des outils de ticketing du marché</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_Toc92432483 \h </w:instrText>
        </w:r>
        <w:r w:rsidRPr="0005026D">
          <w:rPr>
            <w:noProof/>
            <w:webHidden/>
            <w:sz w:val="20"/>
            <w:szCs w:val="20"/>
          </w:rPr>
        </w:r>
        <w:r w:rsidRPr="0005026D">
          <w:rPr>
            <w:noProof/>
            <w:webHidden/>
            <w:sz w:val="20"/>
            <w:szCs w:val="20"/>
          </w:rPr>
          <w:fldChar w:fldCharType="separate"/>
        </w:r>
        <w:r w:rsidRPr="0005026D">
          <w:rPr>
            <w:noProof/>
            <w:webHidden/>
            <w:sz w:val="20"/>
            <w:szCs w:val="20"/>
          </w:rPr>
          <w:t>26</w:t>
        </w:r>
        <w:r w:rsidRPr="0005026D">
          <w:rPr>
            <w:noProof/>
            <w:webHidden/>
            <w:sz w:val="20"/>
            <w:szCs w:val="20"/>
          </w:rPr>
          <w:fldChar w:fldCharType="end"/>
        </w:r>
      </w:hyperlink>
    </w:p>
    <w:p w14:paraId="436BBD6D" w14:textId="6F1E8DC4" w:rsidR="0005026D" w:rsidRPr="0005026D" w:rsidRDefault="0005026D">
      <w:pPr>
        <w:pStyle w:val="Tabledesillustrations"/>
        <w:tabs>
          <w:tab w:val="right" w:leader="dot" w:pos="9350"/>
        </w:tabs>
        <w:rPr>
          <w:rFonts w:eastAsiaTheme="minorEastAsia"/>
          <w:noProof/>
          <w:sz w:val="20"/>
          <w:szCs w:val="20"/>
        </w:rPr>
      </w:pPr>
      <w:hyperlink w:anchor="_Toc92432484" w:history="1">
        <w:r w:rsidRPr="0005026D">
          <w:rPr>
            <w:rStyle w:val="Lienhypertexte"/>
            <w:noProof/>
            <w:sz w:val="20"/>
            <w:szCs w:val="20"/>
          </w:rPr>
          <w:t>Tableau 8 : Catalogue des exigences de l'architecture cible (1/2)</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_Toc92432484 \h </w:instrText>
        </w:r>
        <w:r w:rsidRPr="0005026D">
          <w:rPr>
            <w:noProof/>
            <w:webHidden/>
            <w:sz w:val="20"/>
            <w:szCs w:val="20"/>
          </w:rPr>
        </w:r>
        <w:r w:rsidRPr="0005026D">
          <w:rPr>
            <w:noProof/>
            <w:webHidden/>
            <w:sz w:val="20"/>
            <w:szCs w:val="20"/>
          </w:rPr>
          <w:fldChar w:fldCharType="separate"/>
        </w:r>
        <w:r w:rsidRPr="0005026D">
          <w:rPr>
            <w:noProof/>
            <w:webHidden/>
            <w:sz w:val="20"/>
            <w:szCs w:val="20"/>
          </w:rPr>
          <w:t>27</w:t>
        </w:r>
        <w:r w:rsidRPr="0005026D">
          <w:rPr>
            <w:noProof/>
            <w:webHidden/>
            <w:sz w:val="20"/>
            <w:szCs w:val="20"/>
          </w:rPr>
          <w:fldChar w:fldCharType="end"/>
        </w:r>
      </w:hyperlink>
    </w:p>
    <w:p w14:paraId="174EC8A1" w14:textId="42010BA8" w:rsidR="0005026D" w:rsidRPr="0005026D" w:rsidRDefault="0005026D">
      <w:pPr>
        <w:pStyle w:val="Tabledesillustrations"/>
        <w:tabs>
          <w:tab w:val="right" w:leader="dot" w:pos="9350"/>
        </w:tabs>
        <w:rPr>
          <w:rFonts w:eastAsiaTheme="minorEastAsia"/>
          <w:noProof/>
          <w:sz w:val="20"/>
          <w:szCs w:val="20"/>
        </w:rPr>
      </w:pPr>
      <w:hyperlink w:anchor="_Toc92432485" w:history="1">
        <w:r w:rsidRPr="0005026D">
          <w:rPr>
            <w:rStyle w:val="Lienhypertexte"/>
            <w:noProof/>
            <w:sz w:val="20"/>
            <w:szCs w:val="20"/>
          </w:rPr>
          <w:t>Tableau 9 : Catalogue des exigences de l'architecture cible (2/2)</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_Toc92432485 \h </w:instrText>
        </w:r>
        <w:r w:rsidRPr="0005026D">
          <w:rPr>
            <w:noProof/>
            <w:webHidden/>
            <w:sz w:val="20"/>
            <w:szCs w:val="20"/>
          </w:rPr>
        </w:r>
        <w:r w:rsidRPr="0005026D">
          <w:rPr>
            <w:noProof/>
            <w:webHidden/>
            <w:sz w:val="20"/>
            <w:szCs w:val="20"/>
          </w:rPr>
          <w:fldChar w:fldCharType="separate"/>
        </w:r>
        <w:r w:rsidRPr="0005026D">
          <w:rPr>
            <w:noProof/>
            <w:webHidden/>
            <w:sz w:val="20"/>
            <w:szCs w:val="20"/>
          </w:rPr>
          <w:t>28</w:t>
        </w:r>
        <w:r w:rsidRPr="0005026D">
          <w:rPr>
            <w:noProof/>
            <w:webHidden/>
            <w:sz w:val="20"/>
            <w:szCs w:val="20"/>
          </w:rPr>
          <w:fldChar w:fldCharType="end"/>
        </w:r>
      </w:hyperlink>
    </w:p>
    <w:p w14:paraId="44738DA6" w14:textId="7C169CEC" w:rsidR="0005026D" w:rsidRPr="0005026D" w:rsidRDefault="0005026D">
      <w:pPr>
        <w:pStyle w:val="Tabledesillustrations"/>
        <w:tabs>
          <w:tab w:val="right" w:leader="dot" w:pos="9350"/>
        </w:tabs>
        <w:rPr>
          <w:rFonts w:eastAsiaTheme="minorEastAsia"/>
          <w:noProof/>
          <w:sz w:val="20"/>
          <w:szCs w:val="20"/>
        </w:rPr>
      </w:pPr>
      <w:hyperlink w:anchor="_Toc92432486" w:history="1">
        <w:r w:rsidRPr="0005026D">
          <w:rPr>
            <w:rStyle w:val="Lienhypertexte"/>
            <w:noProof/>
            <w:sz w:val="20"/>
            <w:szCs w:val="20"/>
          </w:rPr>
          <w:t>Tableau 10 : Catalogue des applicatifs de l'architecture cible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_Toc92432486 \h </w:instrText>
        </w:r>
        <w:r w:rsidRPr="0005026D">
          <w:rPr>
            <w:noProof/>
            <w:webHidden/>
            <w:sz w:val="20"/>
            <w:szCs w:val="20"/>
          </w:rPr>
        </w:r>
        <w:r w:rsidRPr="0005026D">
          <w:rPr>
            <w:noProof/>
            <w:webHidden/>
            <w:sz w:val="20"/>
            <w:szCs w:val="20"/>
          </w:rPr>
          <w:fldChar w:fldCharType="separate"/>
        </w:r>
        <w:r w:rsidRPr="0005026D">
          <w:rPr>
            <w:noProof/>
            <w:webHidden/>
            <w:sz w:val="20"/>
            <w:szCs w:val="20"/>
          </w:rPr>
          <w:t>35</w:t>
        </w:r>
        <w:r w:rsidRPr="0005026D">
          <w:rPr>
            <w:noProof/>
            <w:webHidden/>
            <w:sz w:val="20"/>
            <w:szCs w:val="20"/>
          </w:rPr>
          <w:fldChar w:fldCharType="end"/>
        </w:r>
      </w:hyperlink>
    </w:p>
    <w:p w14:paraId="200DE5E2" w14:textId="391BA496" w:rsidR="0005026D" w:rsidRPr="0005026D" w:rsidRDefault="0005026D">
      <w:pPr>
        <w:pStyle w:val="Tabledesillustrations"/>
        <w:tabs>
          <w:tab w:val="right" w:leader="dot" w:pos="9350"/>
        </w:tabs>
        <w:rPr>
          <w:rFonts w:eastAsiaTheme="minorEastAsia"/>
          <w:noProof/>
          <w:sz w:val="20"/>
          <w:szCs w:val="20"/>
        </w:rPr>
      </w:pPr>
      <w:hyperlink w:anchor="_Toc92432487" w:history="1">
        <w:r w:rsidRPr="0005026D">
          <w:rPr>
            <w:rStyle w:val="Lienhypertexte"/>
            <w:noProof/>
            <w:sz w:val="20"/>
            <w:szCs w:val="20"/>
          </w:rPr>
          <w:t>Tableau 11 : Évaluation des coûts d'exploitation de la plateforme technique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_Toc92432487 \h </w:instrText>
        </w:r>
        <w:r w:rsidRPr="0005026D">
          <w:rPr>
            <w:noProof/>
            <w:webHidden/>
            <w:sz w:val="20"/>
            <w:szCs w:val="20"/>
          </w:rPr>
        </w:r>
        <w:r w:rsidRPr="0005026D">
          <w:rPr>
            <w:noProof/>
            <w:webHidden/>
            <w:sz w:val="20"/>
            <w:szCs w:val="20"/>
          </w:rPr>
          <w:fldChar w:fldCharType="separate"/>
        </w:r>
        <w:r w:rsidRPr="0005026D">
          <w:rPr>
            <w:noProof/>
            <w:webHidden/>
            <w:sz w:val="20"/>
            <w:szCs w:val="20"/>
          </w:rPr>
          <w:t>37</w:t>
        </w:r>
        <w:r w:rsidRPr="0005026D">
          <w:rPr>
            <w:noProof/>
            <w:webHidden/>
            <w:sz w:val="20"/>
            <w:szCs w:val="20"/>
          </w:rPr>
          <w:fldChar w:fldCharType="end"/>
        </w:r>
      </w:hyperlink>
    </w:p>
    <w:p w14:paraId="5038DB01" w14:textId="6D02FDBE" w:rsidR="0005026D" w:rsidRPr="0005026D" w:rsidRDefault="0005026D">
      <w:pPr>
        <w:pStyle w:val="Tabledesillustrations"/>
        <w:tabs>
          <w:tab w:val="right" w:leader="dot" w:pos="9350"/>
        </w:tabs>
        <w:rPr>
          <w:rFonts w:eastAsiaTheme="minorEastAsia"/>
          <w:noProof/>
          <w:sz w:val="20"/>
          <w:szCs w:val="20"/>
        </w:rPr>
      </w:pPr>
      <w:hyperlink w:anchor="_Toc92432488" w:history="1">
        <w:r w:rsidRPr="0005026D">
          <w:rPr>
            <w:rStyle w:val="Lienhypertexte"/>
            <w:noProof/>
            <w:sz w:val="20"/>
            <w:szCs w:val="20"/>
          </w:rPr>
          <w:t>Tableau 12 : Approbation du document de définition de l'architecture</w:t>
        </w:r>
        <w:r w:rsidRPr="0005026D">
          <w:rPr>
            <w:noProof/>
            <w:webHidden/>
            <w:sz w:val="20"/>
            <w:szCs w:val="20"/>
          </w:rPr>
          <w:tab/>
        </w:r>
        <w:r w:rsidRPr="0005026D">
          <w:rPr>
            <w:noProof/>
            <w:webHidden/>
            <w:sz w:val="20"/>
            <w:szCs w:val="20"/>
          </w:rPr>
          <w:fldChar w:fldCharType="begin"/>
        </w:r>
        <w:r w:rsidRPr="0005026D">
          <w:rPr>
            <w:noProof/>
            <w:webHidden/>
            <w:sz w:val="20"/>
            <w:szCs w:val="20"/>
          </w:rPr>
          <w:instrText xml:space="preserve"> PAGEREF _Toc92432488 \h </w:instrText>
        </w:r>
        <w:r w:rsidRPr="0005026D">
          <w:rPr>
            <w:noProof/>
            <w:webHidden/>
            <w:sz w:val="20"/>
            <w:szCs w:val="20"/>
          </w:rPr>
        </w:r>
        <w:r w:rsidRPr="0005026D">
          <w:rPr>
            <w:noProof/>
            <w:webHidden/>
            <w:sz w:val="20"/>
            <w:szCs w:val="20"/>
          </w:rPr>
          <w:fldChar w:fldCharType="separate"/>
        </w:r>
        <w:r w:rsidRPr="0005026D">
          <w:rPr>
            <w:noProof/>
            <w:webHidden/>
            <w:sz w:val="20"/>
            <w:szCs w:val="20"/>
          </w:rPr>
          <w:t>42</w:t>
        </w:r>
        <w:r w:rsidRPr="0005026D">
          <w:rPr>
            <w:noProof/>
            <w:webHidden/>
            <w:sz w:val="20"/>
            <w:szCs w:val="20"/>
          </w:rPr>
          <w:fldChar w:fldCharType="end"/>
        </w:r>
      </w:hyperlink>
    </w:p>
    <w:p w14:paraId="27CC234E" w14:textId="30368F47" w:rsidR="008447DF" w:rsidRPr="00D32DDD" w:rsidRDefault="000B59B0" w:rsidP="008447DF">
      <w:r w:rsidRPr="0005026D">
        <w:rPr>
          <w:b/>
          <w:bCs/>
          <w:noProof/>
          <w:sz w:val="20"/>
          <w:szCs w:val="20"/>
        </w:rPr>
        <w:fldChar w:fldCharType="end"/>
      </w:r>
    </w:p>
    <w:p w14:paraId="6E93BCD7" w14:textId="77777777" w:rsidR="000F3147" w:rsidRPr="008447DF" w:rsidRDefault="000F3147" w:rsidP="000B1EF6"/>
    <w:sectPr w:rsidR="000F3147" w:rsidRPr="008447DF" w:rsidSect="00734EF1">
      <w:headerReference w:type="default" r:id="rId41"/>
      <w:footerReference w:type="default" r:id="rId42"/>
      <w:footerReference w:type="first" r:id="rId4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AE08" w14:textId="77777777" w:rsidR="00803045" w:rsidRDefault="00803045">
      <w:pPr>
        <w:spacing w:after="0" w:line="240" w:lineRule="auto"/>
      </w:pPr>
      <w:r>
        <w:separator/>
      </w:r>
    </w:p>
  </w:endnote>
  <w:endnote w:type="continuationSeparator" w:id="0">
    <w:p w14:paraId="1365579C" w14:textId="77777777" w:rsidR="00803045" w:rsidRDefault="00803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4FBF1" w14:textId="77777777" w:rsidR="00803045" w:rsidRDefault="00803045">
      <w:pPr>
        <w:spacing w:after="0" w:line="240" w:lineRule="auto"/>
      </w:pPr>
      <w:r>
        <w:separator/>
      </w:r>
    </w:p>
  </w:footnote>
  <w:footnote w:type="continuationSeparator" w:id="0">
    <w:p w14:paraId="3BCCADC7" w14:textId="77777777" w:rsidR="00803045" w:rsidRDefault="00803045">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EF7DB8E"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 xml:space="preserve">relevés.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197E75CE" w:rsidR="00A372E5" w:rsidRDefault="00D20F75">
    <w:pPr>
      <w:pStyle w:val="En-tte"/>
    </w:pPr>
    <w:r>
      <w:t xml:space="preserve"> </w:t>
    </w:r>
    <w:r w:rsidR="00803045">
      <w:fldChar w:fldCharType="begin"/>
    </w:r>
    <w:r w:rsidR="00803045">
      <w:instrText xml:space="preserve"> STYLEREF  "Titre 1"  \* MERGEFORMAT </w:instrText>
    </w:r>
    <w:r w:rsidR="00082A34">
      <w:fldChar w:fldCharType="separate"/>
    </w:r>
    <w:r w:rsidR="00A10E55">
      <w:rPr>
        <w:noProof/>
      </w:rPr>
      <w:t>CONTEXTE &amp; PORTÉE</w:t>
    </w:r>
    <w:r w:rsidR="00803045">
      <w:rPr>
        <w:noProof/>
      </w:rPr>
      <w:fldChar w:fldCharType="end"/>
    </w:r>
    <w:r w:rsidR="00A372E5">
      <w:rPr>
        <w:noProof/>
      </w:rPr>
      <w:tab/>
    </w:r>
    <w:r w:rsidR="00A372E5">
      <w:rPr>
        <w:noProof/>
      </w:rPr>
      <w:tab/>
    </w:r>
    <w:r w:rsidR="00815B6A">
      <w:t>09</w:t>
    </w:r>
    <w:r w:rsidR="00A372E5">
      <w:t>/</w:t>
    </w:r>
    <w:r w:rsidR="00815B6A">
      <w:t>09</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9"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3"/>
  </w:num>
  <w:num w:numId="2">
    <w:abstractNumId w:val="26"/>
  </w:num>
  <w:num w:numId="3">
    <w:abstractNumId w:val="27"/>
  </w:num>
  <w:num w:numId="4">
    <w:abstractNumId w:val="1"/>
  </w:num>
  <w:num w:numId="5">
    <w:abstractNumId w:val="9"/>
  </w:num>
  <w:num w:numId="6">
    <w:abstractNumId w:val="36"/>
  </w:num>
  <w:num w:numId="7">
    <w:abstractNumId w:val="16"/>
  </w:num>
  <w:num w:numId="8">
    <w:abstractNumId w:val="22"/>
  </w:num>
  <w:num w:numId="9">
    <w:abstractNumId w:val="11"/>
  </w:num>
  <w:num w:numId="10">
    <w:abstractNumId w:val="32"/>
  </w:num>
  <w:num w:numId="11">
    <w:abstractNumId w:val="21"/>
  </w:num>
  <w:num w:numId="12">
    <w:abstractNumId w:val="25"/>
  </w:num>
  <w:num w:numId="13">
    <w:abstractNumId w:val="35"/>
  </w:num>
  <w:num w:numId="14">
    <w:abstractNumId w:val="41"/>
  </w:num>
  <w:num w:numId="15">
    <w:abstractNumId w:val="40"/>
  </w:num>
  <w:num w:numId="16">
    <w:abstractNumId w:val="13"/>
  </w:num>
  <w:num w:numId="17">
    <w:abstractNumId w:val="4"/>
  </w:num>
  <w:num w:numId="18">
    <w:abstractNumId w:val="30"/>
  </w:num>
  <w:num w:numId="19">
    <w:abstractNumId w:val="24"/>
  </w:num>
  <w:num w:numId="20">
    <w:abstractNumId w:val="17"/>
  </w:num>
  <w:num w:numId="21">
    <w:abstractNumId w:val="2"/>
  </w:num>
  <w:num w:numId="22">
    <w:abstractNumId w:val="5"/>
  </w:num>
  <w:num w:numId="23">
    <w:abstractNumId w:val="8"/>
  </w:num>
  <w:num w:numId="24">
    <w:abstractNumId w:val="38"/>
  </w:num>
  <w:num w:numId="25">
    <w:abstractNumId w:val="20"/>
  </w:num>
  <w:num w:numId="26">
    <w:abstractNumId w:val="39"/>
  </w:num>
  <w:num w:numId="27">
    <w:abstractNumId w:val="15"/>
  </w:num>
  <w:num w:numId="28">
    <w:abstractNumId w:val="34"/>
  </w:num>
  <w:num w:numId="29">
    <w:abstractNumId w:val="7"/>
  </w:num>
  <w:num w:numId="30">
    <w:abstractNumId w:val="23"/>
  </w:num>
  <w:num w:numId="31">
    <w:abstractNumId w:val="18"/>
  </w:num>
  <w:num w:numId="32">
    <w:abstractNumId w:val="3"/>
  </w:num>
  <w:num w:numId="33">
    <w:abstractNumId w:val="31"/>
  </w:num>
  <w:num w:numId="34">
    <w:abstractNumId w:val="29"/>
  </w:num>
  <w:num w:numId="35">
    <w:abstractNumId w:val="19"/>
  </w:num>
  <w:num w:numId="36">
    <w:abstractNumId w:val="37"/>
  </w:num>
  <w:num w:numId="37">
    <w:abstractNumId w:val="6"/>
  </w:num>
  <w:num w:numId="38">
    <w:abstractNumId w:val="28"/>
  </w:num>
  <w:num w:numId="39">
    <w:abstractNumId w:val="14"/>
  </w:num>
  <w:num w:numId="40">
    <w:abstractNumId w:val="0"/>
  </w:num>
  <w:num w:numId="41">
    <w:abstractNumId w:val="10"/>
  </w:num>
  <w:num w:numId="4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494"/>
    <w:rsid w:val="0000549A"/>
    <w:rsid w:val="0000649A"/>
    <w:rsid w:val="000077F4"/>
    <w:rsid w:val="00007E63"/>
    <w:rsid w:val="0001006C"/>
    <w:rsid w:val="0001086D"/>
    <w:rsid w:val="00010F71"/>
    <w:rsid w:val="00012530"/>
    <w:rsid w:val="00012D96"/>
    <w:rsid w:val="00012FC5"/>
    <w:rsid w:val="00014FA9"/>
    <w:rsid w:val="000155D2"/>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4329"/>
    <w:rsid w:val="000746C7"/>
    <w:rsid w:val="00074882"/>
    <w:rsid w:val="00075449"/>
    <w:rsid w:val="000757EB"/>
    <w:rsid w:val="00076443"/>
    <w:rsid w:val="00076F02"/>
    <w:rsid w:val="0007728F"/>
    <w:rsid w:val="0007750B"/>
    <w:rsid w:val="00077D80"/>
    <w:rsid w:val="00080D94"/>
    <w:rsid w:val="00080E5D"/>
    <w:rsid w:val="00080F99"/>
    <w:rsid w:val="00082447"/>
    <w:rsid w:val="00082A34"/>
    <w:rsid w:val="00083DD0"/>
    <w:rsid w:val="000851DF"/>
    <w:rsid w:val="00085941"/>
    <w:rsid w:val="000866EC"/>
    <w:rsid w:val="0009045B"/>
    <w:rsid w:val="00090603"/>
    <w:rsid w:val="00091EA6"/>
    <w:rsid w:val="00091FAE"/>
    <w:rsid w:val="000926CB"/>
    <w:rsid w:val="000938E2"/>
    <w:rsid w:val="00094D40"/>
    <w:rsid w:val="0009754E"/>
    <w:rsid w:val="00097998"/>
    <w:rsid w:val="000A063C"/>
    <w:rsid w:val="000A109E"/>
    <w:rsid w:val="000A219C"/>
    <w:rsid w:val="000A2821"/>
    <w:rsid w:val="000A2DB7"/>
    <w:rsid w:val="000A5277"/>
    <w:rsid w:val="000A60F2"/>
    <w:rsid w:val="000A6488"/>
    <w:rsid w:val="000A7A04"/>
    <w:rsid w:val="000A7DF5"/>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ED1"/>
    <w:rsid w:val="000D0FF4"/>
    <w:rsid w:val="000D10DB"/>
    <w:rsid w:val="000D1374"/>
    <w:rsid w:val="000D196B"/>
    <w:rsid w:val="000D276C"/>
    <w:rsid w:val="000D317E"/>
    <w:rsid w:val="000D3A12"/>
    <w:rsid w:val="000D5CDA"/>
    <w:rsid w:val="000D686B"/>
    <w:rsid w:val="000D6C81"/>
    <w:rsid w:val="000D79AA"/>
    <w:rsid w:val="000E0352"/>
    <w:rsid w:val="000E20E8"/>
    <w:rsid w:val="000E2A53"/>
    <w:rsid w:val="000E2FCB"/>
    <w:rsid w:val="000E3528"/>
    <w:rsid w:val="000E4163"/>
    <w:rsid w:val="000E529F"/>
    <w:rsid w:val="000E5E7B"/>
    <w:rsid w:val="000E6B73"/>
    <w:rsid w:val="000F168B"/>
    <w:rsid w:val="000F1A94"/>
    <w:rsid w:val="000F23A6"/>
    <w:rsid w:val="000F3033"/>
    <w:rsid w:val="000F3147"/>
    <w:rsid w:val="000F3C8C"/>
    <w:rsid w:val="000F4419"/>
    <w:rsid w:val="000F5E79"/>
    <w:rsid w:val="000F77DB"/>
    <w:rsid w:val="000F7DC4"/>
    <w:rsid w:val="001017CD"/>
    <w:rsid w:val="00101C7C"/>
    <w:rsid w:val="001037DE"/>
    <w:rsid w:val="00104764"/>
    <w:rsid w:val="001048E5"/>
    <w:rsid w:val="001052B2"/>
    <w:rsid w:val="00105906"/>
    <w:rsid w:val="00106A1C"/>
    <w:rsid w:val="00106F6C"/>
    <w:rsid w:val="001073B9"/>
    <w:rsid w:val="001076E5"/>
    <w:rsid w:val="00107961"/>
    <w:rsid w:val="00107AC0"/>
    <w:rsid w:val="00110D51"/>
    <w:rsid w:val="00110E51"/>
    <w:rsid w:val="00111B01"/>
    <w:rsid w:val="00112E3F"/>
    <w:rsid w:val="0011482D"/>
    <w:rsid w:val="001162DC"/>
    <w:rsid w:val="00116E8A"/>
    <w:rsid w:val="00117ECC"/>
    <w:rsid w:val="00120104"/>
    <w:rsid w:val="00120212"/>
    <w:rsid w:val="00121186"/>
    <w:rsid w:val="0012142D"/>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2B0D"/>
    <w:rsid w:val="00163562"/>
    <w:rsid w:val="00163AAC"/>
    <w:rsid w:val="00164407"/>
    <w:rsid w:val="001648C9"/>
    <w:rsid w:val="00164C4D"/>
    <w:rsid w:val="00166B4C"/>
    <w:rsid w:val="00167BE3"/>
    <w:rsid w:val="00167EC9"/>
    <w:rsid w:val="0017034E"/>
    <w:rsid w:val="0017196E"/>
    <w:rsid w:val="00171D14"/>
    <w:rsid w:val="00172A1D"/>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5D22"/>
    <w:rsid w:val="00197527"/>
    <w:rsid w:val="001A1335"/>
    <w:rsid w:val="001A1D4C"/>
    <w:rsid w:val="001A2BA2"/>
    <w:rsid w:val="001A2CBD"/>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630C"/>
    <w:rsid w:val="001E6857"/>
    <w:rsid w:val="001E6BA7"/>
    <w:rsid w:val="001E76B6"/>
    <w:rsid w:val="001E7E79"/>
    <w:rsid w:val="001F03F8"/>
    <w:rsid w:val="001F07A8"/>
    <w:rsid w:val="001F34A1"/>
    <w:rsid w:val="001F4B5D"/>
    <w:rsid w:val="001F4DA8"/>
    <w:rsid w:val="001F5224"/>
    <w:rsid w:val="001F59B1"/>
    <w:rsid w:val="001F65E0"/>
    <w:rsid w:val="001F6651"/>
    <w:rsid w:val="001F6B5A"/>
    <w:rsid w:val="001F7020"/>
    <w:rsid w:val="001F754E"/>
    <w:rsid w:val="001F7FA7"/>
    <w:rsid w:val="0020072C"/>
    <w:rsid w:val="00201371"/>
    <w:rsid w:val="002015DE"/>
    <w:rsid w:val="002016FB"/>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30FD"/>
    <w:rsid w:val="00253E27"/>
    <w:rsid w:val="002542F0"/>
    <w:rsid w:val="00254CD6"/>
    <w:rsid w:val="002563A0"/>
    <w:rsid w:val="00257123"/>
    <w:rsid w:val="002576A3"/>
    <w:rsid w:val="00257E7B"/>
    <w:rsid w:val="002601CB"/>
    <w:rsid w:val="00260EC3"/>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21EE"/>
    <w:rsid w:val="0029315A"/>
    <w:rsid w:val="00293AB3"/>
    <w:rsid w:val="00293C7E"/>
    <w:rsid w:val="0029420D"/>
    <w:rsid w:val="00296CAE"/>
    <w:rsid w:val="00297B97"/>
    <w:rsid w:val="002A1CB0"/>
    <w:rsid w:val="002A2E4B"/>
    <w:rsid w:val="002A34CE"/>
    <w:rsid w:val="002A4354"/>
    <w:rsid w:val="002A4D28"/>
    <w:rsid w:val="002A5272"/>
    <w:rsid w:val="002A68F6"/>
    <w:rsid w:val="002A699C"/>
    <w:rsid w:val="002A7E21"/>
    <w:rsid w:val="002B0AC5"/>
    <w:rsid w:val="002B15D6"/>
    <w:rsid w:val="002B1890"/>
    <w:rsid w:val="002B1956"/>
    <w:rsid w:val="002B3168"/>
    <w:rsid w:val="002B52C9"/>
    <w:rsid w:val="002B6575"/>
    <w:rsid w:val="002B6BF9"/>
    <w:rsid w:val="002B7D71"/>
    <w:rsid w:val="002C0084"/>
    <w:rsid w:val="002C0798"/>
    <w:rsid w:val="002C15FF"/>
    <w:rsid w:val="002C1651"/>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2EF"/>
    <w:rsid w:val="00312C46"/>
    <w:rsid w:val="00312CB1"/>
    <w:rsid w:val="00313629"/>
    <w:rsid w:val="0031379F"/>
    <w:rsid w:val="00313D98"/>
    <w:rsid w:val="00315280"/>
    <w:rsid w:val="00315BD5"/>
    <w:rsid w:val="00315CBB"/>
    <w:rsid w:val="003201E5"/>
    <w:rsid w:val="00320944"/>
    <w:rsid w:val="00322379"/>
    <w:rsid w:val="0032336F"/>
    <w:rsid w:val="00323E5B"/>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7B34"/>
    <w:rsid w:val="003504A2"/>
    <w:rsid w:val="0035054B"/>
    <w:rsid w:val="003521A1"/>
    <w:rsid w:val="00352903"/>
    <w:rsid w:val="0035293E"/>
    <w:rsid w:val="00352FE2"/>
    <w:rsid w:val="0035494D"/>
    <w:rsid w:val="00355A9E"/>
    <w:rsid w:val="0035610E"/>
    <w:rsid w:val="003563D9"/>
    <w:rsid w:val="00356CF6"/>
    <w:rsid w:val="003576F4"/>
    <w:rsid w:val="0036014F"/>
    <w:rsid w:val="00360933"/>
    <w:rsid w:val="00362215"/>
    <w:rsid w:val="003624D9"/>
    <w:rsid w:val="0036302B"/>
    <w:rsid w:val="003631D4"/>
    <w:rsid w:val="0036329F"/>
    <w:rsid w:val="003635F5"/>
    <w:rsid w:val="00365B10"/>
    <w:rsid w:val="00365F15"/>
    <w:rsid w:val="00366DB6"/>
    <w:rsid w:val="00367D1F"/>
    <w:rsid w:val="003705BF"/>
    <w:rsid w:val="00373A8B"/>
    <w:rsid w:val="003746A1"/>
    <w:rsid w:val="0037664B"/>
    <w:rsid w:val="00376DD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795"/>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30D"/>
    <w:rsid w:val="003C68C3"/>
    <w:rsid w:val="003D01BA"/>
    <w:rsid w:val="003D04A1"/>
    <w:rsid w:val="003D0775"/>
    <w:rsid w:val="003D0968"/>
    <w:rsid w:val="003D3228"/>
    <w:rsid w:val="003D3FAF"/>
    <w:rsid w:val="003D49E9"/>
    <w:rsid w:val="003D4A50"/>
    <w:rsid w:val="003D4E97"/>
    <w:rsid w:val="003D5B7E"/>
    <w:rsid w:val="003D6573"/>
    <w:rsid w:val="003D66D5"/>
    <w:rsid w:val="003D6979"/>
    <w:rsid w:val="003D6BB3"/>
    <w:rsid w:val="003D764E"/>
    <w:rsid w:val="003D7F2F"/>
    <w:rsid w:val="003E03FE"/>
    <w:rsid w:val="003E04B1"/>
    <w:rsid w:val="003E054F"/>
    <w:rsid w:val="003E0F07"/>
    <w:rsid w:val="003E14B8"/>
    <w:rsid w:val="003E2DBA"/>
    <w:rsid w:val="003E2F3C"/>
    <w:rsid w:val="003E3572"/>
    <w:rsid w:val="003E36A4"/>
    <w:rsid w:val="003E3F29"/>
    <w:rsid w:val="003E4201"/>
    <w:rsid w:val="003E6532"/>
    <w:rsid w:val="003E65E3"/>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F27"/>
    <w:rsid w:val="00461799"/>
    <w:rsid w:val="00462180"/>
    <w:rsid w:val="004623C9"/>
    <w:rsid w:val="00462777"/>
    <w:rsid w:val="00463220"/>
    <w:rsid w:val="00464AA5"/>
    <w:rsid w:val="004657DE"/>
    <w:rsid w:val="00467000"/>
    <w:rsid w:val="004673F4"/>
    <w:rsid w:val="00470068"/>
    <w:rsid w:val="00470F47"/>
    <w:rsid w:val="00471585"/>
    <w:rsid w:val="004743B5"/>
    <w:rsid w:val="004746A3"/>
    <w:rsid w:val="00474833"/>
    <w:rsid w:val="004751BA"/>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DA6"/>
    <w:rsid w:val="00570EB2"/>
    <w:rsid w:val="00570ED0"/>
    <w:rsid w:val="00571261"/>
    <w:rsid w:val="005718A4"/>
    <w:rsid w:val="00571DD0"/>
    <w:rsid w:val="00571F63"/>
    <w:rsid w:val="0057221B"/>
    <w:rsid w:val="0057291F"/>
    <w:rsid w:val="00572AA6"/>
    <w:rsid w:val="00576783"/>
    <w:rsid w:val="00576784"/>
    <w:rsid w:val="00576843"/>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4049"/>
    <w:rsid w:val="00595933"/>
    <w:rsid w:val="00595BA0"/>
    <w:rsid w:val="005A118D"/>
    <w:rsid w:val="005A1415"/>
    <w:rsid w:val="005A1E36"/>
    <w:rsid w:val="005A2F44"/>
    <w:rsid w:val="005A49A0"/>
    <w:rsid w:val="005A5735"/>
    <w:rsid w:val="005A65BD"/>
    <w:rsid w:val="005A6A39"/>
    <w:rsid w:val="005A7C3D"/>
    <w:rsid w:val="005A7D83"/>
    <w:rsid w:val="005B04E0"/>
    <w:rsid w:val="005B6795"/>
    <w:rsid w:val="005B6D40"/>
    <w:rsid w:val="005B7300"/>
    <w:rsid w:val="005B7864"/>
    <w:rsid w:val="005B78A2"/>
    <w:rsid w:val="005B7B9B"/>
    <w:rsid w:val="005C0409"/>
    <w:rsid w:val="005C09E2"/>
    <w:rsid w:val="005C1DE9"/>
    <w:rsid w:val="005C4D17"/>
    <w:rsid w:val="005C6A28"/>
    <w:rsid w:val="005D0D12"/>
    <w:rsid w:val="005D260D"/>
    <w:rsid w:val="005D2CCD"/>
    <w:rsid w:val="005D3F14"/>
    <w:rsid w:val="005D403B"/>
    <w:rsid w:val="005D447C"/>
    <w:rsid w:val="005D44ED"/>
    <w:rsid w:val="005D4E80"/>
    <w:rsid w:val="005D5B8B"/>
    <w:rsid w:val="005D700E"/>
    <w:rsid w:val="005D74F7"/>
    <w:rsid w:val="005D7B50"/>
    <w:rsid w:val="005E1C3D"/>
    <w:rsid w:val="005E225F"/>
    <w:rsid w:val="005E3194"/>
    <w:rsid w:val="005E377D"/>
    <w:rsid w:val="005E46C2"/>
    <w:rsid w:val="005E4A02"/>
    <w:rsid w:val="005E5CC1"/>
    <w:rsid w:val="005E643C"/>
    <w:rsid w:val="005E6B56"/>
    <w:rsid w:val="005F10D4"/>
    <w:rsid w:val="005F1390"/>
    <w:rsid w:val="005F19EC"/>
    <w:rsid w:val="005F1BED"/>
    <w:rsid w:val="005F257A"/>
    <w:rsid w:val="005F296C"/>
    <w:rsid w:val="005F2EEC"/>
    <w:rsid w:val="005F323A"/>
    <w:rsid w:val="005F32AF"/>
    <w:rsid w:val="005F379E"/>
    <w:rsid w:val="005F396B"/>
    <w:rsid w:val="005F4D2B"/>
    <w:rsid w:val="005F5996"/>
    <w:rsid w:val="005F73BE"/>
    <w:rsid w:val="00601958"/>
    <w:rsid w:val="00601D0B"/>
    <w:rsid w:val="006029C5"/>
    <w:rsid w:val="00602A61"/>
    <w:rsid w:val="00602E62"/>
    <w:rsid w:val="0060360C"/>
    <w:rsid w:val="006046AE"/>
    <w:rsid w:val="00604F4F"/>
    <w:rsid w:val="0060641A"/>
    <w:rsid w:val="006069D2"/>
    <w:rsid w:val="006070E4"/>
    <w:rsid w:val="006107B1"/>
    <w:rsid w:val="00611D21"/>
    <w:rsid w:val="00611F53"/>
    <w:rsid w:val="00615C6A"/>
    <w:rsid w:val="00616980"/>
    <w:rsid w:val="00617F2A"/>
    <w:rsid w:val="0062065F"/>
    <w:rsid w:val="00620E27"/>
    <w:rsid w:val="00621AAB"/>
    <w:rsid w:val="00623855"/>
    <w:rsid w:val="00624835"/>
    <w:rsid w:val="0062556F"/>
    <w:rsid w:val="00625582"/>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36BF"/>
    <w:rsid w:val="006C6C1B"/>
    <w:rsid w:val="006C6C9E"/>
    <w:rsid w:val="006D1CD0"/>
    <w:rsid w:val="006D1D3F"/>
    <w:rsid w:val="006D2F1B"/>
    <w:rsid w:val="006D36B0"/>
    <w:rsid w:val="006D370C"/>
    <w:rsid w:val="006D40D2"/>
    <w:rsid w:val="006D471D"/>
    <w:rsid w:val="006D541C"/>
    <w:rsid w:val="006D549D"/>
    <w:rsid w:val="006D584E"/>
    <w:rsid w:val="006D59B3"/>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102F9"/>
    <w:rsid w:val="00710D52"/>
    <w:rsid w:val="0071153F"/>
    <w:rsid w:val="00711779"/>
    <w:rsid w:val="007128C0"/>
    <w:rsid w:val="00714121"/>
    <w:rsid w:val="007151E8"/>
    <w:rsid w:val="0071619C"/>
    <w:rsid w:val="00717004"/>
    <w:rsid w:val="007173E3"/>
    <w:rsid w:val="00720F29"/>
    <w:rsid w:val="00721AA8"/>
    <w:rsid w:val="0072279A"/>
    <w:rsid w:val="00723BF7"/>
    <w:rsid w:val="00724428"/>
    <w:rsid w:val="007250DA"/>
    <w:rsid w:val="00725FA0"/>
    <w:rsid w:val="00726958"/>
    <w:rsid w:val="00727141"/>
    <w:rsid w:val="00727861"/>
    <w:rsid w:val="00730764"/>
    <w:rsid w:val="0073135E"/>
    <w:rsid w:val="007325FB"/>
    <w:rsid w:val="00732626"/>
    <w:rsid w:val="0073279D"/>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E9B"/>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EF2"/>
    <w:rsid w:val="00784F99"/>
    <w:rsid w:val="00785454"/>
    <w:rsid w:val="0078558C"/>
    <w:rsid w:val="007860E9"/>
    <w:rsid w:val="007862FB"/>
    <w:rsid w:val="00790AB0"/>
    <w:rsid w:val="00791865"/>
    <w:rsid w:val="00792058"/>
    <w:rsid w:val="007939C7"/>
    <w:rsid w:val="007942C7"/>
    <w:rsid w:val="007949F8"/>
    <w:rsid w:val="00794DAC"/>
    <w:rsid w:val="007950B1"/>
    <w:rsid w:val="007960F3"/>
    <w:rsid w:val="0079641A"/>
    <w:rsid w:val="00797F04"/>
    <w:rsid w:val="007A03BF"/>
    <w:rsid w:val="007A1781"/>
    <w:rsid w:val="007A2BDF"/>
    <w:rsid w:val="007A33F2"/>
    <w:rsid w:val="007A5B9F"/>
    <w:rsid w:val="007A64DD"/>
    <w:rsid w:val="007A6549"/>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7A58"/>
    <w:rsid w:val="007F7FEA"/>
    <w:rsid w:val="00800C2F"/>
    <w:rsid w:val="008019D6"/>
    <w:rsid w:val="00802544"/>
    <w:rsid w:val="00802C14"/>
    <w:rsid w:val="00803045"/>
    <w:rsid w:val="0080373F"/>
    <w:rsid w:val="00804E61"/>
    <w:rsid w:val="0080644E"/>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DFB"/>
    <w:rsid w:val="00835E5F"/>
    <w:rsid w:val="008379A2"/>
    <w:rsid w:val="00837C55"/>
    <w:rsid w:val="00837E43"/>
    <w:rsid w:val="00837ED5"/>
    <w:rsid w:val="008409EF"/>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16B4"/>
    <w:rsid w:val="008E3780"/>
    <w:rsid w:val="008E3AFC"/>
    <w:rsid w:val="008E5FF3"/>
    <w:rsid w:val="008E68F4"/>
    <w:rsid w:val="008E6C45"/>
    <w:rsid w:val="008E6F87"/>
    <w:rsid w:val="008E792B"/>
    <w:rsid w:val="008F0444"/>
    <w:rsid w:val="008F167B"/>
    <w:rsid w:val="008F1CED"/>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EF0"/>
    <w:rsid w:val="009233E0"/>
    <w:rsid w:val="009248C3"/>
    <w:rsid w:val="00925524"/>
    <w:rsid w:val="00926648"/>
    <w:rsid w:val="0092666E"/>
    <w:rsid w:val="00930BE7"/>
    <w:rsid w:val="00930EA2"/>
    <w:rsid w:val="009324AE"/>
    <w:rsid w:val="00933D8D"/>
    <w:rsid w:val="00934148"/>
    <w:rsid w:val="009359EA"/>
    <w:rsid w:val="00936472"/>
    <w:rsid w:val="0093713C"/>
    <w:rsid w:val="009374BB"/>
    <w:rsid w:val="00937694"/>
    <w:rsid w:val="00940C37"/>
    <w:rsid w:val="00940DC8"/>
    <w:rsid w:val="009411A8"/>
    <w:rsid w:val="0094267D"/>
    <w:rsid w:val="009427F7"/>
    <w:rsid w:val="00942B36"/>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C24"/>
    <w:rsid w:val="00965D23"/>
    <w:rsid w:val="00966379"/>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DB1"/>
    <w:rsid w:val="009F0FF0"/>
    <w:rsid w:val="009F1311"/>
    <w:rsid w:val="009F233B"/>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61B9"/>
    <w:rsid w:val="00A20454"/>
    <w:rsid w:val="00A219B2"/>
    <w:rsid w:val="00A21FAB"/>
    <w:rsid w:val="00A233D6"/>
    <w:rsid w:val="00A23402"/>
    <w:rsid w:val="00A237E4"/>
    <w:rsid w:val="00A248C6"/>
    <w:rsid w:val="00A255B7"/>
    <w:rsid w:val="00A25626"/>
    <w:rsid w:val="00A26B9A"/>
    <w:rsid w:val="00A27163"/>
    <w:rsid w:val="00A2755C"/>
    <w:rsid w:val="00A27F2F"/>
    <w:rsid w:val="00A3099E"/>
    <w:rsid w:val="00A313E9"/>
    <w:rsid w:val="00A31640"/>
    <w:rsid w:val="00A32181"/>
    <w:rsid w:val="00A321C1"/>
    <w:rsid w:val="00A32794"/>
    <w:rsid w:val="00A330E4"/>
    <w:rsid w:val="00A338A1"/>
    <w:rsid w:val="00A33C81"/>
    <w:rsid w:val="00A35608"/>
    <w:rsid w:val="00A35750"/>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3E23"/>
    <w:rsid w:val="00A7573C"/>
    <w:rsid w:val="00A769EF"/>
    <w:rsid w:val="00A76D30"/>
    <w:rsid w:val="00A77604"/>
    <w:rsid w:val="00A77E31"/>
    <w:rsid w:val="00A77FE9"/>
    <w:rsid w:val="00A81681"/>
    <w:rsid w:val="00A8263D"/>
    <w:rsid w:val="00A84720"/>
    <w:rsid w:val="00A84FF9"/>
    <w:rsid w:val="00A85304"/>
    <w:rsid w:val="00A85DBF"/>
    <w:rsid w:val="00A875E8"/>
    <w:rsid w:val="00A900F9"/>
    <w:rsid w:val="00A912A4"/>
    <w:rsid w:val="00A91AF1"/>
    <w:rsid w:val="00A92116"/>
    <w:rsid w:val="00A92483"/>
    <w:rsid w:val="00A924BA"/>
    <w:rsid w:val="00A93B26"/>
    <w:rsid w:val="00A955B1"/>
    <w:rsid w:val="00A96718"/>
    <w:rsid w:val="00A969F6"/>
    <w:rsid w:val="00A9725B"/>
    <w:rsid w:val="00A97973"/>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608"/>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49C"/>
    <w:rsid w:val="00AD56AC"/>
    <w:rsid w:val="00AD5EC0"/>
    <w:rsid w:val="00AD623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1052"/>
    <w:rsid w:val="00B11B38"/>
    <w:rsid w:val="00B11F56"/>
    <w:rsid w:val="00B12D56"/>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42"/>
    <w:rsid w:val="00B47AA5"/>
    <w:rsid w:val="00B51B28"/>
    <w:rsid w:val="00B521FD"/>
    <w:rsid w:val="00B53328"/>
    <w:rsid w:val="00B533E8"/>
    <w:rsid w:val="00B54411"/>
    <w:rsid w:val="00B5473F"/>
    <w:rsid w:val="00B5565D"/>
    <w:rsid w:val="00B556B0"/>
    <w:rsid w:val="00B55D30"/>
    <w:rsid w:val="00B56B49"/>
    <w:rsid w:val="00B56CA2"/>
    <w:rsid w:val="00B579F4"/>
    <w:rsid w:val="00B57CBD"/>
    <w:rsid w:val="00B57FD3"/>
    <w:rsid w:val="00B627C0"/>
    <w:rsid w:val="00B64B0A"/>
    <w:rsid w:val="00B651CE"/>
    <w:rsid w:val="00B65B08"/>
    <w:rsid w:val="00B65FF1"/>
    <w:rsid w:val="00B6799C"/>
    <w:rsid w:val="00B71A61"/>
    <w:rsid w:val="00B72266"/>
    <w:rsid w:val="00B72B15"/>
    <w:rsid w:val="00B7339D"/>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F12AA"/>
    <w:rsid w:val="00BF1DE0"/>
    <w:rsid w:val="00BF27B0"/>
    <w:rsid w:val="00BF3395"/>
    <w:rsid w:val="00BF3845"/>
    <w:rsid w:val="00BF4DF1"/>
    <w:rsid w:val="00BF758E"/>
    <w:rsid w:val="00BF7E7C"/>
    <w:rsid w:val="00C00665"/>
    <w:rsid w:val="00C010B4"/>
    <w:rsid w:val="00C02B05"/>
    <w:rsid w:val="00C03308"/>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E06"/>
    <w:rsid w:val="00C17EED"/>
    <w:rsid w:val="00C20261"/>
    <w:rsid w:val="00C20350"/>
    <w:rsid w:val="00C205B0"/>
    <w:rsid w:val="00C2211D"/>
    <w:rsid w:val="00C2221D"/>
    <w:rsid w:val="00C229BF"/>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90D"/>
    <w:rsid w:val="00C5603A"/>
    <w:rsid w:val="00C57923"/>
    <w:rsid w:val="00C61253"/>
    <w:rsid w:val="00C63106"/>
    <w:rsid w:val="00C64D49"/>
    <w:rsid w:val="00C663A3"/>
    <w:rsid w:val="00C6681E"/>
    <w:rsid w:val="00C66C10"/>
    <w:rsid w:val="00C71264"/>
    <w:rsid w:val="00C71973"/>
    <w:rsid w:val="00C729EB"/>
    <w:rsid w:val="00C73479"/>
    <w:rsid w:val="00C736E0"/>
    <w:rsid w:val="00C73E9A"/>
    <w:rsid w:val="00C7412F"/>
    <w:rsid w:val="00C74160"/>
    <w:rsid w:val="00C7418F"/>
    <w:rsid w:val="00C743F8"/>
    <w:rsid w:val="00C744F0"/>
    <w:rsid w:val="00C74C35"/>
    <w:rsid w:val="00C777EE"/>
    <w:rsid w:val="00C80CE9"/>
    <w:rsid w:val="00C8177C"/>
    <w:rsid w:val="00C81D9E"/>
    <w:rsid w:val="00C81FC7"/>
    <w:rsid w:val="00C826D6"/>
    <w:rsid w:val="00C82761"/>
    <w:rsid w:val="00C82DBE"/>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FF"/>
    <w:rsid w:val="00CB780F"/>
    <w:rsid w:val="00CB78AA"/>
    <w:rsid w:val="00CB7F1D"/>
    <w:rsid w:val="00CC041B"/>
    <w:rsid w:val="00CC0A7A"/>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10514"/>
    <w:rsid w:val="00D12257"/>
    <w:rsid w:val="00D129C8"/>
    <w:rsid w:val="00D13429"/>
    <w:rsid w:val="00D1353A"/>
    <w:rsid w:val="00D13AA5"/>
    <w:rsid w:val="00D15113"/>
    <w:rsid w:val="00D154F1"/>
    <w:rsid w:val="00D15A00"/>
    <w:rsid w:val="00D15E87"/>
    <w:rsid w:val="00D16354"/>
    <w:rsid w:val="00D16FF0"/>
    <w:rsid w:val="00D17B3E"/>
    <w:rsid w:val="00D20F75"/>
    <w:rsid w:val="00D2169A"/>
    <w:rsid w:val="00D22BD2"/>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1F11"/>
    <w:rsid w:val="00D82740"/>
    <w:rsid w:val="00D828C0"/>
    <w:rsid w:val="00D82F70"/>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683A"/>
    <w:rsid w:val="00DC75E8"/>
    <w:rsid w:val="00DD05AD"/>
    <w:rsid w:val="00DD0DD4"/>
    <w:rsid w:val="00DD1E0A"/>
    <w:rsid w:val="00DD1F52"/>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3E60"/>
    <w:rsid w:val="00E444F6"/>
    <w:rsid w:val="00E45763"/>
    <w:rsid w:val="00E4785E"/>
    <w:rsid w:val="00E47AF6"/>
    <w:rsid w:val="00E47D06"/>
    <w:rsid w:val="00E50615"/>
    <w:rsid w:val="00E50D92"/>
    <w:rsid w:val="00E50DCD"/>
    <w:rsid w:val="00E51E00"/>
    <w:rsid w:val="00E52316"/>
    <w:rsid w:val="00E529BC"/>
    <w:rsid w:val="00E52B2D"/>
    <w:rsid w:val="00E52BB8"/>
    <w:rsid w:val="00E53005"/>
    <w:rsid w:val="00E53A47"/>
    <w:rsid w:val="00E5556F"/>
    <w:rsid w:val="00E6028C"/>
    <w:rsid w:val="00E62301"/>
    <w:rsid w:val="00E62CBF"/>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5927"/>
    <w:rsid w:val="00E95C0E"/>
    <w:rsid w:val="00E9789E"/>
    <w:rsid w:val="00EA13B1"/>
    <w:rsid w:val="00EA171E"/>
    <w:rsid w:val="00EA3970"/>
    <w:rsid w:val="00EA39FB"/>
    <w:rsid w:val="00EA4DED"/>
    <w:rsid w:val="00EA4FF5"/>
    <w:rsid w:val="00EA5EE2"/>
    <w:rsid w:val="00EA742B"/>
    <w:rsid w:val="00EA774B"/>
    <w:rsid w:val="00EA7E0F"/>
    <w:rsid w:val="00EB13B5"/>
    <w:rsid w:val="00EB14EB"/>
    <w:rsid w:val="00EB1574"/>
    <w:rsid w:val="00EB2F37"/>
    <w:rsid w:val="00EB358A"/>
    <w:rsid w:val="00EB3842"/>
    <w:rsid w:val="00EB3A84"/>
    <w:rsid w:val="00EB4349"/>
    <w:rsid w:val="00EB480D"/>
    <w:rsid w:val="00EB5268"/>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5C89"/>
    <w:rsid w:val="00F06B12"/>
    <w:rsid w:val="00F06D44"/>
    <w:rsid w:val="00F0760F"/>
    <w:rsid w:val="00F12D36"/>
    <w:rsid w:val="00F144D5"/>
    <w:rsid w:val="00F14B6D"/>
    <w:rsid w:val="00F154C7"/>
    <w:rsid w:val="00F1688A"/>
    <w:rsid w:val="00F16DBF"/>
    <w:rsid w:val="00F2015E"/>
    <w:rsid w:val="00F22397"/>
    <w:rsid w:val="00F27EDE"/>
    <w:rsid w:val="00F30435"/>
    <w:rsid w:val="00F30A4B"/>
    <w:rsid w:val="00F31C8E"/>
    <w:rsid w:val="00F31D83"/>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28BB"/>
    <w:rsid w:val="00F92A84"/>
    <w:rsid w:val="00F92D5D"/>
    <w:rsid w:val="00F9479E"/>
    <w:rsid w:val="00F947B8"/>
    <w:rsid w:val="00F95AAD"/>
    <w:rsid w:val="00F975D7"/>
    <w:rsid w:val="00FA3E22"/>
    <w:rsid w:val="00FA447F"/>
    <w:rsid w:val="00FA4856"/>
    <w:rsid w:val="00FA48E2"/>
    <w:rsid w:val="00FA4E04"/>
    <w:rsid w:val="00FA5E2D"/>
    <w:rsid w:val="00FA645D"/>
    <w:rsid w:val="00FA6823"/>
    <w:rsid w:val="00FB02F7"/>
    <w:rsid w:val="00FB0DAF"/>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ubs.opengroup.org/architecture/archimate3-doc/toc.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eshdesk.com/fr/pricing/"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alculator.aws/" TargetMode="External"/><Relationship Id="rId37" Type="http://schemas.openxmlformats.org/officeDocument/2006/relationships/image" Target="media/image26.png"/><Relationship Id="rId40" Type="http://schemas.openxmlformats.org/officeDocument/2006/relationships/hyperlink" Target="https://pubs.opengroup.org/architecture/togaf9-doc/arch/chap27.html"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7119</TotalTime>
  <Pages>48</Pages>
  <Words>9772</Words>
  <Characters>53746</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Cacilda Barros (ISACA HQ)</dc:creator>
  <cp:lastModifiedBy>David EVAN</cp:lastModifiedBy>
  <cp:revision>1644</cp:revision>
  <cp:lastPrinted>2021-09-17T09:07:00Z</cp:lastPrinted>
  <dcterms:created xsi:type="dcterms:W3CDTF">2021-07-19T17:31:00Z</dcterms:created>
  <dcterms:modified xsi:type="dcterms:W3CDTF">2022-01-07T07:47:00Z</dcterms:modified>
</cp:coreProperties>
</file>
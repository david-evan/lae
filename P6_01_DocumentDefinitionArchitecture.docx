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0FCDF9AD"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100F79">
        <w:rPr>
          <w:rFonts w:ascii="Open Sans" w:eastAsia="Open Sans" w:hAnsi="Open Sans" w:cs="Open Sans"/>
          <w:b/>
          <w:noProof/>
          <w:sz w:val="32"/>
          <w:szCs w:val="32"/>
          <w:lang w:val="en-GB"/>
        </w:rPr>
        <w:t>07/01/2022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12082D18" w:rsidR="00ED6279" w:rsidRDefault="00100F79" w:rsidP="000B1EF6">
            <w:pPr>
              <w:spacing w:line="240" w:lineRule="auto"/>
            </w:pPr>
            <w:r>
              <w:t>07</w:t>
            </w:r>
            <w:r w:rsidR="00B306B6">
              <w:t xml:space="preserve"> </w:t>
            </w:r>
            <w:r>
              <w:t>Janv.</w:t>
            </w:r>
            <w:r w:rsidR="00B306B6">
              <w:t xml:space="preserve"> 202</w:t>
            </w:r>
            <w:r>
              <w:t>2</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97FE5AD" w:rsidR="00520741" w:rsidRDefault="00520741" w:rsidP="000B3B95">
      <w:pPr>
        <w:pStyle w:val="Lgende"/>
      </w:pPr>
      <w:bookmarkStart w:id="6" w:name="_Toc92438672"/>
      <w:r>
        <w:t xml:space="preserve">Tableau </w:t>
      </w:r>
      <w:fldSimple w:instr=" SEQ Tableau \* ARABIC ">
        <w:r w:rsidR="00642E53">
          <w:rPr>
            <w:noProof/>
          </w:rPr>
          <w:t>1</w:t>
        </w:r>
      </w:fldSimple>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w:t>
      </w:r>
      <w:proofErr w:type="spellStart"/>
      <w:r w:rsidR="00CA0407">
        <w:t>physical</w:t>
      </w:r>
      <w:proofErr w:type="spellEnd"/>
      <w:r w:rsidR="00CA0407">
        <w:t xml:space="preserve">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7FFF3630"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w:t>
      </w:r>
      <w:r w:rsidR="000041A9">
        <w:rPr>
          <w:rFonts w:ascii="Calibri" w:hAnsi="Calibri" w:cs="Calibri"/>
          <w:color w:val="262626" w:themeColor="text1" w:themeTint="D9"/>
          <w:sz w:val="20"/>
          <w:szCs w:val="20"/>
        </w:rPr>
        <w:t xml:space="preserve"> (</w:t>
      </w:r>
      <w:r w:rsidR="00E42EB5">
        <w:rPr>
          <w:rFonts w:ascii="Calibri" w:hAnsi="Calibri" w:cs="Calibri"/>
          <w:color w:val="262626" w:themeColor="text1" w:themeTint="D9"/>
          <w:sz w:val="20"/>
          <w:szCs w:val="20"/>
        </w:rPr>
        <w:t xml:space="preserve">Modélisation </w:t>
      </w:r>
      <w:proofErr w:type="spellStart"/>
      <w:r w:rsidR="00E42EB5">
        <w:rPr>
          <w:rFonts w:ascii="Calibri" w:hAnsi="Calibri" w:cs="Calibri"/>
          <w:color w:val="262626" w:themeColor="text1" w:themeTint="D9"/>
          <w:sz w:val="20"/>
          <w:szCs w:val="20"/>
        </w:rPr>
        <w:t>Archimate</w:t>
      </w:r>
      <w:proofErr w:type="spellEnd"/>
      <w:r w:rsidR="00E42EB5">
        <w:rPr>
          <w:rFonts w:ascii="Calibri" w:hAnsi="Calibri" w:cs="Calibri"/>
          <w:color w:val="262626" w:themeColor="text1" w:themeTint="D9"/>
          <w:sz w:val="20"/>
          <w:szCs w:val="20"/>
        </w:rPr>
        <w:t>) auquel</w:t>
      </w:r>
      <w:r>
        <w:rPr>
          <w:rFonts w:ascii="Calibri" w:hAnsi="Calibri" w:cs="Calibri"/>
          <w:color w:val="262626" w:themeColor="text1" w:themeTint="D9"/>
          <w:sz w:val="20"/>
          <w:szCs w:val="20"/>
        </w:rPr>
        <w:t xml:space="preserve">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0C2EBCE2" w14:textId="6BFAF397" w:rsidR="00073407" w:rsidRDefault="00AC26F9"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hyperlink r:id="rId12" w:history="1">
        <w:r w:rsidR="00346CD6" w:rsidRPr="00F84A62">
          <w:rPr>
            <w:rStyle w:val="Lienhypertexte"/>
            <w:rFonts w:ascii="Calibri" w:hAnsi="Calibri" w:cs="Calibri"/>
            <w:sz w:val="20"/>
            <w:szCs w:val="20"/>
          </w:rPr>
          <w:t>https://github.com/david-evan/oc-al-p6-lae/blob/main/Models/LAE.archimate</w:t>
        </w:r>
      </w:hyperlink>
      <w:r w:rsidR="00346CD6">
        <w:rPr>
          <w:rFonts w:ascii="Calibri" w:hAnsi="Calibri" w:cs="Calibri"/>
          <w:color w:val="262626" w:themeColor="text1" w:themeTint="D9"/>
          <w:sz w:val="20"/>
          <w:szCs w:val="20"/>
        </w:rPr>
        <w:t xml:space="preserve"> </w:t>
      </w: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10" w:name="_Toc92432156"/>
    <w:p w14:paraId="43ADDC94" w14:textId="59CC396D" w:rsidR="008C5813" w:rsidRPr="005C583A" w:rsidRDefault="009E5A1C">
      <w:pPr>
        <w:pStyle w:val="TM1"/>
        <w:tabs>
          <w:tab w:val="right" w:leader="dot" w:pos="9350"/>
        </w:tabs>
        <w:rPr>
          <w:rFonts w:eastAsiaTheme="minorEastAsia" w:cstheme="minorBidi"/>
          <w:b w:val="0"/>
          <w:bCs w:val="0"/>
          <w:caps w:val="0"/>
          <w:noProof/>
          <w:sz w:val="24"/>
          <w:szCs w:val="24"/>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442703" w:history="1">
        <w:r w:rsidR="008C5813" w:rsidRPr="005C583A">
          <w:rPr>
            <w:rStyle w:val="Lienhypertexte"/>
            <w:noProof/>
            <w:sz w:val="22"/>
            <w:szCs w:val="22"/>
          </w:rPr>
          <w:t>CONTEXTE &amp; PORTÉE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5</w:t>
        </w:r>
        <w:r w:rsidR="008C5813" w:rsidRPr="005C583A">
          <w:rPr>
            <w:noProof/>
            <w:webHidden/>
            <w:sz w:val="22"/>
            <w:szCs w:val="22"/>
          </w:rPr>
          <w:fldChar w:fldCharType="end"/>
        </w:r>
      </w:hyperlink>
    </w:p>
    <w:p w14:paraId="7FF3F46D" w14:textId="4454DEA1" w:rsidR="008C5813" w:rsidRPr="005C583A" w:rsidRDefault="00AC26F9">
      <w:pPr>
        <w:pStyle w:val="TM2"/>
        <w:tabs>
          <w:tab w:val="right" w:leader="dot" w:pos="9350"/>
        </w:tabs>
        <w:rPr>
          <w:rFonts w:eastAsiaTheme="minorEastAsia" w:cstheme="minorBidi"/>
          <w:smallCaps w:val="0"/>
          <w:noProof/>
          <w:sz w:val="24"/>
          <w:szCs w:val="24"/>
        </w:rPr>
      </w:pPr>
      <w:hyperlink w:anchor="_Toc92442704" w:history="1">
        <w:r w:rsidR="008C5813" w:rsidRPr="005C583A">
          <w:rPr>
            <w:rStyle w:val="Lienhypertexte"/>
            <w:noProof/>
            <w:sz w:val="22"/>
            <w:szCs w:val="22"/>
          </w:rPr>
          <w:t>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5</w:t>
        </w:r>
        <w:r w:rsidR="008C5813" w:rsidRPr="005C583A">
          <w:rPr>
            <w:noProof/>
            <w:webHidden/>
            <w:sz w:val="22"/>
            <w:szCs w:val="22"/>
          </w:rPr>
          <w:fldChar w:fldCharType="end"/>
        </w:r>
      </w:hyperlink>
    </w:p>
    <w:p w14:paraId="4CF4F18F" w14:textId="7A660343" w:rsidR="008C5813" w:rsidRPr="005C583A" w:rsidRDefault="00AC26F9">
      <w:pPr>
        <w:pStyle w:val="TM2"/>
        <w:tabs>
          <w:tab w:val="right" w:leader="dot" w:pos="9350"/>
        </w:tabs>
        <w:rPr>
          <w:rFonts w:eastAsiaTheme="minorEastAsia" w:cstheme="minorBidi"/>
          <w:smallCaps w:val="0"/>
          <w:noProof/>
          <w:sz w:val="24"/>
          <w:szCs w:val="24"/>
        </w:rPr>
      </w:pPr>
      <w:hyperlink w:anchor="_Toc92442705" w:history="1">
        <w:r w:rsidR="008C5813" w:rsidRPr="005C583A">
          <w:rPr>
            <w:rStyle w:val="Lienhypertexte"/>
            <w:noProof/>
            <w:sz w:val="22"/>
            <w:szCs w:val="22"/>
          </w:rPr>
          <w:t>Contexte du changement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5</w:t>
        </w:r>
        <w:r w:rsidR="008C5813" w:rsidRPr="005C583A">
          <w:rPr>
            <w:noProof/>
            <w:webHidden/>
            <w:sz w:val="22"/>
            <w:szCs w:val="22"/>
          </w:rPr>
          <w:fldChar w:fldCharType="end"/>
        </w:r>
      </w:hyperlink>
    </w:p>
    <w:p w14:paraId="6BE3CD71" w14:textId="57EFA0DC" w:rsidR="008C5813" w:rsidRPr="005C583A" w:rsidRDefault="00AC26F9">
      <w:pPr>
        <w:pStyle w:val="TM2"/>
        <w:tabs>
          <w:tab w:val="right" w:leader="dot" w:pos="9350"/>
        </w:tabs>
        <w:rPr>
          <w:rFonts w:eastAsiaTheme="minorEastAsia" w:cstheme="minorBidi"/>
          <w:smallCaps w:val="0"/>
          <w:noProof/>
          <w:sz w:val="24"/>
          <w:szCs w:val="24"/>
        </w:rPr>
      </w:pPr>
      <w:hyperlink w:anchor="_Toc92442706" w:history="1">
        <w:r w:rsidR="008C5813" w:rsidRPr="005C583A">
          <w:rPr>
            <w:rStyle w:val="Lienhypertexte"/>
            <w:noProof/>
            <w:sz w:val="22"/>
            <w:szCs w:val="22"/>
          </w:rPr>
          <w:t>Cadre et portée des modifications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6</w:t>
        </w:r>
        <w:r w:rsidR="008C5813" w:rsidRPr="005C583A">
          <w:rPr>
            <w:noProof/>
            <w:webHidden/>
            <w:sz w:val="22"/>
            <w:szCs w:val="22"/>
          </w:rPr>
          <w:fldChar w:fldCharType="end"/>
        </w:r>
      </w:hyperlink>
    </w:p>
    <w:p w14:paraId="1D4D67BB" w14:textId="1A373D51"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07" w:history="1">
        <w:r w:rsidR="008C5813" w:rsidRPr="005C583A">
          <w:rPr>
            <w:rStyle w:val="Lienhypertexte"/>
            <w:noProof/>
            <w:sz w:val="22"/>
            <w:szCs w:val="22"/>
          </w:rPr>
          <w:t>OBJECTIFS &amp; 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7</w:t>
        </w:r>
        <w:r w:rsidR="008C5813" w:rsidRPr="005C583A">
          <w:rPr>
            <w:noProof/>
            <w:webHidden/>
            <w:sz w:val="22"/>
            <w:szCs w:val="22"/>
          </w:rPr>
          <w:fldChar w:fldCharType="end"/>
        </w:r>
      </w:hyperlink>
    </w:p>
    <w:p w14:paraId="3D913831" w14:textId="697E1D66" w:rsidR="008C5813" w:rsidRPr="005C583A" w:rsidRDefault="00AC26F9">
      <w:pPr>
        <w:pStyle w:val="TM2"/>
        <w:tabs>
          <w:tab w:val="right" w:leader="dot" w:pos="9350"/>
        </w:tabs>
        <w:rPr>
          <w:rFonts w:eastAsiaTheme="minorEastAsia" w:cstheme="minorBidi"/>
          <w:smallCaps w:val="0"/>
          <w:noProof/>
          <w:sz w:val="24"/>
          <w:szCs w:val="24"/>
        </w:rPr>
      </w:pPr>
      <w:hyperlink w:anchor="_Toc92442708" w:history="1">
        <w:r w:rsidR="008C5813" w:rsidRPr="005C583A">
          <w:rPr>
            <w:rStyle w:val="Lienhypertexte"/>
            <w:noProof/>
            <w:sz w:val="22"/>
            <w:szCs w:val="22"/>
          </w:rPr>
          <w:t>Objectifs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7</w:t>
        </w:r>
        <w:r w:rsidR="008C5813" w:rsidRPr="005C583A">
          <w:rPr>
            <w:noProof/>
            <w:webHidden/>
            <w:sz w:val="22"/>
            <w:szCs w:val="22"/>
          </w:rPr>
          <w:fldChar w:fldCharType="end"/>
        </w:r>
      </w:hyperlink>
    </w:p>
    <w:p w14:paraId="07257FAE" w14:textId="694BD19B" w:rsidR="008C5813" w:rsidRPr="005C583A" w:rsidRDefault="00AC26F9">
      <w:pPr>
        <w:pStyle w:val="TM2"/>
        <w:tabs>
          <w:tab w:val="right" w:leader="dot" w:pos="9350"/>
        </w:tabs>
        <w:rPr>
          <w:rFonts w:eastAsiaTheme="minorEastAsia" w:cstheme="minorBidi"/>
          <w:smallCaps w:val="0"/>
          <w:noProof/>
          <w:sz w:val="24"/>
          <w:szCs w:val="24"/>
        </w:rPr>
      </w:pPr>
      <w:hyperlink w:anchor="_Toc92442709" w:history="1">
        <w:r w:rsidR="008C5813" w:rsidRPr="005C583A">
          <w:rPr>
            <w:rStyle w:val="Lienhypertexte"/>
            <w:noProof/>
            <w:sz w:val="22"/>
            <w:szCs w:val="22"/>
          </w:rPr>
          <w:t>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7</w:t>
        </w:r>
        <w:r w:rsidR="008C5813" w:rsidRPr="005C583A">
          <w:rPr>
            <w:noProof/>
            <w:webHidden/>
            <w:sz w:val="22"/>
            <w:szCs w:val="22"/>
          </w:rPr>
          <w:fldChar w:fldCharType="end"/>
        </w:r>
      </w:hyperlink>
    </w:p>
    <w:p w14:paraId="449FDB73" w14:textId="40857109"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10" w:history="1">
        <w:r w:rsidR="008C5813" w:rsidRPr="005C583A">
          <w:rPr>
            <w:rStyle w:val="Lienhypertexte"/>
            <w:noProof/>
            <w:sz w:val="22"/>
            <w:szCs w:val="22"/>
          </w:rPr>
          <w:t>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8</w:t>
        </w:r>
        <w:r w:rsidR="008C5813" w:rsidRPr="005C583A">
          <w:rPr>
            <w:noProof/>
            <w:webHidden/>
            <w:sz w:val="22"/>
            <w:szCs w:val="22"/>
          </w:rPr>
          <w:fldChar w:fldCharType="end"/>
        </w:r>
      </w:hyperlink>
    </w:p>
    <w:p w14:paraId="43B2AF2E" w14:textId="5548D461" w:rsidR="008C5813" w:rsidRPr="005C583A" w:rsidRDefault="00AC26F9">
      <w:pPr>
        <w:pStyle w:val="TM2"/>
        <w:tabs>
          <w:tab w:val="right" w:leader="dot" w:pos="9350"/>
        </w:tabs>
        <w:rPr>
          <w:rFonts w:eastAsiaTheme="minorEastAsia" w:cstheme="minorBidi"/>
          <w:smallCaps w:val="0"/>
          <w:noProof/>
          <w:sz w:val="24"/>
          <w:szCs w:val="24"/>
        </w:rPr>
      </w:pPr>
      <w:hyperlink w:anchor="_Toc92442711" w:history="1">
        <w:r w:rsidR="008C5813" w:rsidRPr="005C583A">
          <w:rPr>
            <w:rStyle w:val="Lienhypertexte"/>
            <w:noProof/>
            <w:sz w:val="22"/>
            <w:szCs w:val="22"/>
          </w:rPr>
          <w:t>Organisation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8</w:t>
        </w:r>
        <w:r w:rsidR="008C5813" w:rsidRPr="005C583A">
          <w:rPr>
            <w:noProof/>
            <w:webHidden/>
            <w:sz w:val="22"/>
            <w:szCs w:val="22"/>
          </w:rPr>
          <w:fldChar w:fldCharType="end"/>
        </w:r>
      </w:hyperlink>
    </w:p>
    <w:p w14:paraId="38F760D6" w14:textId="7DB489D4" w:rsidR="008C5813" w:rsidRPr="005C583A" w:rsidRDefault="00AC26F9">
      <w:pPr>
        <w:pStyle w:val="TM3"/>
        <w:tabs>
          <w:tab w:val="right" w:leader="dot" w:pos="9350"/>
        </w:tabs>
        <w:rPr>
          <w:rFonts w:eastAsiaTheme="minorEastAsia" w:cstheme="minorBidi"/>
          <w:i w:val="0"/>
          <w:iCs w:val="0"/>
          <w:noProof/>
          <w:sz w:val="24"/>
          <w:szCs w:val="24"/>
        </w:rPr>
      </w:pPr>
      <w:hyperlink w:anchor="_Toc92442712" w:history="1">
        <w:r w:rsidR="008C5813" w:rsidRPr="005C583A">
          <w:rPr>
            <w:rStyle w:val="Lienhypertexte"/>
            <w:noProof/>
            <w:sz w:val="22"/>
            <w:szCs w:val="22"/>
          </w:rPr>
          <w:t>Cartographie macroscopique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8</w:t>
        </w:r>
        <w:r w:rsidR="008C5813" w:rsidRPr="005C583A">
          <w:rPr>
            <w:noProof/>
            <w:webHidden/>
            <w:sz w:val="22"/>
            <w:szCs w:val="22"/>
          </w:rPr>
          <w:fldChar w:fldCharType="end"/>
        </w:r>
      </w:hyperlink>
    </w:p>
    <w:p w14:paraId="054AC584" w14:textId="5AE447E7" w:rsidR="008C5813" w:rsidRPr="005C583A" w:rsidRDefault="00AC26F9">
      <w:pPr>
        <w:pStyle w:val="TM2"/>
        <w:tabs>
          <w:tab w:val="right" w:leader="dot" w:pos="9350"/>
        </w:tabs>
        <w:rPr>
          <w:rFonts w:eastAsiaTheme="minorEastAsia" w:cstheme="minorBidi"/>
          <w:smallCaps w:val="0"/>
          <w:noProof/>
          <w:sz w:val="24"/>
          <w:szCs w:val="24"/>
        </w:rPr>
      </w:pPr>
      <w:hyperlink w:anchor="_Toc92442713"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9</w:t>
        </w:r>
        <w:r w:rsidR="008C5813" w:rsidRPr="005C583A">
          <w:rPr>
            <w:noProof/>
            <w:webHidden/>
            <w:sz w:val="22"/>
            <w:szCs w:val="22"/>
          </w:rPr>
          <w:fldChar w:fldCharType="end"/>
        </w:r>
      </w:hyperlink>
    </w:p>
    <w:p w14:paraId="20880F47" w14:textId="4F4B313A" w:rsidR="008C5813" w:rsidRPr="005C583A" w:rsidRDefault="00AC26F9">
      <w:pPr>
        <w:pStyle w:val="TM3"/>
        <w:tabs>
          <w:tab w:val="right" w:leader="dot" w:pos="9350"/>
        </w:tabs>
        <w:rPr>
          <w:rFonts w:eastAsiaTheme="minorEastAsia" w:cstheme="minorBidi"/>
          <w:i w:val="0"/>
          <w:iCs w:val="0"/>
          <w:noProof/>
          <w:sz w:val="24"/>
          <w:szCs w:val="24"/>
        </w:rPr>
      </w:pPr>
      <w:hyperlink w:anchor="_Toc92442714"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9</w:t>
        </w:r>
        <w:r w:rsidR="008C5813" w:rsidRPr="005C583A">
          <w:rPr>
            <w:noProof/>
            <w:webHidden/>
            <w:sz w:val="22"/>
            <w:szCs w:val="22"/>
          </w:rPr>
          <w:fldChar w:fldCharType="end"/>
        </w:r>
      </w:hyperlink>
    </w:p>
    <w:p w14:paraId="1EBEE4B9" w14:textId="25E2B00A" w:rsidR="008C5813" w:rsidRPr="005C583A" w:rsidRDefault="00AC26F9">
      <w:pPr>
        <w:pStyle w:val="TM3"/>
        <w:tabs>
          <w:tab w:val="right" w:leader="dot" w:pos="9350"/>
        </w:tabs>
        <w:rPr>
          <w:rFonts w:eastAsiaTheme="minorEastAsia" w:cstheme="minorBidi"/>
          <w:i w:val="0"/>
          <w:iCs w:val="0"/>
          <w:noProof/>
          <w:sz w:val="24"/>
          <w:szCs w:val="24"/>
        </w:rPr>
      </w:pPr>
      <w:hyperlink w:anchor="_Toc92442715" w:history="1">
        <w:r w:rsidR="008C5813" w:rsidRPr="005C583A">
          <w:rPr>
            <w:rStyle w:val="Lienhypertexte"/>
            <w:noProof/>
            <w:sz w:val="22"/>
            <w:szCs w:val="22"/>
          </w:rPr>
          <w:t>Département légal</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10</w:t>
        </w:r>
        <w:r w:rsidR="008C5813" w:rsidRPr="005C583A">
          <w:rPr>
            <w:noProof/>
            <w:webHidden/>
            <w:sz w:val="22"/>
            <w:szCs w:val="22"/>
          </w:rPr>
          <w:fldChar w:fldCharType="end"/>
        </w:r>
      </w:hyperlink>
    </w:p>
    <w:p w14:paraId="1C593D17" w14:textId="7B170041" w:rsidR="008C5813" w:rsidRPr="005C583A" w:rsidRDefault="00AC26F9">
      <w:pPr>
        <w:pStyle w:val="TM3"/>
        <w:tabs>
          <w:tab w:val="right" w:leader="dot" w:pos="9350"/>
        </w:tabs>
        <w:rPr>
          <w:rFonts w:eastAsiaTheme="minorEastAsia" w:cstheme="minorBidi"/>
          <w:i w:val="0"/>
          <w:iCs w:val="0"/>
          <w:noProof/>
          <w:sz w:val="24"/>
          <w:szCs w:val="24"/>
        </w:rPr>
      </w:pPr>
      <w:hyperlink w:anchor="_Toc92442716" w:history="1">
        <w:r w:rsidR="008C5813" w:rsidRPr="005C583A">
          <w:rPr>
            <w:rStyle w:val="Lienhypertexte"/>
            <w:noProof/>
            <w:sz w:val="22"/>
            <w:szCs w:val="22"/>
          </w:rPr>
          <w:t>Département facturation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12</w:t>
        </w:r>
        <w:r w:rsidR="008C5813" w:rsidRPr="005C583A">
          <w:rPr>
            <w:noProof/>
            <w:webHidden/>
            <w:sz w:val="22"/>
            <w:szCs w:val="22"/>
          </w:rPr>
          <w:fldChar w:fldCharType="end"/>
        </w:r>
      </w:hyperlink>
    </w:p>
    <w:p w14:paraId="26895175" w14:textId="26668177" w:rsidR="008C5813" w:rsidRPr="005C583A" w:rsidRDefault="00AC26F9">
      <w:pPr>
        <w:pStyle w:val="TM3"/>
        <w:tabs>
          <w:tab w:val="right" w:leader="dot" w:pos="9350"/>
        </w:tabs>
        <w:rPr>
          <w:rFonts w:eastAsiaTheme="minorEastAsia" w:cstheme="minorBidi"/>
          <w:i w:val="0"/>
          <w:iCs w:val="0"/>
          <w:noProof/>
          <w:sz w:val="24"/>
          <w:szCs w:val="24"/>
        </w:rPr>
      </w:pPr>
      <w:hyperlink w:anchor="_Toc92442717" w:history="1">
        <w:r w:rsidR="008C5813" w:rsidRPr="005C583A">
          <w:rPr>
            <w:rStyle w:val="Lienhypertexte"/>
            <w:noProof/>
            <w:sz w:val="22"/>
            <w:szCs w:val="22"/>
          </w:rPr>
          <w:t>Département vente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13</w:t>
        </w:r>
        <w:r w:rsidR="008C5813" w:rsidRPr="005C583A">
          <w:rPr>
            <w:noProof/>
            <w:webHidden/>
            <w:sz w:val="22"/>
            <w:szCs w:val="22"/>
          </w:rPr>
          <w:fldChar w:fldCharType="end"/>
        </w:r>
      </w:hyperlink>
    </w:p>
    <w:p w14:paraId="7D06AE85" w14:textId="5B23F2C5" w:rsidR="008C5813" w:rsidRPr="005C583A" w:rsidRDefault="00AC26F9">
      <w:pPr>
        <w:pStyle w:val="TM3"/>
        <w:tabs>
          <w:tab w:val="right" w:leader="dot" w:pos="9350"/>
        </w:tabs>
        <w:rPr>
          <w:rFonts w:eastAsiaTheme="minorEastAsia" w:cstheme="minorBidi"/>
          <w:i w:val="0"/>
          <w:iCs w:val="0"/>
          <w:noProof/>
          <w:sz w:val="24"/>
          <w:szCs w:val="24"/>
        </w:rPr>
      </w:pPr>
      <w:hyperlink w:anchor="_Toc92442718"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16</w:t>
        </w:r>
        <w:r w:rsidR="008C5813" w:rsidRPr="005C583A">
          <w:rPr>
            <w:noProof/>
            <w:webHidden/>
            <w:sz w:val="22"/>
            <w:szCs w:val="22"/>
          </w:rPr>
          <w:fldChar w:fldCharType="end"/>
        </w:r>
      </w:hyperlink>
    </w:p>
    <w:p w14:paraId="04622D4A" w14:textId="39667254" w:rsidR="008C5813" w:rsidRPr="005C583A" w:rsidRDefault="00AC26F9">
      <w:pPr>
        <w:pStyle w:val="TM3"/>
        <w:tabs>
          <w:tab w:val="right" w:leader="dot" w:pos="9350"/>
        </w:tabs>
        <w:rPr>
          <w:rFonts w:eastAsiaTheme="minorEastAsia" w:cstheme="minorBidi"/>
          <w:i w:val="0"/>
          <w:iCs w:val="0"/>
          <w:noProof/>
          <w:sz w:val="24"/>
          <w:szCs w:val="24"/>
        </w:rPr>
      </w:pPr>
      <w:hyperlink w:anchor="_Toc92442719" w:history="1">
        <w:r w:rsidR="008C5813" w:rsidRPr="005C583A">
          <w:rPr>
            <w:rStyle w:val="Lienhypertexte"/>
            <w:noProof/>
            <w:sz w:val="22"/>
            <w:szCs w:val="22"/>
          </w:rPr>
          <w:t>Évaluation des processus business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17</w:t>
        </w:r>
        <w:r w:rsidR="008C5813" w:rsidRPr="005C583A">
          <w:rPr>
            <w:noProof/>
            <w:webHidden/>
            <w:sz w:val="22"/>
            <w:szCs w:val="22"/>
          </w:rPr>
          <w:fldChar w:fldCharType="end"/>
        </w:r>
      </w:hyperlink>
    </w:p>
    <w:p w14:paraId="457024DB" w14:textId="0A2BFEEC" w:rsidR="008C5813" w:rsidRPr="005C583A" w:rsidRDefault="00AC26F9">
      <w:pPr>
        <w:pStyle w:val="TM2"/>
        <w:tabs>
          <w:tab w:val="right" w:leader="dot" w:pos="9350"/>
        </w:tabs>
        <w:rPr>
          <w:rFonts w:eastAsiaTheme="minorEastAsia" w:cstheme="minorBidi"/>
          <w:smallCaps w:val="0"/>
          <w:noProof/>
          <w:sz w:val="24"/>
          <w:szCs w:val="24"/>
        </w:rPr>
      </w:pPr>
      <w:hyperlink w:anchor="_Toc92442720"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18</w:t>
        </w:r>
        <w:r w:rsidR="008C5813" w:rsidRPr="005C583A">
          <w:rPr>
            <w:noProof/>
            <w:webHidden/>
            <w:sz w:val="22"/>
            <w:szCs w:val="22"/>
          </w:rPr>
          <w:fldChar w:fldCharType="end"/>
        </w:r>
      </w:hyperlink>
    </w:p>
    <w:p w14:paraId="7A42CF81" w14:textId="2C9C2798" w:rsidR="008C5813" w:rsidRPr="005C583A" w:rsidRDefault="00AC26F9">
      <w:pPr>
        <w:pStyle w:val="TM3"/>
        <w:tabs>
          <w:tab w:val="right" w:leader="dot" w:pos="9350"/>
        </w:tabs>
        <w:rPr>
          <w:rFonts w:eastAsiaTheme="minorEastAsia" w:cstheme="minorBidi"/>
          <w:i w:val="0"/>
          <w:iCs w:val="0"/>
          <w:noProof/>
          <w:sz w:val="24"/>
          <w:szCs w:val="24"/>
        </w:rPr>
      </w:pPr>
      <w:hyperlink w:anchor="_Toc92442721" w:history="1">
        <w:r w:rsidR="008C5813" w:rsidRPr="005C583A">
          <w:rPr>
            <w:rStyle w:val="Lienhypertexte"/>
            <w:noProof/>
            <w:sz w:val="22"/>
            <w:szCs w:val="22"/>
          </w:rPr>
          <w:t>Cartographie des données métiers et des 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18</w:t>
        </w:r>
        <w:r w:rsidR="008C5813" w:rsidRPr="005C583A">
          <w:rPr>
            <w:noProof/>
            <w:webHidden/>
            <w:sz w:val="22"/>
            <w:szCs w:val="22"/>
          </w:rPr>
          <w:fldChar w:fldCharType="end"/>
        </w:r>
      </w:hyperlink>
    </w:p>
    <w:p w14:paraId="701F81EB" w14:textId="5285F325" w:rsidR="008C5813" w:rsidRPr="005C583A" w:rsidRDefault="00AC26F9">
      <w:pPr>
        <w:pStyle w:val="TM3"/>
        <w:tabs>
          <w:tab w:val="right" w:leader="dot" w:pos="9350"/>
        </w:tabs>
        <w:rPr>
          <w:rFonts w:eastAsiaTheme="minorEastAsia" w:cstheme="minorBidi"/>
          <w:i w:val="0"/>
          <w:iCs w:val="0"/>
          <w:noProof/>
          <w:sz w:val="24"/>
          <w:szCs w:val="24"/>
        </w:rPr>
      </w:pPr>
      <w:hyperlink w:anchor="_Toc92442722" w:history="1">
        <w:r w:rsidR="008C5813" w:rsidRPr="005C583A">
          <w:rPr>
            <w:rStyle w:val="Lienhypertexte"/>
            <w:noProof/>
            <w:sz w:val="22"/>
            <w:szCs w:val="22"/>
          </w:rPr>
          <w:t>Évaluation de l’architecture des données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19</w:t>
        </w:r>
        <w:r w:rsidR="008C5813" w:rsidRPr="005C583A">
          <w:rPr>
            <w:noProof/>
            <w:webHidden/>
            <w:sz w:val="22"/>
            <w:szCs w:val="22"/>
          </w:rPr>
          <w:fldChar w:fldCharType="end"/>
        </w:r>
      </w:hyperlink>
    </w:p>
    <w:p w14:paraId="03C81088" w14:textId="2E2D853A" w:rsidR="008C5813" w:rsidRPr="005C583A" w:rsidRDefault="00AC26F9">
      <w:pPr>
        <w:pStyle w:val="TM2"/>
        <w:tabs>
          <w:tab w:val="right" w:leader="dot" w:pos="9350"/>
        </w:tabs>
        <w:rPr>
          <w:rFonts w:eastAsiaTheme="minorEastAsia" w:cstheme="minorBidi"/>
          <w:smallCaps w:val="0"/>
          <w:noProof/>
          <w:sz w:val="24"/>
          <w:szCs w:val="24"/>
        </w:rPr>
      </w:pPr>
      <w:hyperlink w:anchor="_Toc92442723"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20</w:t>
        </w:r>
        <w:r w:rsidR="008C5813" w:rsidRPr="005C583A">
          <w:rPr>
            <w:noProof/>
            <w:webHidden/>
            <w:sz w:val="22"/>
            <w:szCs w:val="22"/>
          </w:rPr>
          <w:fldChar w:fldCharType="end"/>
        </w:r>
      </w:hyperlink>
    </w:p>
    <w:p w14:paraId="2D2EE422" w14:textId="0E468101" w:rsidR="008C5813" w:rsidRPr="005C583A" w:rsidRDefault="00AC26F9">
      <w:pPr>
        <w:pStyle w:val="TM3"/>
        <w:tabs>
          <w:tab w:val="right" w:leader="dot" w:pos="9350"/>
        </w:tabs>
        <w:rPr>
          <w:rFonts w:eastAsiaTheme="minorEastAsia" w:cstheme="minorBidi"/>
          <w:i w:val="0"/>
          <w:iCs w:val="0"/>
          <w:noProof/>
          <w:sz w:val="24"/>
          <w:szCs w:val="24"/>
        </w:rPr>
      </w:pPr>
      <w:hyperlink w:anchor="_Toc92442724" w:history="1">
        <w:r w:rsidR="008C5813" w:rsidRPr="005C583A">
          <w:rPr>
            <w:rStyle w:val="Lienhypertexte"/>
            <w:noProof/>
            <w:sz w:val="22"/>
            <w:szCs w:val="22"/>
          </w:rPr>
          <w:t>Cartographie des applicatifs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20</w:t>
        </w:r>
        <w:r w:rsidR="008C5813" w:rsidRPr="005C583A">
          <w:rPr>
            <w:noProof/>
            <w:webHidden/>
            <w:sz w:val="22"/>
            <w:szCs w:val="22"/>
          </w:rPr>
          <w:fldChar w:fldCharType="end"/>
        </w:r>
      </w:hyperlink>
    </w:p>
    <w:p w14:paraId="7AF2C510" w14:textId="1AE30DBE" w:rsidR="008C5813" w:rsidRPr="005C583A" w:rsidRDefault="00AC26F9">
      <w:pPr>
        <w:pStyle w:val="TM3"/>
        <w:tabs>
          <w:tab w:val="right" w:leader="dot" w:pos="9350"/>
        </w:tabs>
        <w:rPr>
          <w:rFonts w:eastAsiaTheme="minorEastAsia" w:cstheme="minorBidi"/>
          <w:i w:val="0"/>
          <w:iCs w:val="0"/>
          <w:noProof/>
          <w:sz w:val="24"/>
          <w:szCs w:val="24"/>
        </w:rPr>
      </w:pPr>
      <w:hyperlink w:anchor="_Toc92442725" w:history="1">
        <w:r w:rsidR="008C5813" w:rsidRPr="005C583A">
          <w:rPr>
            <w:rStyle w:val="Lienhypertexte"/>
            <w:noProof/>
            <w:sz w:val="22"/>
            <w:szCs w:val="22"/>
          </w:rPr>
          <w:t>Évaluation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21</w:t>
        </w:r>
        <w:r w:rsidR="008C5813" w:rsidRPr="005C583A">
          <w:rPr>
            <w:noProof/>
            <w:webHidden/>
            <w:sz w:val="22"/>
            <w:szCs w:val="22"/>
          </w:rPr>
          <w:fldChar w:fldCharType="end"/>
        </w:r>
      </w:hyperlink>
    </w:p>
    <w:p w14:paraId="4E7EF969" w14:textId="7966419F" w:rsidR="008C5813" w:rsidRPr="005C583A" w:rsidRDefault="00AC26F9">
      <w:pPr>
        <w:pStyle w:val="TM2"/>
        <w:tabs>
          <w:tab w:val="right" w:leader="dot" w:pos="9350"/>
        </w:tabs>
        <w:rPr>
          <w:rFonts w:eastAsiaTheme="minorEastAsia" w:cstheme="minorBidi"/>
          <w:smallCaps w:val="0"/>
          <w:noProof/>
          <w:sz w:val="24"/>
          <w:szCs w:val="24"/>
        </w:rPr>
      </w:pPr>
      <w:hyperlink w:anchor="_Toc92442726"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22</w:t>
        </w:r>
        <w:r w:rsidR="008C5813" w:rsidRPr="005C583A">
          <w:rPr>
            <w:noProof/>
            <w:webHidden/>
            <w:sz w:val="22"/>
            <w:szCs w:val="22"/>
          </w:rPr>
          <w:fldChar w:fldCharType="end"/>
        </w:r>
      </w:hyperlink>
    </w:p>
    <w:p w14:paraId="7833220F" w14:textId="18E3BEEC" w:rsidR="008C5813" w:rsidRPr="005C583A" w:rsidRDefault="00AC26F9">
      <w:pPr>
        <w:pStyle w:val="TM3"/>
        <w:tabs>
          <w:tab w:val="right" w:leader="dot" w:pos="9350"/>
        </w:tabs>
        <w:rPr>
          <w:rFonts w:eastAsiaTheme="minorEastAsia" w:cstheme="minorBidi"/>
          <w:i w:val="0"/>
          <w:iCs w:val="0"/>
          <w:noProof/>
          <w:sz w:val="24"/>
          <w:szCs w:val="24"/>
        </w:rPr>
      </w:pPr>
      <w:hyperlink w:anchor="_Toc92442727"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22</w:t>
        </w:r>
        <w:r w:rsidR="008C5813" w:rsidRPr="005C583A">
          <w:rPr>
            <w:noProof/>
            <w:webHidden/>
            <w:sz w:val="22"/>
            <w:szCs w:val="22"/>
          </w:rPr>
          <w:fldChar w:fldCharType="end"/>
        </w:r>
      </w:hyperlink>
    </w:p>
    <w:p w14:paraId="5CAE8F63" w14:textId="5E1F7AA7" w:rsidR="008C5813" w:rsidRPr="005C583A" w:rsidRDefault="00AC26F9">
      <w:pPr>
        <w:pStyle w:val="TM3"/>
        <w:tabs>
          <w:tab w:val="right" w:leader="dot" w:pos="9350"/>
        </w:tabs>
        <w:rPr>
          <w:rFonts w:eastAsiaTheme="minorEastAsia" w:cstheme="minorBidi"/>
          <w:i w:val="0"/>
          <w:iCs w:val="0"/>
          <w:noProof/>
          <w:sz w:val="24"/>
          <w:szCs w:val="24"/>
        </w:rPr>
      </w:pPr>
      <w:hyperlink w:anchor="_Toc92442728" w:history="1">
        <w:r w:rsidR="008C5813" w:rsidRPr="005C583A">
          <w:rPr>
            <w:rStyle w:val="Lienhypertexte"/>
            <w:noProof/>
            <w:sz w:val="22"/>
            <w:szCs w:val="22"/>
          </w:rPr>
          <w:t>Évaluation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22</w:t>
        </w:r>
        <w:r w:rsidR="008C5813" w:rsidRPr="005C583A">
          <w:rPr>
            <w:noProof/>
            <w:webHidden/>
            <w:sz w:val="22"/>
            <w:szCs w:val="22"/>
          </w:rPr>
          <w:fldChar w:fldCharType="end"/>
        </w:r>
      </w:hyperlink>
    </w:p>
    <w:p w14:paraId="2FBF9F35" w14:textId="0323D96F"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29" w:history="1">
        <w:r w:rsidR="008C5813" w:rsidRPr="005C583A">
          <w:rPr>
            <w:rStyle w:val="Lienhypertexte"/>
            <w:noProof/>
            <w:sz w:val="22"/>
            <w:szCs w:val="22"/>
          </w:rPr>
          <w:t>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23</w:t>
        </w:r>
        <w:r w:rsidR="008C5813" w:rsidRPr="005C583A">
          <w:rPr>
            <w:noProof/>
            <w:webHidden/>
            <w:sz w:val="22"/>
            <w:szCs w:val="22"/>
          </w:rPr>
          <w:fldChar w:fldCharType="end"/>
        </w:r>
      </w:hyperlink>
    </w:p>
    <w:p w14:paraId="654B90B7" w14:textId="5885B284" w:rsidR="008C5813" w:rsidRPr="005C583A" w:rsidRDefault="00AC26F9">
      <w:pPr>
        <w:pStyle w:val="TM2"/>
        <w:tabs>
          <w:tab w:val="right" w:leader="dot" w:pos="9350"/>
        </w:tabs>
        <w:rPr>
          <w:rFonts w:eastAsiaTheme="minorEastAsia" w:cstheme="minorBidi"/>
          <w:smallCaps w:val="0"/>
          <w:noProof/>
          <w:sz w:val="24"/>
          <w:szCs w:val="24"/>
        </w:rPr>
      </w:pPr>
      <w:hyperlink w:anchor="_Toc92442730" w:history="1">
        <w:r w:rsidR="008C5813" w:rsidRPr="005C583A">
          <w:rPr>
            <w:rStyle w:val="Lienhypertexte"/>
            <w:noProof/>
            <w:sz w:val="22"/>
            <w:szCs w:val="22"/>
          </w:rPr>
          <w:t>Synthèse de l’évaluation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23</w:t>
        </w:r>
        <w:r w:rsidR="008C5813" w:rsidRPr="005C583A">
          <w:rPr>
            <w:noProof/>
            <w:webHidden/>
            <w:sz w:val="22"/>
            <w:szCs w:val="22"/>
          </w:rPr>
          <w:fldChar w:fldCharType="end"/>
        </w:r>
      </w:hyperlink>
    </w:p>
    <w:p w14:paraId="1EFB9BDE" w14:textId="0E603766" w:rsidR="008C5813" w:rsidRPr="005C583A" w:rsidRDefault="00AC26F9">
      <w:pPr>
        <w:pStyle w:val="TM3"/>
        <w:tabs>
          <w:tab w:val="right" w:leader="dot" w:pos="9350"/>
        </w:tabs>
        <w:rPr>
          <w:rFonts w:eastAsiaTheme="minorEastAsia" w:cstheme="minorBidi"/>
          <w:i w:val="0"/>
          <w:iCs w:val="0"/>
          <w:noProof/>
          <w:sz w:val="24"/>
          <w:szCs w:val="24"/>
        </w:rPr>
      </w:pPr>
      <w:hyperlink w:anchor="_Toc92442731" w:history="1">
        <w:r w:rsidR="008C5813" w:rsidRPr="005C583A">
          <w:rPr>
            <w:rStyle w:val="Lienhypertexte"/>
            <w:noProof/>
            <w:sz w:val="22"/>
            <w:szCs w:val="22"/>
          </w:rPr>
          <w:t>Points fort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23</w:t>
        </w:r>
        <w:r w:rsidR="008C5813" w:rsidRPr="005C583A">
          <w:rPr>
            <w:noProof/>
            <w:webHidden/>
            <w:sz w:val="22"/>
            <w:szCs w:val="22"/>
          </w:rPr>
          <w:fldChar w:fldCharType="end"/>
        </w:r>
      </w:hyperlink>
    </w:p>
    <w:p w14:paraId="35974FE4" w14:textId="5E310961" w:rsidR="008C5813" w:rsidRPr="005C583A" w:rsidRDefault="00AC26F9">
      <w:pPr>
        <w:pStyle w:val="TM3"/>
        <w:tabs>
          <w:tab w:val="right" w:leader="dot" w:pos="9350"/>
        </w:tabs>
        <w:rPr>
          <w:rFonts w:eastAsiaTheme="minorEastAsia" w:cstheme="minorBidi"/>
          <w:i w:val="0"/>
          <w:iCs w:val="0"/>
          <w:noProof/>
          <w:sz w:val="24"/>
          <w:szCs w:val="24"/>
        </w:rPr>
      </w:pPr>
      <w:hyperlink w:anchor="_Toc92442732" w:history="1">
        <w:r w:rsidR="008C5813" w:rsidRPr="005C583A">
          <w:rPr>
            <w:rStyle w:val="Lienhypertexte"/>
            <w:noProof/>
            <w:sz w:val="22"/>
            <w:szCs w:val="22"/>
          </w:rPr>
          <w:t>Points faibles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23</w:t>
        </w:r>
        <w:r w:rsidR="008C5813" w:rsidRPr="005C583A">
          <w:rPr>
            <w:noProof/>
            <w:webHidden/>
            <w:sz w:val="22"/>
            <w:szCs w:val="22"/>
          </w:rPr>
          <w:fldChar w:fldCharType="end"/>
        </w:r>
      </w:hyperlink>
    </w:p>
    <w:p w14:paraId="08E0B92B" w14:textId="330D63E6" w:rsidR="008C5813" w:rsidRPr="005C583A" w:rsidRDefault="00AC26F9">
      <w:pPr>
        <w:pStyle w:val="TM2"/>
        <w:tabs>
          <w:tab w:val="right" w:leader="dot" w:pos="9350"/>
        </w:tabs>
        <w:rPr>
          <w:rFonts w:eastAsiaTheme="minorEastAsia" w:cstheme="minorBidi"/>
          <w:smallCaps w:val="0"/>
          <w:noProof/>
          <w:sz w:val="24"/>
          <w:szCs w:val="24"/>
        </w:rPr>
      </w:pPr>
      <w:hyperlink w:anchor="_Toc92442733" w:history="1">
        <w:r w:rsidR="008C5813" w:rsidRPr="005C583A">
          <w:rPr>
            <w:rStyle w:val="Lienhypertexte"/>
            <w:noProof/>
            <w:sz w:val="22"/>
            <w:szCs w:val="22"/>
          </w:rPr>
          <w:t>Approche architecturale retenue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24</w:t>
        </w:r>
        <w:r w:rsidR="008C5813" w:rsidRPr="005C583A">
          <w:rPr>
            <w:noProof/>
            <w:webHidden/>
            <w:sz w:val="22"/>
            <w:szCs w:val="22"/>
          </w:rPr>
          <w:fldChar w:fldCharType="end"/>
        </w:r>
      </w:hyperlink>
    </w:p>
    <w:p w14:paraId="302C6A35" w14:textId="20DD58B1" w:rsidR="008C5813" w:rsidRPr="005C583A" w:rsidRDefault="00AC26F9">
      <w:pPr>
        <w:pStyle w:val="TM3"/>
        <w:tabs>
          <w:tab w:val="right" w:leader="dot" w:pos="9350"/>
        </w:tabs>
        <w:rPr>
          <w:rFonts w:eastAsiaTheme="minorEastAsia" w:cstheme="minorBidi"/>
          <w:i w:val="0"/>
          <w:iCs w:val="0"/>
          <w:noProof/>
          <w:sz w:val="24"/>
          <w:szCs w:val="24"/>
        </w:rPr>
      </w:pPr>
      <w:hyperlink w:anchor="_Toc92442734" w:history="1">
        <w:r w:rsidR="008C5813" w:rsidRPr="005C583A">
          <w:rPr>
            <w:rStyle w:val="Lienhypertexte"/>
            <w:noProof/>
            <w:sz w:val="22"/>
            <w:szCs w:val="22"/>
          </w:rPr>
          <w:t>Prototype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24</w:t>
        </w:r>
        <w:r w:rsidR="008C5813" w:rsidRPr="005C583A">
          <w:rPr>
            <w:noProof/>
            <w:webHidden/>
            <w:sz w:val="22"/>
            <w:szCs w:val="22"/>
          </w:rPr>
          <w:fldChar w:fldCharType="end"/>
        </w:r>
      </w:hyperlink>
    </w:p>
    <w:p w14:paraId="32F346F3" w14:textId="6A6D444B" w:rsidR="008C5813" w:rsidRPr="005C583A" w:rsidRDefault="00AC26F9">
      <w:pPr>
        <w:pStyle w:val="TM3"/>
        <w:tabs>
          <w:tab w:val="right" w:leader="dot" w:pos="9350"/>
        </w:tabs>
        <w:rPr>
          <w:rFonts w:eastAsiaTheme="minorEastAsia" w:cstheme="minorBidi"/>
          <w:i w:val="0"/>
          <w:iCs w:val="0"/>
          <w:noProof/>
          <w:sz w:val="24"/>
          <w:szCs w:val="24"/>
        </w:rPr>
      </w:pPr>
      <w:hyperlink w:anchor="_Toc92442735" w:history="1">
        <w:r w:rsidR="008C5813" w:rsidRPr="005C583A">
          <w:rPr>
            <w:rStyle w:val="Lienhypertexte"/>
            <w:noProof/>
            <w:sz w:val="22"/>
            <w:szCs w:val="22"/>
          </w:rPr>
          <w:t>Justification de l’approche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25</w:t>
        </w:r>
        <w:r w:rsidR="008C5813" w:rsidRPr="005C583A">
          <w:rPr>
            <w:noProof/>
            <w:webHidden/>
            <w:sz w:val="22"/>
            <w:szCs w:val="22"/>
          </w:rPr>
          <w:fldChar w:fldCharType="end"/>
        </w:r>
      </w:hyperlink>
    </w:p>
    <w:p w14:paraId="39F5ADFF" w14:textId="65B79922" w:rsidR="008C5813" w:rsidRPr="005C583A" w:rsidRDefault="00AC26F9">
      <w:pPr>
        <w:pStyle w:val="TM2"/>
        <w:tabs>
          <w:tab w:val="right" w:leader="dot" w:pos="9350"/>
        </w:tabs>
        <w:rPr>
          <w:rFonts w:eastAsiaTheme="minorEastAsia" w:cstheme="minorBidi"/>
          <w:smallCaps w:val="0"/>
          <w:noProof/>
          <w:sz w:val="24"/>
          <w:szCs w:val="24"/>
        </w:rPr>
      </w:pPr>
      <w:hyperlink w:anchor="_Toc92442736" w:history="1">
        <w:r w:rsidR="008C5813" w:rsidRPr="005C583A">
          <w:rPr>
            <w:rStyle w:val="Lienhypertexte"/>
            <w:noProof/>
            <w:sz w:val="22"/>
            <w:szCs w:val="22"/>
          </w:rPr>
          <w:t>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26</w:t>
        </w:r>
        <w:r w:rsidR="008C5813" w:rsidRPr="005C583A">
          <w:rPr>
            <w:noProof/>
            <w:webHidden/>
            <w:sz w:val="22"/>
            <w:szCs w:val="22"/>
          </w:rPr>
          <w:fldChar w:fldCharType="end"/>
        </w:r>
      </w:hyperlink>
    </w:p>
    <w:p w14:paraId="2120E1AF" w14:textId="44AA4B83" w:rsidR="008C5813" w:rsidRDefault="00AC26F9">
      <w:pPr>
        <w:pStyle w:val="TM2"/>
        <w:tabs>
          <w:tab w:val="right" w:leader="dot" w:pos="9350"/>
        </w:tabs>
        <w:rPr>
          <w:rStyle w:val="Lienhypertexte"/>
          <w:noProof/>
          <w:sz w:val="22"/>
          <w:szCs w:val="22"/>
        </w:rPr>
      </w:pPr>
      <w:hyperlink w:anchor="_Toc92442737" w:history="1">
        <w:r w:rsidR="008C5813" w:rsidRPr="005C583A">
          <w:rPr>
            <w:rStyle w:val="Lienhypertexte"/>
            <w:noProof/>
            <w:sz w:val="22"/>
            <w:szCs w:val="22"/>
          </w:rPr>
          <w:t>Exigences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27</w:t>
        </w:r>
        <w:r w:rsidR="008C5813" w:rsidRPr="005C583A">
          <w:rPr>
            <w:noProof/>
            <w:webHidden/>
            <w:sz w:val="22"/>
            <w:szCs w:val="22"/>
          </w:rPr>
          <w:fldChar w:fldCharType="end"/>
        </w:r>
      </w:hyperlink>
    </w:p>
    <w:p w14:paraId="541FBD20" w14:textId="77777777" w:rsidR="005B167A" w:rsidRPr="005B167A" w:rsidRDefault="005B167A" w:rsidP="005B167A"/>
    <w:p w14:paraId="057ECC72" w14:textId="461CCCEA"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38" w:history="1">
        <w:r w:rsidR="008C5813" w:rsidRPr="005C583A">
          <w:rPr>
            <w:rStyle w:val="Lienhypertexte"/>
            <w:noProof/>
            <w:sz w:val="22"/>
            <w:szCs w:val="22"/>
          </w:rPr>
          <w:t>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29</w:t>
        </w:r>
        <w:r w:rsidR="008C5813" w:rsidRPr="005C583A">
          <w:rPr>
            <w:noProof/>
            <w:webHidden/>
            <w:sz w:val="22"/>
            <w:szCs w:val="22"/>
          </w:rPr>
          <w:fldChar w:fldCharType="end"/>
        </w:r>
      </w:hyperlink>
    </w:p>
    <w:p w14:paraId="6C75EB08" w14:textId="125BD6E4" w:rsidR="008C5813" w:rsidRPr="005C583A" w:rsidRDefault="00AC26F9">
      <w:pPr>
        <w:pStyle w:val="TM2"/>
        <w:tabs>
          <w:tab w:val="right" w:leader="dot" w:pos="9350"/>
        </w:tabs>
        <w:rPr>
          <w:rFonts w:eastAsiaTheme="minorEastAsia" w:cstheme="minorBidi"/>
          <w:smallCaps w:val="0"/>
          <w:noProof/>
          <w:sz w:val="24"/>
          <w:szCs w:val="24"/>
        </w:rPr>
      </w:pPr>
      <w:hyperlink w:anchor="_Toc92442739"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29</w:t>
        </w:r>
        <w:r w:rsidR="008C5813" w:rsidRPr="005C583A">
          <w:rPr>
            <w:noProof/>
            <w:webHidden/>
            <w:sz w:val="22"/>
            <w:szCs w:val="22"/>
          </w:rPr>
          <w:fldChar w:fldCharType="end"/>
        </w:r>
      </w:hyperlink>
    </w:p>
    <w:p w14:paraId="02C685E6" w14:textId="74DDAED4" w:rsidR="008C5813" w:rsidRPr="005C583A" w:rsidRDefault="00AC26F9">
      <w:pPr>
        <w:pStyle w:val="TM3"/>
        <w:tabs>
          <w:tab w:val="right" w:leader="dot" w:pos="9350"/>
        </w:tabs>
        <w:rPr>
          <w:rFonts w:eastAsiaTheme="minorEastAsia" w:cstheme="minorBidi"/>
          <w:i w:val="0"/>
          <w:iCs w:val="0"/>
          <w:noProof/>
          <w:sz w:val="24"/>
          <w:szCs w:val="24"/>
        </w:rPr>
      </w:pPr>
      <w:hyperlink w:anchor="_Toc92442740"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29</w:t>
        </w:r>
        <w:r w:rsidR="008C5813" w:rsidRPr="005C583A">
          <w:rPr>
            <w:noProof/>
            <w:webHidden/>
            <w:sz w:val="22"/>
            <w:szCs w:val="22"/>
          </w:rPr>
          <w:fldChar w:fldCharType="end"/>
        </w:r>
      </w:hyperlink>
    </w:p>
    <w:p w14:paraId="150B82ED" w14:textId="55B4FD87" w:rsidR="008C5813" w:rsidRPr="005C583A" w:rsidRDefault="00AC26F9">
      <w:pPr>
        <w:pStyle w:val="TM3"/>
        <w:tabs>
          <w:tab w:val="right" w:leader="dot" w:pos="9350"/>
        </w:tabs>
        <w:rPr>
          <w:rFonts w:eastAsiaTheme="minorEastAsia" w:cstheme="minorBidi"/>
          <w:i w:val="0"/>
          <w:iCs w:val="0"/>
          <w:noProof/>
          <w:sz w:val="24"/>
          <w:szCs w:val="24"/>
        </w:rPr>
      </w:pPr>
      <w:hyperlink w:anchor="_Toc92442741"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30</w:t>
        </w:r>
        <w:r w:rsidR="008C5813" w:rsidRPr="005C583A">
          <w:rPr>
            <w:noProof/>
            <w:webHidden/>
            <w:sz w:val="22"/>
            <w:szCs w:val="22"/>
          </w:rPr>
          <w:fldChar w:fldCharType="end"/>
        </w:r>
      </w:hyperlink>
    </w:p>
    <w:p w14:paraId="75AA84AE" w14:textId="6823495F" w:rsidR="008C5813" w:rsidRPr="005C583A" w:rsidRDefault="00AC26F9">
      <w:pPr>
        <w:pStyle w:val="TM2"/>
        <w:tabs>
          <w:tab w:val="right" w:leader="dot" w:pos="9350"/>
        </w:tabs>
        <w:rPr>
          <w:rFonts w:eastAsiaTheme="minorEastAsia" w:cstheme="minorBidi"/>
          <w:smallCaps w:val="0"/>
          <w:noProof/>
          <w:sz w:val="24"/>
          <w:szCs w:val="24"/>
        </w:rPr>
      </w:pPr>
      <w:hyperlink w:anchor="_Toc92442742"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31</w:t>
        </w:r>
        <w:r w:rsidR="008C5813" w:rsidRPr="005C583A">
          <w:rPr>
            <w:noProof/>
            <w:webHidden/>
            <w:sz w:val="22"/>
            <w:szCs w:val="22"/>
          </w:rPr>
          <w:fldChar w:fldCharType="end"/>
        </w:r>
      </w:hyperlink>
    </w:p>
    <w:p w14:paraId="29B0FC1A" w14:textId="1449AAB0" w:rsidR="008C5813" w:rsidRPr="005C583A" w:rsidRDefault="00AC26F9">
      <w:pPr>
        <w:pStyle w:val="TM3"/>
        <w:tabs>
          <w:tab w:val="right" w:leader="dot" w:pos="9350"/>
        </w:tabs>
        <w:rPr>
          <w:rFonts w:eastAsiaTheme="minorEastAsia" w:cstheme="minorBidi"/>
          <w:i w:val="0"/>
          <w:iCs w:val="0"/>
          <w:noProof/>
          <w:sz w:val="24"/>
          <w:szCs w:val="24"/>
        </w:rPr>
      </w:pPr>
      <w:hyperlink w:anchor="_Toc92442743" w:history="1">
        <w:r w:rsidR="008C5813" w:rsidRPr="005C583A">
          <w:rPr>
            <w:rStyle w:val="Lienhypertexte"/>
            <w:noProof/>
            <w:sz w:val="22"/>
            <w:szCs w:val="22"/>
          </w:rPr>
          <w:t>Cartographie des données métiers dans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31</w:t>
        </w:r>
        <w:r w:rsidR="008C5813" w:rsidRPr="005C583A">
          <w:rPr>
            <w:noProof/>
            <w:webHidden/>
            <w:sz w:val="22"/>
            <w:szCs w:val="22"/>
          </w:rPr>
          <w:fldChar w:fldCharType="end"/>
        </w:r>
      </w:hyperlink>
    </w:p>
    <w:p w14:paraId="05C432B6" w14:textId="5B1F589F" w:rsidR="008C5813" w:rsidRPr="005C583A" w:rsidRDefault="00AC26F9">
      <w:pPr>
        <w:pStyle w:val="TM3"/>
        <w:tabs>
          <w:tab w:val="right" w:leader="dot" w:pos="9350"/>
        </w:tabs>
        <w:rPr>
          <w:rFonts w:eastAsiaTheme="minorEastAsia" w:cstheme="minorBidi"/>
          <w:i w:val="0"/>
          <w:iCs w:val="0"/>
          <w:noProof/>
          <w:sz w:val="24"/>
          <w:szCs w:val="24"/>
        </w:rPr>
      </w:pPr>
      <w:hyperlink w:anchor="_Toc92442744" w:history="1">
        <w:r w:rsidR="008C5813" w:rsidRPr="005C583A">
          <w:rPr>
            <w:rStyle w:val="Lienhypertexte"/>
            <w:noProof/>
            <w:sz w:val="22"/>
            <w:szCs w:val="22"/>
          </w:rPr>
          <w:t>Sécurité des données et contrôle d’accès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32</w:t>
        </w:r>
        <w:r w:rsidR="008C5813" w:rsidRPr="005C583A">
          <w:rPr>
            <w:noProof/>
            <w:webHidden/>
            <w:sz w:val="22"/>
            <w:szCs w:val="22"/>
          </w:rPr>
          <w:fldChar w:fldCharType="end"/>
        </w:r>
      </w:hyperlink>
    </w:p>
    <w:p w14:paraId="52DA2B9C" w14:textId="610A3260" w:rsidR="008C5813" w:rsidRPr="005C583A" w:rsidRDefault="00AC26F9">
      <w:pPr>
        <w:pStyle w:val="TM2"/>
        <w:tabs>
          <w:tab w:val="right" w:leader="dot" w:pos="9350"/>
        </w:tabs>
        <w:rPr>
          <w:rFonts w:eastAsiaTheme="minorEastAsia" w:cstheme="minorBidi"/>
          <w:smallCaps w:val="0"/>
          <w:noProof/>
          <w:sz w:val="24"/>
          <w:szCs w:val="24"/>
        </w:rPr>
      </w:pPr>
      <w:hyperlink w:anchor="_Toc92442745"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33</w:t>
        </w:r>
        <w:r w:rsidR="008C5813" w:rsidRPr="005C583A">
          <w:rPr>
            <w:noProof/>
            <w:webHidden/>
            <w:sz w:val="22"/>
            <w:szCs w:val="22"/>
          </w:rPr>
          <w:fldChar w:fldCharType="end"/>
        </w:r>
      </w:hyperlink>
    </w:p>
    <w:p w14:paraId="16C7E20E" w14:textId="27BC62E4" w:rsidR="008C5813" w:rsidRPr="005C583A" w:rsidRDefault="00AC26F9">
      <w:pPr>
        <w:pStyle w:val="TM3"/>
        <w:tabs>
          <w:tab w:val="right" w:leader="dot" w:pos="9350"/>
        </w:tabs>
        <w:rPr>
          <w:rFonts w:eastAsiaTheme="minorEastAsia" w:cstheme="minorBidi"/>
          <w:i w:val="0"/>
          <w:iCs w:val="0"/>
          <w:noProof/>
          <w:sz w:val="24"/>
          <w:szCs w:val="24"/>
        </w:rPr>
      </w:pPr>
      <w:hyperlink w:anchor="_Toc92442746" w:history="1">
        <w:r w:rsidR="008C5813" w:rsidRPr="005C583A">
          <w:rPr>
            <w:rStyle w:val="Lienhypertexte"/>
            <w:noProof/>
            <w:sz w:val="22"/>
            <w:szCs w:val="22"/>
          </w:rPr>
          <w:t>Cartographie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33</w:t>
        </w:r>
        <w:r w:rsidR="008C5813" w:rsidRPr="005C583A">
          <w:rPr>
            <w:noProof/>
            <w:webHidden/>
            <w:sz w:val="22"/>
            <w:szCs w:val="22"/>
          </w:rPr>
          <w:fldChar w:fldCharType="end"/>
        </w:r>
      </w:hyperlink>
    </w:p>
    <w:p w14:paraId="0D37F986" w14:textId="32E6DF32" w:rsidR="008C5813" w:rsidRPr="005C583A" w:rsidRDefault="00AC26F9">
      <w:pPr>
        <w:pStyle w:val="TM3"/>
        <w:tabs>
          <w:tab w:val="right" w:leader="dot" w:pos="9350"/>
        </w:tabs>
        <w:rPr>
          <w:rFonts w:eastAsiaTheme="minorEastAsia" w:cstheme="minorBidi"/>
          <w:i w:val="0"/>
          <w:iCs w:val="0"/>
          <w:noProof/>
          <w:sz w:val="24"/>
          <w:szCs w:val="24"/>
        </w:rPr>
      </w:pPr>
      <w:hyperlink w:anchor="_Toc92442747" w:history="1">
        <w:r w:rsidR="008C5813" w:rsidRPr="005C583A">
          <w:rPr>
            <w:rStyle w:val="Lienhypertexte"/>
            <w:noProof/>
            <w:sz w:val="22"/>
            <w:szCs w:val="22"/>
          </w:rPr>
          <w:t>Catalogue des composants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35</w:t>
        </w:r>
        <w:r w:rsidR="008C5813" w:rsidRPr="005C583A">
          <w:rPr>
            <w:noProof/>
            <w:webHidden/>
            <w:sz w:val="22"/>
            <w:szCs w:val="22"/>
          </w:rPr>
          <w:fldChar w:fldCharType="end"/>
        </w:r>
      </w:hyperlink>
    </w:p>
    <w:p w14:paraId="376C3344" w14:textId="3F68FD87" w:rsidR="008C5813" w:rsidRPr="005C583A" w:rsidRDefault="00AC26F9">
      <w:pPr>
        <w:pStyle w:val="TM2"/>
        <w:tabs>
          <w:tab w:val="right" w:leader="dot" w:pos="9350"/>
        </w:tabs>
        <w:rPr>
          <w:rFonts w:eastAsiaTheme="minorEastAsia" w:cstheme="minorBidi"/>
          <w:smallCaps w:val="0"/>
          <w:noProof/>
          <w:sz w:val="24"/>
          <w:szCs w:val="24"/>
        </w:rPr>
      </w:pPr>
      <w:hyperlink w:anchor="_Toc92442748"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36</w:t>
        </w:r>
        <w:r w:rsidR="008C5813" w:rsidRPr="005C583A">
          <w:rPr>
            <w:noProof/>
            <w:webHidden/>
            <w:sz w:val="22"/>
            <w:szCs w:val="22"/>
          </w:rPr>
          <w:fldChar w:fldCharType="end"/>
        </w:r>
      </w:hyperlink>
    </w:p>
    <w:p w14:paraId="4CF78A46" w14:textId="14CA6925" w:rsidR="008C5813" w:rsidRPr="005C583A" w:rsidRDefault="00AC26F9">
      <w:pPr>
        <w:pStyle w:val="TM3"/>
        <w:tabs>
          <w:tab w:val="right" w:leader="dot" w:pos="9350"/>
        </w:tabs>
        <w:rPr>
          <w:rFonts w:eastAsiaTheme="minorEastAsia" w:cstheme="minorBidi"/>
          <w:i w:val="0"/>
          <w:iCs w:val="0"/>
          <w:noProof/>
          <w:sz w:val="24"/>
          <w:szCs w:val="24"/>
        </w:rPr>
      </w:pPr>
      <w:hyperlink w:anchor="_Toc92442749"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36</w:t>
        </w:r>
        <w:r w:rsidR="008C5813" w:rsidRPr="005C583A">
          <w:rPr>
            <w:noProof/>
            <w:webHidden/>
            <w:sz w:val="22"/>
            <w:szCs w:val="22"/>
          </w:rPr>
          <w:fldChar w:fldCharType="end"/>
        </w:r>
      </w:hyperlink>
    </w:p>
    <w:p w14:paraId="4F807FB6" w14:textId="7995DD37" w:rsidR="008C5813" w:rsidRPr="005C583A" w:rsidRDefault="00AC26F9">
      <w:pPr>
        <w:pStyle w:val="TM3"/>
        <w:tabs>
          <w:tab w:val="right" w:leader="dot" w:pos="9350"/>
        </w:tabs>
        <w:rPr>
          <w:rFonts w:eastAsiaTheme="minorEastAsia" w:cstheme="minorBidi"/>
          <w:i w:val="0"/>
          <w:iCs w:val="0"/>
          <w:noProof/>
          <w:sz w:val="24"/>
          <w:szCs w:val="24"/>
        </w:rPr>
      </w:pPr>
      <w:hyperlink w:anchor="_Toc92442750" w:history="1">
        <w:r w:rsidR="008C5813" w:rsidRPr="005C583A">
          <w:rPr>
            <w:rStyle w:val="Lienhypertexte"/>
            <w:noProof/>
            <w:sz w:val="22"/>
            <w:szCs w:val="22"/>
          </w:rPr>
          <w:t>Coût d’exploitation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37</w:t>
        </w:r>
        <w:r w:rsidR="008C5813" w:rsidRPr="005C583A">
          <w:rPr>
            <w:noProof/>
            <w:webHidden/>
            <w:sz w:val="22"/>
            <w:szCs w:val="22"/>
          </w:rPr>
          <w:fldChar w:fldCharType="end"/>
        </w:r>
      </w:hyperlink>
    </w:p>
    <w:p w14:paraId="0FB0529F" w14:textId="005B0E27"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51" w:history="1">
        <w:r w:rsidR="008C5813" w:rsidRPr="005C583A">
          <w:rPr>
            <w:rStyle w:val="Lienhypertexte"/>
            <w:noProof/>
            <w:sz w:val="22"/>
            <w:szCs w:val="22"/>
          </w:rPr>
          <w:t>ANALYSE DES ÉCARTS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38</w:t>
        </w:r>
        <w:r w:rsidR="008C5813" w:rsidRPr="005C583A">
          <w:rPr>
            <w:noProof/>
            <w:webHidden/>
            <w:sz w:val="22"/>
            <w:szCs w:val="22"/>
          </w:rPr>
          <w:fldChar w:fldCharType="end"/>
        </w:r>
      </w:hyperlink>
    </w:p>
    <w:p w14:paraId="7A5E47A5" w14:textId="1E5514E8" w:rsidR="008C5813" w:rsidRPr="005C583A" w:rsidRDefault="00AC26F9">
      <w:pPr>
        <w:pStyle w:val="TM3"/>
        <w:tabs>
          <w:tab w:val="right" w:leader="dot" w:pos="9350"/>
        </w:tabs>
        <w:rPr>
          <w:rFonts w:eastAsiaTheme="minorEastAsia" w:cstheme="minorBidi"/>
          <w:i w:val="0"/>
          <w:iCs w:val="0"/>
          <w:noProof/>
          <w:sz w:val="24"/>
          <w:szCs w:val="24"/>
        </w:rPr>
      </w:pPr>
      <w:hyperlink w:anchor="_Toc92442752" w:history="1">
        <w:r w:rsidR="008C5813" w:rsidRPr="005C583A">
          <w:rPr>
            <w:rStyle w:val="Lienhypertexte"/>
            <w:noProof/>
            <w:sz w:val="22"/>
            <w:szCs w:val="22"/>
          </w:rPr>
          <w:t>Écarts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38</w:t>
        </w:r>
        <w:r w:rsidR="008C5813" w:rsidRPr="005C583A">
          <w:rPr>
            <w:noProof/>
            <w:webHidden/>
            <w:sz w:val="22"/>
            <w:szCs w:val="22"/>
          </w:rPr>
          <w:fldChar w:fldCharType="end"/>
        </w:r>
      </w:hyperlink>
    </w:p>
    <w:p w14:paraId="0DEF7364" w14:textId="3E2166C0" w:rsidR="008C5813" w:rsidRPr="005C583A" w:rsidRDefault="00AC26F9">
      <w:pPr>
        <w:pStyle w:val="TM3"/>
        <w:tabs>
          <w:tab w:val="right" w:leader="dot" w:pos="9350"/>
        </w:tabs>
        <w:rPr>
          <w:rFonts w:eastAsiaTheme="minorEastAsia" w:cstheme="minorBidi"/>
          <w:i w:val="0"/>
          <w:iCs w:val="0"/>
          <w:noProof/>
          <w:sz w:val="24"/>
          <w:szCs w:val="24"/>
        </w:rPr>
      </w:pPr>
      <w:hyperlink w:anchor="_Toc92442753" w:history="1">
        <w:r w:rsidR="008C5813" w:rsidRPr="005C583A">
          <w:rPr>
            <w:rStyle w:val="Lienhypertexte"/>
            <w:noProof/>
            <w:sz w:val="22"/>
            <w:szCs w:val="22"/>
          </w:rPr>
          <w:t>Risques de l’architecture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39</w:t>
        </w:r>
        <w:r w:rsidR="008C5813" w:rsidRPr="005C583A">
          <w:rPr>
            <w:noProof/>
            <w:webHidden/>
            <w:sz w:val="22"/>
            <w:szCs w:val="22"/>
          </w:rPr>
          <w:fldChar w:fldCharType="end"/>
        </w:r>
      </w:hyperlink>
    </w:p>
    <w:p w14:paraId="362A6CEA" w14:textId="1A4FA6D5"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54" w:history="1">
        <w:r w:rsidR="008C5813" w:rsidRPr="005C583A">
          <w:rPr>
            <w:rStyle w:val="Lienhypertexte"/>
            <w:noProof/>
            <w:sz w:val="22"/>
            <w:szCs w:val="22"/>
          </w:rPr>
          <w:t>ARCHITECTURE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40</w:t>
        </w:r>
        <w:r w:rsidR="008C5813" w:rsidRPr="005C583A">
          <w:rPr>
            <w:noProof/>
            <w:webHidden/>
            <w:sz w:val="22"/>
            <w:szCs w:val="22"/>
          </w:rPr>
          <w:fldChar w:fldCharType="end"/>
        </w:r>
      </w:hyperlink>
    </w:p>
    <w:p w14:paraId="14A11F95" w14:textId="1B114192" w:rsidR="008C5813" w:rsidRPr="005C583A" w:rsidRDefault="00AC26F9">
      <w:pPr>
        <w:pStyle w:val="TM3"/>
        <w:tabs>
          <w:tab w:val="right" w:leader="dot" w:pos="9350"/>
        </w:tabs>
        <w:rPr>
          <w:rFonts w:eastAsiaTheme="minorEastAsia" w:cstheme="minorBidi"/>
          <w:i w:val="0"/>
          <w:iCs w:val="0"/>
          <w:noProof/>
          <w:sz w:val="24"/>
          <w:szCs w:val="24"/>
        </w:rPr>
      </w:pPr>
      <w:hyperlink w:anchor="_Toc92442755" w:history="1">
        <w:r w:rsidR="008C5813" w:rsidRPr="005C583A">
          <w:rPr>
            <w:rStyle w:val="Lienhypertexte"/>
            <w:noProof/>
            <w:sz w:val="22"/>
            <w:szCs w:val="22"/>
          </w:rPr>
          <w:t>Roadmap prévisionnelle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40</w:t>
        </w:r>
        <w:r w:rsidR="008C5813" w:rsidRPr="005C583A">
          <w:rPr>
            <w:noProof/>
            <w:webHidden/>
            <w:sz w:val="22"/>
            <w:szCs w:val="22"/>
          </w:rPr>
          <w:fldChar w:fldCharType="end"/>
        </w:r>
      </w:hyperlink>
    </w:p>
    <w:p w14:paraId="0445510D" w14:textId="340E5A66" w:rsidR="008C5813" w:rsidRPr="005C583A" w:rsidRDefault="00AC26F9">
      <w:pPr>
        <w:pStyle w:val="TM3"/>
        <w:tabs>
          <w:tab w:val="right" w:leader="dot" w:pos="9350"/>
        </w:tabs>
        <w:rPr>
          <w:rFonts w:eastAsiaTheme="minorEastAsia" w:cstheme="minorBidi"/>
          <w:i w:val="0"/>
          <w:iCs w:val="0"/>
          <w:noProof/>
          <w:sz w:val="24"/>
          <w:szCs w:val="24"/>
        </w:rPr>
      </w:pPr>
      <w:hyperlink w:anchor="_Toc92442756" w:history="1">
        <w:r w:rsidR="008C5813" w:rsidRPr="005C583A">
          <w:rPr>
            <w:rStyle w:val="Lienhypertexte"/>
            <w:noProof/>
            <w:sz w:val="22"/>
            <w:szCs w:val="22"/>
          </w:rPr>
          <w:t>Phase 1 : Migration vers l’outil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41</w:t>
        </w:r>
        <w:r w:rsidR="008C5813" w:rsidRPr="005C583A">
          <w:rPr>
            <w:noProof/>
            <w:webHidden/>
            <w:sz w:val="22"/>
            <w:szCs w:val="22"/>
          </w:rPr>
          <w:fldChar w:fldCharType="end"/>
        </w:r>
      </w:hyperlink>
    </w:p>
    <w:p w14:paraId="724322DB" w14:textId="6F9EEBA6" w:rsidR="008C5813" w:rsidRPr="005C583A" w:rsidRDefault="00AC26F9">
      <w:pPr>
        <w:pStyle w:val="TM3"/>
        <w:tabs>
          <w:tab w:val="right" w:leader="dot" w:pos="9350"/>
        </w:tabs>
        <w:rPr>
          <w:rFonts w:eastAsiaTheme="minorEastAsia" w:cstheme="minorBidi"/>
          <w:i w:val="0"/>
          <w:iCs w:val="0"/>
          <w:noProof/>
          <w:sz w:val="24"/>
          <w:szCs w:val="24"/>
        </w:rPr>
      </w:pPr>
      <w:hyperlink w:anchor="_Toc92442757" w:history="1">
        <w:r w:rsidR="008C5813" w:rsidRPr="005C583A">
          <w:rPr>
            <w:rStyle w:val="Lienhypertexte"/>
            <w:noProof/>
            <w:sz w:val="22"/>
            <w:szCs w:val="22"/>
          </w:rPr>
          <w:t>Phase 2 : Migration du service commercial et du service client sur la nouvelle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42</w:t>
        </w:r>
        <w:r w:rsidR="008C5813" w:rsidRPr="005C583A">
          <w:rPr>
            <w:noProof/>
            <w:webHidden/>
            <w:sz w:val="22"/>
            <w:szCs w:val="22"/>
          </w:rPr>
          <w:fldChar w:fldCharType="end"/>
        </w:r>
      </w:hyperlink>
    </w:p>
    <w:p w14:paraId="149D222C" w14:textId="7F877FFF" w:rsidR="008C5813" w:rsidRPr="005C583A" w:rsidRDefault="00AC26F9">
      <w:pPr>
        <w:pStyle w:val="TM3"/>
        <w:tabs>
          <w:tab w:val="right" w:leader="dot" w:pos="9350"/>
        </w:tabs>
        <w:rPr>
          <w:rFonts w:eastAsiaTheme="minorEastAsia" w:cstheme="minorBidi"/>
          <w:i w:val="0"/>
          <w:iCs w:val="0"/>
          <w:noProof/>
          <w:sz w:val="24"/>
          <w:szCs w:val="24"/>
        </w:rPr>
      </w:pPr>
      <w:hyperlink w:anchor="_Toc92442758" w:history="1">
        <w:r w:rsidR="008C5813" w:rsidRPr="005C583A">
          <w:rPr>
            <w:rStyle w:val="Lienhypertexte"/>
            <w:noProof/>
            <w:sz w:val="22"/>
            <w:szCs w:val="22"/>
          </w:rPr>
          <w:t>Phase 3 : Migration du service légal vers la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_Toc92442758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43</w:t>
        </w:r>
        <w:r w:rsidR="008C5813" w:rsidRPr="005C583A">
          <w:rPr>
            <w:noProof/>
            <w:webHidden/>
            <w:sz w:val="22"/>
            <w:szCs w:val="22"/>
          </w:rPr>
          <w:fldChar w:fldCharType="end"/>
        </w:r>
      </w:hyperlink>
    </w:p>
    <w:p w14:paraId="6B34BA23" w14:textId="7D6F98E4" w:rsidR="008C5813" w:rsidRPr="005C583A" w:rsidRDefault="00AC26F9">
      <w:pPr>
        <w:pStyle w:val="TM3"/>
        <w:tabs>
          <w:tab w:val="right" w:leader="dot" w:pos="9350"/>
        </w:tabs>
        <w:rPr>
          <w:rFonts w:eastAsiaTheme="minorEastAsia" w:cstheme="minorBidi"/>
          <w:i w:val="0"/>
          <w:iCs w:val="0"/>
          <w:noProof/>
          <w:sz w:val="24"/>
          <w:szCs w:val="24"/>
        </w:rPr>
      </w:pPr>
      <w:hyperlink w:anchor="_Toc92442759" w:history="1">
        <w:r w:rsidR="008C5813" w:rsidRPr="005C583A">
          <w:rPr>
            <w:rStyle w:val="Lienhypertexte"/>
            <w:noProof/>
            <w:sz w:val="22"/>
            <w:szCs w:val="22"/>
          </w:rPr>
          <w:t>Phase 4 : Migration du service facturation et des données comptables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_Toc92442759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44</w:t>
        </w:r>
        <w:r w:rsidR="008C5813" w:rsidRPr="005C583A">
          <w:rPr>
            <w:noProof/>
            <w:webHidden/>
            <w:sz w:val="22"/>
            <w:szCs w:val="22"/>
          </w:rPr>
          <w:fldChar w:fldCharType="end"/>
        </w:r>
      </w:hyperlink>
    </w:p>
    <w:p w14:paraId="60D5CDD8" w14:textId="1A3A4EB9" w:rsidR="008C5813" w:rsidRPr="005C583A" w:rsidRDefault="00AC26F9">
      <w:pPr>
        <w:pStyle w:val="TM3"/>
        <w:tabs>
          <w:tab w:val="right" w:leader="dot" w:pos="9350"/>
        </w:tabs>
        <w:rPr>
          <w:rFonts w:eastAsiaTheme="minorEastAsia" w:cstheme="minorBidi"/>
          <w:i w:val="0"/>
          <w:iCs w:val="0"/>
          <w:noProof/>
          <w:sz w:val="24"/>
          <w:szCs w:val="24"/>
        </w:rPr>
      </w:pPr>
      <w:hyperlink w:anchor="_Toc92442760" w:history="1">
        <w:r w:rsidR="008C5813" w:rsidRPr="005C583A">
          <w:rPr>
            <w:rStyle w:val="Lienhypertexte"/>
            <w:noProof/>
            <w:sz w:val="22"/>
            <w:szCs w:val="22"/>
          </w:rPr>
          <w:t>Phase 5 : Décommissionnement des anciens outils et machines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_Toc92442760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45</w:t>
        </w:r>
        <w:r w:rsidR="008C5813" w:rsidRPr="005C583A">
          <w:rPr>
            <w:noProof/>
            <w:webHidden/>
            <w:sz w:val="22"/>
            <w:szCs w:val="22"/>
          </w:rPr>
          <w:fldChar w:fldCharType="end"/>
        </w:r>
      </w:hyperlink>
    </w:p>
    <w:p w14:paraId="0546BE80" w14:textId="54E08568"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61" w:history="1">
        <w:r w:rsidR="008C5813" w:rsidRPr="005C583A">
          <w:rPr>
            <w:rStyle w:val="Lienhypertexte"/>
            <w:noProof/>
            <w:sz w:val="22"/>
            <w:szCs w:val="22"/>
          </w:rPr>
          <w:t>ANNEXES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_Toc92442761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46</w:t>
        </w:r>
        <w:r w:rsidR="008C5813" w:rsidRPr="005C583A">
          <w:rPr>
            <w:noProof/>
            <w:webHidden/>
            <w:sz w:val="22"/>
            <w:szCs w:val="22"/>
          </w:rPr>
          <w:fldChar w:fldCharType="end"/>
        </w:r>
      </w:hyperlink>
    </w:p>
    <w:p w14:paraId="0606DE9D" w14:textId="74D4AEA4" w:rsidR="008C5813" w:rsidRPr="005C583A" w:rsidRDefault="00AC26F9">
      <w:pPr>
        <w:pStyle w:val="TM2"/>
        <w:tabs>
          <w:tab w:val="right" w:leader="dot" w:pos="9350"/>
        </w:tabs>
        <w:rPr>
          <w:rFonts w:eastAsiaTheme="minorEastAsia" w:cstheme="minorBidi"/>
          <w:smallCaps w:val="0"/>
          <w:noProof/>
          <w:sz w:val="24"/>
          <w:szCs w:val="24"/>
        </w:rPr>
      </w:pPr>
      <w:hyperlink w:anchor="_Toc92442762" w:history="1">
        <w:r w:rsidR="008C5813" w:rsidRPr="005C583A">
          <w:rPr>
            <w:rStyle w:val="Lienhypertexte"/>
            <w:noProof/>
            <w:sz w:val="22"/>
            <w:szCs w:val="22"/>
          </w:rPr>
          <w:t>Modèle de classification des risques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_Toc92442762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46</w:t>
        </w:r>
        <w:r w:rsidR="008C5813" w:rsidRPr="005C583A">
          <w:rPr>
            <w:noProof/>
            <w:webHidden/>
            <w:sz w:val="22"/>
            <w:szCs w:val="22"/>
          </w:rPr>
          <w:fldChar w:fldCharType="end"/>
        </w:r>
      </w:hyperlink>
    </w:p>
    <w:p w14:paraId="5096E3A8" w14:textId="4FED6F2D" w:rsidR="008C5813" w:rsidRPr="005C583A" w:rsidRDefault="00AC26F9">
      <w:pPr>
        <w:pStyle w:val="TM2"/>
        <w:tabs>
          <w:tab w:val="right" w:leader="dot" w:pos="9350"/>
        </w:tabs>
        <w:rPr>
          <w:rFonts w:eastAsiaTheme="minorEastAsia" w:cstheme="minorBidi"/>
          <w:smallCaps w:val="0"/>
          <w:noProof/>
          <w:sz w:val="24"/>
          <w:szCs w:val="24"/>
        </w:rPr>
      </w:pPr>
      <w:hyperlink w:anchor="_Toc92442763" w:history="1">
        <w:r w:rsidR="008C5813" w:rsidRPr="005C583A">
          <w:rPr>
            <w:rStyle w:val="Lienhypertexte"/>
            <w:noProof/>
            <w:sz w:val="22"/>
            <w:szCs w:val="22"/>
          </w:rPr>
          <w:t>Ressources documentaires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_Toc92442763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46</w:t>
        </w:r>
        <w:r w:rsidR="008C5813" w:rsidRPr="005C583A">
          <w:rPr>
            <w:noProof/>
            <w:webHidden/>
            <w:sz w:val="22"/>
            <w:szCs w:val="22"/>
          </w:rPr>
          <w:fldChar w:fldCharType="end"/>
        </w:r>
      </w:hyperlink>
    </w:p>
    <w:p w14:paraId="47A88DD4" w14:textId="32FA0F4E"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64" w:history="1">
        <w:r w:rsidR="008C5813" w:rsidRPr="005C583A">
          <w:rPr>
            <w:rStyle w:val="Lienhypertexte"/>
            <w:noProof/>
            <w:sz w:val="22"/>
            <w:szCs w:val="22"/>
          </w:rPr>
          <w:t>APPROBATIONS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_Toc92442764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47</w:t>
        </w:r>
        <w:r w:rsidR="008C5813" w:rsidRPr="005C583A">
          <w:rPr>
            <w:noProof/>
            <w:webHidden/>
            <w:sz w:val="22"/>
            <w:szCs w:val="22"/>
          </w:rPr>
          <w:fldChar w:fldCharType="end"/>
        </w:r>
      </w:hyperlink>
    </w:p>
    <w:p w14:paraId="2855EA24" w14:textId="2E6770B0" w:rsidR="008C5813" w:rsidRPr="005C583A" w:rsidRDefault="00AC26F9">
      <w:pPr>
        <w:pStyle w:val="TM1"/>
        <w:tabs>
          <w:tab w:val="right" w:leader="dot" w:pos="9350"/>
        </w:tabs>
        <w:rPr>
          <w:rFonts w:eastAsiaTheme="minorEastAsia" w:cstheme="minorBidi"/>
          <w:b w:val="0"/>
          <w:bCs w:val="0"/>
          <w:caps w:val="0"/>
          <w:noProof/>
          <w:sz w:val="24"/>
          <w:szCs w:val="24"/>
        </w:rPr>
      </w:pPr>
      <w:hyperlink w:anchor="_Toc92442765" w:history="1">
        <w:r w:rsidR="008C5813" w:rsidRPr="005C583A">
          <w:rPr>
            <w:rStyle w:val="Lienhypertexte"/>
            <w:noProof/>
            <w:sz w:val="22"/>
            <w:szCs w:val="22"/>
          </w:rPr>
          <w:t>TABLES DES RÉFÉRENCES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_Toc92442765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48</w:t>
        </w:r>
        <w:r w:rsidR="008C5813" w:rsidRPr="005C583A">
          <w:rPr>
            <w:noProof/>
            <w:webHidden/>
            <w:sz w:val="22"/>
            <w:szCs w:val="22"/>
          </w:rPr>
          <w:fldChar w:fldCharType="end"/>
        </w:r>
      </w:hyperlink>
    </w:p>
    <w:p w14:paraId="03041EAE" w14:textId="4D98E5AA" w:rsidR="008C5813" w:rsidRPr="005C583A" w:rsidRDefault="00AC26F9">
      <w:pPr>
        <w:pStyle w:val="TM2"/>
        <w:tabs>
          <w:tab w:val="right" w:leader="dot" w:pos="9350"/>
        </w:tabs>
        <w:rPr>
          <w:rFonts w:eastAsiaTheme="minorEastAsia" w:cstheme="minorBidi"/>
          <w:smallCaps w:val="0"/>
          <w:noProof/>
          <w:sz w:val="24"/>
          <w:szCs w:val="24"/>
        </w:rPr>
      </w:pPr>
      <w:hyperlink w:anchor="_Toc92442766" w:history="1">
        <w:r w:rsidR="008C5813" w:rsidRPr="005C583A">
          <w:rPr>
            <w:rStyle w:val="Lienhypertexte"/>
            <w:noProof/>
            <w:sz w:val="22"/>
            <w:szCs w:val="22"/>
          </w:rPr>
          <w:t>Figures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_Toc92442766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48</w:t>
        </w:r>
        <w:r w:rsidR="008C5813" w:rsidRPr="005C583A">
          <w:rPr>
            <w:noProof/>
            <w:webHidden/>
            <w:sz w:val="22"/>
            <w:szCs w:val="22"/>
          </w:rPr>
          <w:fldChar w:fldCharType="end"/>
        </w:r>
      </w:hyperlink>
    </w:p>
    <w:p w14:paraId="5019A425" w14:textId="36AEEE65" w:rsidR="008C5813" w:rsidRDefault="00AC26F9">
      <w:pPr>
        <w:pStyle w:val="TM2"/>
        <w:tabs>
          <w:tab w:val="right" w:leader="dot" w:pos="9350"/>
        </w:tabs>
        <w:rPr>
          <w:rFonts w:eastAsiaTheme="minorEastAsia" w:cstheme="minorBidi"/>
          <w:smallCaps w:val="0"/>
          <w:noProof/>
          <w:sz w:val="22"/>
          <w:szCs w:val="22"/>
        </w:rPr>
      </w:pPr>
      <w:hyperlink w:anchor="_Toc92442767" w:history="1">
        <w:r w:rsidR="008C5813" w:rsidRPr="005C583A">
          <w:rPr>
            <w:rStyle w:val="Lienhypertexte"/>
            <w:noProof/>
            <w:sz w:val="22"/>
            <w:szCs w:val="22"/>
          </w:rPr>
          <w:t>Tableaux</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_Toc92442767 \h </w:instrText>
        </w:r>
        <w:r w:rsidR="008C5813" w:rsidRPr="005C583A">
          <w:rPr>
            <w:noProof/>
            <w:webHidden/>
            <w:sz w:val="22"/>
            <w:szCs w:val="22"/>
          </w:rPr>
        </w:r>
        <w:r w:rsidR="008C5813" w:rsidRPr="005C583A">
          <w:rPr>
            <w:noProof/>
            <w:webHidden/>
            <w:sz w:val="22"/>
            <w:szCs w:val="22"/>
          </w:rPr>
          <w:fldChar w:fldCharType="separate"/>
        </w:r>
        <w:r w:rsidR="008C5813" w:rsidRPr="005C583A">
          <w:rPr>
            <w:noProof/>
            <w:webHidden/>
            <w:sz w:val="22"/>
            <w:szCs w:val="22"/>
          </w:rPr>
          <w:t>48</w:t>
        </w:r>
        <w:r w:rsidR="008C5813" w:rsidRPr="005C583A">
          <w:rPr>
            <w:noProof/>
            <w:webHidden/>
            <w:sz w:val="22"/>
            <w:szCs w:val="22"/>
          </w:rPr>
          <w:fldChar w:fldCharType="end"/>
        </w:r>
      </w:hyperlink>
    </w:p>
    <w:p w14:paraId="42A415FF" w14:textId="02BAFC5C"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11" w:name="_Toc92442703"/>
      <w:r w:rsidRPr="00A535AE">
        <w:lastRenderedPageBreak/>
        <w:t>CONTEXTE &amp; PORTÉE</w:t>
      </w:r>
      <w:bookmarkEnd w:id="10"/>
      <w:bookmarkEnd w:id="11"/>
    </w:p>
    <w:p w14:paraId="5675C28E" w14:textId="08E320D3" w:rsidR="00391649" w:rsidRDefault="00391649" w:rsidP="00391649">
      <w:pPr>
        <w:pStyle w:val="Titre2"/>
      </w:pPr>
      <w:bookmarkStart w:id="12" w:name="_Toc92432157"/>
      <w:bookmarkStart w:id="13" w:name="_Toc92442704"/>
      <w:r>
        <w:t>L’entreprise</w:t>
      </w:r>
      <w:bookmarkEnd w:id="12"/>
      <w:bookmarkEnd w:id="13"/>
    </w:p>
    <w:p w14:paraId="319FA03A" w14:textId="5DA9CEF7"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5401BA4E"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 xml:space="preserve">Le service </w:t>
      </w:r>
      <w:r w:rsidR="00932810">
        <w:rPr>
          <w:b/>
          <w:bCs/>
        </w:rPr>
        <w:t>légal</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3B07B83C" w:rsidR="004B5862" w:rsidRDefault="00391649" w:rsidP="00391649">
      <w:pPr>
        <w:spacing w:before="120" w:line="240" w:lineRule="auto"/>
        <w:jc w:val="both"/>
      </w:pPr>
      <w:r>
        <w:t>L’entreprise dispose aussi d’un responsable informatique chargé des opérations de maintenance et de sauvegarde</w:t>
      </w:r>
      <w:r w:rsidR="00842102">
        <w:t xml:space="preserve"> du SI</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4" w:name="_Toc92432158"/>
      <w:bookmarkStart w:id="15" w:name="_Toc92442705"/>
      <w:r>
        <w:t>C</w:t>
      </w:r>
      <w:r w:rsidR="00391649">
        <w:t>on</w:t>
      </w:r>
      <w:r>
        <w:t>texte d</w:t>
      </w:r>
      <w:r w:rsidR="008606C6">
        <w:t xml:space="preserve">u changement </w:t>
      </w:r>
      <w:r>
        <w:t>d’architecture</w:t>
      </w:r>
      <w:bookmarkEnd w:id="14"/>
      <w:bookmarkEnd w:id="15"/>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5AE0FA9B"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 xml:space="preserve">exemple COBOL) et modernes (PHP, </w:t>
      </w:r>
      <w:r w:rsidR="000D0A87">
        <w:t>Vue.js</w:t>
      </w:r>
      <w:r w:rsidRPr="00764A01">
        <w: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rsidRPr="00732897">
        <w:rPr>
          <w:b/>
          <w:bCs/>
        </w:rPr>
        <w:t>Les utilisateurs et le responsable informatique</w:t>
      </w:r>
      <w:r>
        <w:t xml:space="preserve"> </w:t>
      </w:r>
      <w:r w:rsidRPr="00732897">
        <w:rPr>
          <w:b/>
          <w:bCs/>
        </w:rPr>
        <w:t>remontent de nombreuses considérations parmi </w:t>
      </w:r>
      <w:r>
        <w:t xml:space="preserve">: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3ABB2C8D" w14:textId="6B432DC0" w:rsidR="00D14DDB" w:rsidRDefault="001C7889" w:rsidP="00D14DDB">
      <w:pPr>
        <w:pStyle w:val="Paragraphedeliste"/>
        <w:numPr>
          <w:ilvl w:val="0"/>
          <w:numId w:val="37"/>
        </w:numPr>
        <w:jc w:val="both"/>
      </w:pPr>
      <w:r>
        <w:lastRenderedPageBreak/>
        <w:t xml:space="preserve">Une absence de contrôle d’accès et de capacités </w:t>
      </w:r>
      <w:r w:rsidR="00F61BAA">
        <w:t xml:space="preserve">des utilisateurs </w:t>
      </w:r>
      <w:r>
        <w:t>pouvant conduire à des pertes de données.</w:t>
      </w:r>
    </w:p>
    <w:p w14:paraId="22D7C0BE" w14:textId="7754F7DB" w:rsidR="00897D30" w:rsidRDefault="00C362CC" w:rsidP="001C7889">
      <w:pPr>
        <w:jc w:val="both"/>
      </w:pPr>
      <w:r>
        <w:t xml:space="preserve">Ces constats ont conduit l’entreprise à souhaiter un changement en profondeur dans l’architecture du système d’information afin de permettre de retrouver de la </w:t>
      </w:r>
      <w:r w:rsidRPr="00AC19C1">
        <w:rPr>
          <w:b/>
          <w:bCs/>
        </w:rPr>
        <w:t>fiabilité</w:t>
      </w:r>
      <w:r>
        <w:t xml:space="preserve">, de la </w:t>
      </w:r>
      <w:r w:rsidRPr="00AC19C1">
        <w:rPr>
          <w:b/>
          <w:bCs/>
        </w:rPr>
        <w:t>rapidité</w:t>
      </w:r>
      <w:r>
        <w:t xml:space="preserve">, de la </w:t>
      </w:r>
      <w:r w:rsidRPr="00AC19C1">
        <w:rPr>
          <w:b/>
          <w:bCs/>
        </w:rPr>
        <w:t>robustesse</w:t>
      </w:r>
      <w:r>
        <w:t xml:space="preserve"> et de la </w:t>
      </w:r>
      <w:r w:rsidRPr="00AC19C1">
        <w:rPr>
          <w:b/>
          <w:bCs/>
        </w:rPr>
        <w:t>sécurité</w:t>
      </w:r>
      <w:r>
        <w:t xml:space="preserve">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6" w:name="_Toc92432159"/>
      <w:bookmarkStart w:id="17" w:name="_Toc92442706"/>
      <w:r>
        <w:t>Cadre et p</w:t>
      </w:r>
      <w:r w:rsidR="009B7F61">
        <w:t>ortée de</w:t>
      </w:r>
      <w:r w:rsidR="001648C9">
        <w:t>s modifications</w:t>
      </w:r>
      <w:bookmarkEnd w:id="16"/>
      <w:bookmarkEnd w:id="17"/>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 xml:space="preserve">La portée des modifications intègre </w:t>
      </w:r>
      <w:r w:rsidRPr="00944A8D">
        <w:rPr>
          <w:b/>
          <w:bCs/>
        </w:rPr>
        <w:t>l’ensemble</w:t>
      </w:r>
      <w:r>
        <w:t xml:space="preserv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8" w:name="_Toc92432160"/>
      <w:bookmarkStart w:id="19" w:name="_Toc92442707"/>
      <w:r w:rsidRPr="00921190">
        <w:lastRenderedPageBreak/>
        <w:t>OBJECTIFS</w:t>
      </w:r>
      <w:r w:rsidR="00B71A61">
        <w:t xml:space="preserve"> </w:t>
      </w:r>
      <w:r w:rsidRPr="00921190">
        <w:t>&amp; CONTRAINTES</w:t>
      </w:r>
      <w:bookmarkEnd w:id="18"/>
      <w:bookmarkEnd w:id="19"/>
    </w:p>
    <w:p w14:paraId="291E0573" w14:textId="3E7B7A51" w:rsidR="00C7418F" w:rsidRDefault="00C7418F" w:rsidP="00C7418F">
      <w:pPr>
        <w:pStyle w:val="Titre2"/>
      </w:pPr>
      <w:bookmarkStart w:id="20" w:name="_Toc92432161"/>
      <w:bookmarkStart w:id="21" w:name="_Toc92442708"/>
      <w:r w:rsidRPr="00921190">
        <w:t>Objectifs</w:t>
      </w:r>
      <w:bookmarkEnd w:id="20"/>
      <w:bookmarkEnd w:id="21"/>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4C4B1FE2" w:rsidR="006C1E86" w:rsidRPr="00921190" w:rsidRDefault="0002091D" w:rsidP="0002091D">
      <w:pPr>
        <w:pStyle w:val="Lgende"/>
      </w:pPr>
      <w:bookmarkStart w:id="22" w:name="_Toc92438673"/>
      <w:r>
        <w:t xml:space="preserve">Tableau </w:t>
      </w:r>
      <w:fldSimple w:instr=" SEQ Tableau \* ARABIC ">
        <w:r w:rsidR="00642E53">
          <w:rPr>
            <w:noProof/>
          </w:rPr>
          <w:t>2</w:t>
        </w:r>
      </w:fldSimple>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ins w:id="26" w:author="David EVAN" w:date="2022-01-03T20:18:00Z">
        <w:r w:rsidR="002D1B8B">
          <w:t>:</w:t>
        </w:r>
      </w:ins>
      <w:r>
        <w:t xml:space="preserve"> Catalogue des objectifs </w:t>
      </w:r>
      <w:r w:rsidRPr="00CF00CB">
        <w:t>du chantier d’architecture</w:t>
      </w:r>
      <w:bookmarkEnd w:id="22"/>
    </w:p>
    <w:p w14:paraId="7AC24520" w14:textId="77777777" w:rsidR="00C7418F" w:rsidRPr="00921190" w:rsidRDefault="00C7418F" w:rsidP="00C7418F">
      <w:pPr>
        <w:pStyle w:val="Titre2"/>
      </w:pPr>
      <w:bookmarkStart w:id="27" w:name="_Toc92432162"/>
      <w:bookmarkStart w:id="28" w:name="_Toc92442709"/>
      <w:r w:rsidRPr="00921190">
        <w:t>Contraintes</w:t>
      </w:r>
      <w:bookmarkEnd w:id="27"/>
      <w:bookmarkEnd w:id="28"/>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42A3ABAC" w:rsidR="00813618" w:rsidRDefault="00813618">
      <w:pPr>
        <w:pStyle w:val="Lgende"/>
      </w:pPr>
      <w:bookmarkStart w:id="29" w:name="_Toc92438674"/>
      <w:r>
        <w:t xml:space="preserve">Tableau </w:t>
      </w:r>
      <w:fldSimple w:instr=" SEQ Tableau \* ARABIC ">
        <w:r w:rsidR="00642E53">
          <w:rPr>
            <w:noProof/>
          </w:rPr>
          <w:t>3</w:t>
        </w:r>
      </w:fldSimple>
      <w:del w:id="30" w:author="David EVAN" w:date="2022-01-03T20:18:00Z">
        <w:r w:rsidDel="002D1B8B">
          <w:delText xml:space="preserve"> </w:delText>
        </w:r>
      </w:del>
      <w:ins w:id="31" w:author="David EVAN" w:date="2022-01-03T20:18:00Z">
        <w:r w:rsidR="002D1B8B">
          <w:t> :</w:t>
        </w:r>
      </w:ins>
      <w:del w:id="32" w:author="David EVAN" w:date="2022-01-03T20:18:00Z">
        <w:r w:rsidDel="002D1B8B">
          <w:delText>-</w:delText>
        </w:r>
      </w:del>
      <w:r>
        <w:t xml:space="preserve"> Catalogue des contraintes</w:t>
      </w:r>
      <w:r w:rsidR="0002091D">
        <w:t xml:space="preserve"> du chantier d’architecture</w:t>
      </w:r>
      <w:bookmarkEnd w:id="29"/>
    </w:p>
    <w:p w14:paraId="6FEA32A9" w14:textId="225BC882" w:rsidR="00C7418F" w:rsidRPr="00C7418F" w:rsidRDefault="00822504" w:rsidP="00C7418F">
      <w:pPr>
        <w:pStyle w:val="Titre1"/>
      </w:pPr>
      <w:bookmarkStart w:id="33" w:name="_Toc92432163"/>
      <w:bookmarkStart w:id="34" w:name="_Toc92442710"/>
      <w:r>
        <w:lastRenderedPageBreak/>
        <w:t>ARCHITECTURE DE RÉFÉRENCE</w:t>
      </w:r>
      <w:bookmarkEnd w:id="33"/>
      <w:bookmarkEnd w:id="34"/>
    </w:p>
    <w:p w14:paraId="0CD97D5F" w14:textId="641E746B" w:rsidR="004C06D4" w:rsidRDefault="004C06D4" w:rsidP="004C06D4">
      <w:pPr>
        <w:jc w:val="both"/>
      </w:pPr>
      <w:r w:rsidRPr="004C06D4">
        <w:t xml:space="preserve">L’architecture de référence </w:t>
      </w:r>
      <w:r>
        <w:t>(</w:t>
      </w:r>
      <w:proofErr w:type="spellStart"/>
      <w:r w:rsidRPr="00C45D93">
        <w:rPr>
          <w:i/>
          <w:iCs/>
        </w:rPr>
        <w:t>baseline</w:t>
      </w:r>
      <w:proofErr w:type="spellEnd"/>
      <w:r w:rsidRPr="00C45D93">
        <w:rPr>
          <w:i/>
          <w:iCs/>
        </w:rPr>
        <w:t xml:space="preserv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3" w:history="1">
        <w:proofErr w:type="spellStart"/>
        <w:r w:rsidR="00C45D93">
          <w:rPr>
            <w:rStyle w:val="Lienhypertexte"/>
          </w:rPr>
          <w:t>A</w:t>
        </w:r>
        <w:r w:rsidRPr="00C45D93">
          <w:rPr>
            <w:rStyle w:val="Lienhypertexte"/>
          </w:rPr>
          <w:t>rchimate</w:t>
        </w:r>
        <w:proofErr w:type="spellEnd"/>
      </w:hyperlink>
      <w:r>
        <w:t>.</w:t>
      </w:r>
      <w:r w:rsidR="00C45D93">
        <w:t xml:space="preserve"> </w:t>
      </w:r>
    </w:p>
    <w:p w14:paraId="735CB7A2" w14:textId="5B53D884" w:rsidR="0092115B" w:rsidRDefault="0092115B" w:rsidP="0092115B">
      <w:pPr>
        <w:pStyle w:val="Titre2"/>
      </w:pPr>
      <w:bookmarkStart w:id="35" w:name="_Toc92432164"/>
      <w:bookmarkStart w:id="36" w:name="_Toc92442711"/>
      <w:r>
        <w:t>Organisation</w:t>
      </w:r>
      <w:r w:rsidR="00615C6A">
        <w:t xml:space="preserve"> de l’entreprise</w:t>
      </w:r>
      <w:bookmarkEnd w:id="35"/>
      <w:bookmarkEnd w:id="36"/>
    </w:p>
    <w:p w14:paraId="697F730D" w14:textId="444FA6B2" w:rsidR="00985603" w:rsidRPr="00985603" w:rsidRDefault="00457A46" w:rsidP="006F1FFB">
      <w:pPr>
        <w:pStyle w:val="Titre3"/>
      </w:pPr>
      <w:bookmarkStart w:id="37" w:name="_Toc92432165"/>
      <w:bookmarkStart w:id="38" w:name="_Toc92442712"/>
      <w:r>
        <w:t xml:space="preserve">Cartographie </w:t>
      </w:r>
      <w:r w:rsidR="000D196B">
        <w:t>macroscopique</w:t>
      </w:r>
      <w:r>
        <w:t xml:space="preserve"> de l’entreprise</w:t>
      </w:r>
      <w:bookmarkEnd w:id="37"/>
      <w:bookmarkEnd w:id="3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1332AC40" w:rsidR="0092115B" w:rsidRPr="0092115B" w:rsidRDefault="00104764" w:rsidP="00104764">
      <w:pPr>
        <w:pStyle w:val="Lgende"/>
        <w:jc w:val="left"/>
      </w:pPr>
      <w:bookmarkStart w:id="39" w:name="_Toc92438647"/>
      <w:r>
        <w:t xml:space="preserve">Figure </w:t>
      </w:r>
      <w:fldSimple w:instr=" SEQ Figure \* ARABIC ">
        <w:r w:rsidR="00EC4716">
          <w:rPr>
            <w:noProof/>
          </w:rPr>
          <w:t>1</w:t>
        </w:r>
      </w:fldSimple>
      <w:r>
        <w:t xml:space="preserve"> </w:t>
      </w:r>
      <w:del w:id="40" w:author="David EVAN" w:date="2022-01-03T20:16:00Z">
        <w:r w:rsidR="00580B08" w:rsidDel="00CD1557">
          <w:delText>-</w:delText>
        </w:r>
        <w:r w:rsidR="00770A57" w:rsidDel="00CD1557">
          <w:delText xml:space="preserve"> </w:delText>
        </w:r>
        <w:r w:rsidDel="00CD1557">
          <w:delText>B</w:delText>
        </w:r>
      </w:del>
      <w:ins w:id="4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39"/>
    </w:p>
    <w:p w14:paraId="76D450F9" w14:textId="74CE08CA"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rsidR="00EA4238">
        <w:t xml:space="preserve"> (service)</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42" w:name="_Toc92432166"/>
      <w:bookmarkStart w:id="43" w:name="_Toc92442713"/>
      <w:r w:rsidRPr="00012FC5">
        <w:lastRenderedPageBreak/>
        <w:t>Architecture métier (business layer)</w:t>
      </w:r>
      <w:bookmarkEnd w:id="42"/>
      <w:bookmarkEnd w:id="43"/>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44" w:name="_Toc92432167"/>
      <w:bookmarkStart w:id="45" w:name="_Toc92442714"/>
      <w:r w:rsidRPr="003D6979">
        <w:t>D</w:t>
      </w:r>
      <w:r>
        <w:t>épartement service client</w:t>
      </w:r>
      <w:bookmarkEnd w:id="44"/>
      <w:bookmarkEnd w:id="45"/>
    </w:p>
    <w:p w14:paraId="6F494235" w14:textId="5FC3BD73" w:rsidR="004C42A5" w:rsidRDefault="004C42A5" w:rsidP="004C42A5">
      <w:pPr>
        <w:pStyle w:val="Titre4"/>
      </w:pPr>
      <w:bookmarkStart w:id="46" w:name="_Toc92432168"/>
      <w:r>
        <w:t xml:space="preserve">Processus :  </w:t>
      </w:r>
      <w:r w:rsidR="00807E37">
        <w:t>Répondre à un client</w:t>
      </w:r>
      <w:bookmarkEnd w:id="46"/>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15C0A450" w:rsidR="00BC410E" w:rsidRDefault="00BC410E" w:rsidP="00BC410E">
      <w:pPr>
        <w:pStyle w:val="Lgende"/>
        <w:jc w:val="left"/>
      </w:pPr>
      <w:bookmarkStart w:id="47" w:name="_Toc92438648"/>
      <w:r>
        <w:t xml:space="preserve">Figure </w:t>
      </w:r>
      <w:fldSimple w:instr=" SEQ Figure \* ARABIC ">
        <w:r w:rsidR="00EC4716">
          <w:rPr>
            <w:noProof/>
          </w:rPr>
          <w:t>2</w:t>
        </w:r>
      </w:fldSimple>
      <w:r w:rsidRPr="00C75407">
        <w:t xml:space="preserve"> </w:t>
      </w:r>
      <w:del w:id="48" w:author="David EVAN" w:date="2022-01-03T20:16:00Z">
        <w:r w:rsidRPr="00C75407" w:rsidDel="00CD1557">
          <w:delText>- B</w:delText>
        </w:r>
      </w:del>
      <w:ins w:id="49"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47"/>
    </w:p>
    <w:p w14:paraId="74558A82" w14:textId="77777777" w:rsidR="00E95C0E" w:rsidRPr="00E95C0E" w:rsidRDefault="00E95C0E" w:rsidP="00E95C0E"/>
    <w:p w14:paraId="5667C06C" w14:textId="77777777" w:rsidR="003B1B9D"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p>
    <w:p w14:paraId="67C6DCCC" w14:textId="3A652C78" w:rsidR="0063748C" w:rsidRPr="0063748C" w:rsidRDefault="00567448" w:rsidP="003C506C">
      <w:pPr>
        <w:jc w:val="both"/>
      </w:pPr>
      <w:r>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rsidR="00E8661D">
        <w:t>les informations associées</w:t>
      </w:r>
      <w:r w:rsidR="003521A1">
        <w:t xml:space="preserve">. </w:t>
      </w:r>
    </w:p>
    <w:p w14:paraId="37D4FD41" w14:textId="3C665740" w:rsidR="003D6979" w:rsidRDefault="003D6979" w:rsidP="003D6979">
      <w:pPr>
        <w:pStyle w:val="Titre3"/>
      </w:pPr>
      <w:bookmarkStart w:id="50" w:name="_Toc92432169"/>
      <w:bookmarkStart w:id="51" w:name="_Toc92442715"/>
      <w:r>
        <w:lastRenderedPageBreak/>
        <w:t>Département légal</w:t>
      </w:r>
      <w:bookmarkEnd w:id="50"/>
      <w:bookmarkEnd w:id="51"/>
    </w:p>
    <w:p w14:paraId="3D2E0B57" w14:textId="3D4C9FC7" w:rsidR="00807E37" w:rsidRDefault="00807E37" w:rsidP="00076F02">
      <w:pPr>
        <w:pStyle w:val="Titre4"/>
      </w:pPr>
      <w:bookmarkStart w:id="52" w:name="_Toc92432170"/>
      <w:r>
        <w:t>Processus : Enquêter</w:t>
      </w:r>
      <w:bookmarkEnd w:id="52"/>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5420280C" w:rsidR="00BC410E" w:rsidRDefault="00BC410E" w:rsidP="00BC410E">
      <w:pPr>
        <w:pStyle w:val="Lgende"/>
        <w:jc w:val="left"/>
      </w:pPr>
      <w:bookmarkStart w:id="53" w:name="_Toc92438649"/>
      <w:r>
        <w:t xml:space="preserve">Figure </w:t>
      </w:r>
      <w:fldSimple w:instr=" SEQ Figure \* ARABIC ">
        <w:r w:rsidR="00EC4716">
          <w:rPr>
            <w:noProof/>
          </w:rPr>
          <w:t>3</w:t>
        </w:r>
      </w:fldSimple>
      <w:r w:rsidRPr="00EA0296">
        <w:t xml:space="preserve"> </w:t>
      </w:r>
      <w:del w:id="54" w:author="David EVAN" w:date="2022-01-03T20:16:00Z">
        <w:r w:rsidRPr="00EA0296" w:rsidDel="00CD1557">
          <w:delText>- B</w:delText>
        </w:r>
      </w:del>
      <w:ins w:id="55"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53"/>
    </w:p>
    <w:p w14:paraId="5E6A6128" w14:textId="77777777" w:rsidR="00E95C0E" w:rsidRPr="00E95C0E" w:rsidRDefault="00E95C0E" w:rsidP="00E95C0E"/>
    <w:p w14:paraId="169963AD" w14:textId="3726A416"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w:t>
      </w:r>
      <w:r w:rsidR="00E57A88">
        <w:t>activités</w:t>
      </w:r>
      <w:r w:rsidR="00050390">
        <w:t xml:space="preserve">,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56" w:name="_Toc92432171"/>
      <w:r>
        <w:lastRenderedPageBreak/>
        <w:t>Processus : Établir un contrat</w:t>
      </w:r>
      <w:bookmarkEnd w:id="56"/>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2A0E8004" w:rsidR="00BC410E" w:rsidRDefault="00BC410E" w:rsidP="00BC410E">
      <w:pPr>
        <w:pStyle w:val="Lgende"/>
        <w:jc w:val="left"/>
      </w:pPr>
      <w:bookmarkStart w:id="57" w:name="_Toc92438650"/>
      <w:r>
        <w:t xml:space="preserve">Figure </w:t>
      </w:r>
      <w:fldSimple w:instr=" SEQ Figure \* ARABIC ">
        <w:r w:rsidR="00EC4716">
          <w:rPr>
            <w:noProof/>
          </w:rPr>
          <w:t>4</w:t>
        </w:r>
      </w:fldSimple>
      <w:r w:rsidRPr="002B01C1">
        <w:t xml:space="preserve"> </w:t>
      </w:r>
      <w:del w:id="58" w:author="David EVAN" w:date="2022-01-03T20:16:00Z">
        <w:r w:rsidRPr="002B01C1" w:rsidDel="00CD1557">
          <w:delText>- B</w:delText>
        </w:r>
      </w:del>
      <w:ins w:id="59"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57"/>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60" w:name="_Toc92432172"/>
      <w:bookmarkStart w:id="61" w:name="_Toc92442716"/>
      <w:r>
        <w:lastRenderedPageBreak/>
        <w:t>Département facturation</w:t>
      </w:r>
      <w:bookmarkEnd w:id="60"/>
      <w:bookmarkEnd w:id="61"/>
    </w:p>
    <w:p w14:paraId="5441703B" w14:textId="3198D55C" w:rsidR="00807E37" w:rsidRDefault="00807E37" w:rsidP="00897578">
      <w:pPr>
        <w:pStyle w:val="Titre4"/>
      </w:pPr>
      <w:bookmarkStart w:id="62" w:name="_Toc92432173"/>
      <w:r>
        <w:t>Processus : Établir une facture</w:t>
      </w:r>
      <w:bookmarkEnd w:id="62"/>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146A2441" w:rsidR="00BC410E" w:rsidRDefault="00BC410E" w:rsidP="00BC410E">
      <w:pPr>
        <w:pStyle w:val="Lgende"/>
        <w:jc w:val="left"/>
      </w:pPr>
      <w:bookmarkStart w:id="63" w:name="_Toc92438651"/>
      <w:r>
        <w:t xml:space="preserve">Figure </w:t>
      </w:r>
      <w:fldSimple w:instr=" SEQ Figure \* ARABIC ">
        <w:r w:rsidR="00EC4716">
          <w:rPr>
            <w:noProof/>
          </w:rPr>
          <w:t>5</w:t>
        </w:r>
      </w:fldSimple>
      <w:r w:rsidRPr="00656090">
        <w:t xml:space="preserve"> </w:t>
      </w:r>
      <w:del w:id="64" w:author="David EVAN" w:date="2022-01-03T20:16:00Z">
        <w:r w:rsidRPr="00656090" w:rsidDel="00CD1557">
          <w:delText>- B</w:delText>
        </w:r>
      </w:del>
      <w:ins w:id="65"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63"/>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66" w:name="_Toc92432174"/>
      <w:bookmarkStart w:id="67" w:name="_Toc92442717"/>
      <w:r>
        <w:lastRenderedPageBreak/>
        <w:t>Département vente</w:t>
      </w:r>
      <w:bookmarkEnd w:id="66"/>
      <w:bookmarkEnd w:id="67"/>
    </w:p>
    <w:p w14:paraId="301EB5EB" w14:textId="6932054B" w:rsidR="00807E37" w:rsidRDefault="00807E37" w:rsidP="00897578">
      <w:pPr>
        <w:pStyle w:val="Titre4"/>
      </w:pPr>
      <w:bookmarkStart w:id="68" w:name="_Toc92432175"/>
      <w:r>
        <w:t>Processus : Définir une stratégie commerciale</w:t>
      </w:r>
      <w:bookmarkEnd w:id="6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3176978F" w:rsidR="00BC410E" w:rsidRDefault="00BC410E" w:rsidP="00BC410E">
      <w:pPr>
        <w:pStyle w:val="Lgende"/>
        <w:jc w:val="left"/>
      </w:pPr>
      <w:bookmarkStart w:id="69" w:name="_Toc92438652"/>
      <w:r>
        <w:t xml:space="preserve">Figure </w:t>
      </w:r>
      <w:fldSimple w:instr=" SEQ Figure \* ARABIC ">
        <w:r w:rsidR="00EC4716">
          <w:rPr>
            <w:noProof/>
          </w:rPr>
          <w:t>6</w:t>
        </w:r>
      </w:fldSimple>
      <w:r w:rsidRPr="00CE2814">
        <w:t xml:space="preserve"> </w:t>
      </w:r>
      <w:del w:id="70" w:author="David EVAN" w:date="2022-01-03T20:16:00Z">
        <w:r w:rsidRPr="00CE2814" w:rsidDel="00CD1557">
          <w:delText>- B</w:delText>
        </w:r>
      </w:del>
      <w:ins w:id="71" w:author="David EVAN" w:date="2022-01-03T20:16:00Z">
        <w:r w:rsidR="00CD1557">
          <w:t>: B</w:t>
        </w:r>
      </w:ins>
      <w:r w:rsidRPr="00CE2814">
        <w:t>usiness B</w:t>
      </w:r>
      <w:r w:rsidR="00546072">
        <w:t>ase</w:t>
      </w:r>
      <w:r w:rsidRPr="00CE2814">
        <w:t xml:space="preserve">line Architecture - </w:t>
      </w:r>
      <w:r>
        <w:t>Définir une stratégie commerciale</w:t>
      </w:r>
      <w:bookmarkEnd w:id="6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72" w:name="_Toc92432176"/>
      <w:r>
        <w:lastRenderedPageBreak/>
        <w:t>Processus : Prospecter des clients</w:t>
      </w:r>
      <w:bookmarkEnd w:id="72"/>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0ED09772" w:rsidR="00E95927" w:rsidRDefault="00E95927" w:rsidP="00E95927">
      <w:pPr>
        <w:pStyle w:val="Lgende"/>
        <w:jc w:val="left"/>
      </w:pPr>
      <w:bookmarkStart w:id="73" w:name="_Toc92438653"/>
      <w:r>
        <w:t xml:space="preserve">Figure </w:t>
      </w:r>
      <w:fldSimple w:instr=" SEQ Figure \* ARABIC ">
        <w:r w:rsidR="00EC4716">
          <w:rPr>
            <w:noProof/>
          </w:rPr>
          <w:t>7</w:t>
        </w:r>
      </w:fldSimple>
      <w:r w:rsidR="00A65CCD">
        <w:t xml:space="preserve"> </w:t>
      </w:r>
      <w:del w:id="74" w:author="David EVAN" w:date="2022-01-03T20:16:00Z">
        <w:r w:rsidDel="00CD1557">
          <w:delText>- B</w:delText>
        </w:r>
      </w:del>
      <w:ins w:id="75" w:author="David EVAN" w:date="2022-01-03T20:16:00Z">
        <w:r w:rsidR="00CD1557">
          <w:t>: B</w:t>
        </w:r>
      </w:ins>
      <w:r>
        <w:t xml:space="preserve">usiness </w:t>
      </w:r>
      <w:r w:rsidRPr="00CE2814">
        <w:t>B</w:t>
      </w:r>
      <w:r>
        <w:t>ase</w:t>
      </w:r>
      <w:r w:rsidRPr="00CE2814">
        <w:t>line</w:t>
      </w:r>
      <w:r>
        <w:t xml:space="preserve"> Architecture - Prospecter des clients</w:t>
      </w:r>
      <w:bookmarkEnd w:id="73"/>
    </w:p>
    <w:p w14:paraId="5502AF50" w14:textId="77777777" w:rsidR="00E95927" w:rsidRDefault="00E95927" w:rsidP="00E95927"/>
    <w:p w14:paraId="11FE5A2C" w14:textId="77777777" w:rsidR="00352548" w:rsidRDefault="00E95927" w:rsidP="00E95927">
      <w:pPr>
        <w:jc w:val="both"/>
      </w:pPr>
      <w:r>
        <w:t xml:space="preserve">La prospection des clients, dictée par le plan d’action de la stratégie commerciale vise à permettre à l’entreprise d’acquérir des nouveaux clients. </w:t>
      </w:r>
    </w:p>
    <w:p w14:paraId="630C6FF8" w14:textId="6E822625" w:rsidR="00E95927" w:rsidRPr="00C8723A" w:rsidRDefault="00E95927" w:rsidP="00E95927">
      <w:pPr>
        <w:jc w:val="both"/>
      </w:pPr>
      <w:r>
        <w:t xml:space="preserve">Ce processus fait intervenir les commerciaux et les vendeurs au travers du traitement des demandes commerciales. </w:t>
      </w:r>
    </w:p>
    <w:p w14:paraId="7EA96EA3" w14:textId="36B6BD59" w:rsidR="00807E37" w:rsidRDefault="00807E37" w:rsidP="00897578">
      <w:pPr>
        <w:pStyle w:val="Titre4"/>
      </w:pPr>
      <w:bookmarkStart w:id="76" w:name="_Toc92432177"/>
      <w:r>
        <w:lastRenderedPageBreak/>
        <w:t>Processus : Vendre un produit d’assurance</w:t>
      </w:r>
      <w:bookmarkEnd w:id="76"/>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7AEE290B" w:rsidR="00BC410E" w:rsidRDefault="00BC410E" w:rsidP="00BC410E">
      <w:pPr>
        <w:pStyle w:val="Lgende"/>
        <w:jc w:val="left"/>
      </w:pPr>
      <w:bookmarkStart w:id="77" w:name="_Toc92438654"/>
      <w:r>
        <w:t xml:space="preserve">Figure </w:t>
      </w:r>
      <w:fldSimple w:instr=" SEQ Figure \* ARABIC ">
        <w:r w:rsidR="00EC4716">
          <w:rPr>
            <w:noProof/>
          </w:rPr>
          <w:t>8</w:t>
        </w:r>
      </w:fldSimple>
      <w:r w:rsidRPr="00FA55D4">
        <w:t xml:space="preserve"> </w:t>
      </w:r>
      <w:del w:id="78" w:author="David EVAN" w:date="2022-01-03T20:16:00Z">
        <w:r w:rsidRPr="00FA55D4" w:rsidDel="00CD1557">
          <w:delText>- B</w:delText>
        </w:r>
      </w:del>
      <w:ins w:id="79"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77"/>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80" w:name="_Toc92432178"/>
      <w:bookmarkStart w:id="81" w:name="_Toc92442718"/>
      <w:r>
        <w:lastRenderedPageBreak/>
        <w:t>Service Informatique</w:t>
      </w:r>
      <w:bookmarkEnd w:id="80"/>
      <w:bookmarkEnd w:id="81"/>
    </w:p>
    <w:p w14:paraId="7CF8D64D" w14:textId="7EE195E1" w:rsidR="00807E37" w:rsidRPr="00807E37" w:rsidRDefault="00807E37" w:rsidP="00807E37">
      <w:pPr>
        <w:pStyle w:val="Titre4"/>
      </w:pPr>
      <w:bookmarkStart w:id="82" w:name="_Toc92432179"/>
      <w:r>
        <w:t>Processus : Sauvegarder quotidiennement les données</w:t>
      </w:r>
      <w:bookmarkEnd w:id="82"/>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53C09502" w:rsidR="004C42A5" w:rsidRDefault="00BC410E" w:rsidP="00BC410E">
      <w:pPr>
        <w:pStyle w:val="Lgende"/>
        <w:jc w:val="left"/>
      </w:pPr>
      <w:bookmarkStart w:id="83" w:name="_Toc92438655"/>
      <w:r>
        <w:t xml:space="preserve">Figure </w:t>
      </w:r>
      <w:fldSimple w:instr=" SEQ Figure \* ARABIC ">
        <w:r w:rsidR="00EC4716">
          <w:rPr>
            <w:noProof/>
          </w:rPr>
          <w:t>9</w:t>
        </w:r>
      </w:fldSimple>
      <w:r w:rsidRPr="00AD1E0D">
        <w:t xml:space="preserve"> </w:t>
      </w:r>
      <w:del w:id="84" w:author="David EVAN" w:date="2022-01-03T20:16:00Z">
        <w:r w:rsidRPr="00AD1E0D" w:rsidDel="00CD1557">
          <w:delText>- B</w:delText>
        </w:r>
      </w:del>
      <w:ins w:id="85"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83"/>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86" w:name="_Toc92432180"/>
      <w:bookmarkStart w:id="87" w:name="_Toc92442719"/>
      <w:r>
        <w:lastRenderedPageBreak/>
        <w:t>Évaluation des processus business</w:t>
      </w:r>
      <w:bookmarkEnd w:id="86"/>
      <w:bookmarkEnd w:id="87"/>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383A42ED" w:rsidR="003E7D2D" w:rsidRDefault="009A07A8" w:rsidP="009E2892">
            <w:pPr>
              <w:spacing w:after="0" w:line="240" w:lineRule="auto"/>
              <w:jc w:val="both"/>
            </w:pPr>
            <w:r>
              <w:t xml:space="preserve">Ce processus est complexe dû à la fragmentation des données dans plusieurs sources (MS Access, Amazon 1 &amp; 2). La </w:t>
            </w:r>
            <w:r w:rsidR="009C13FE">
              <w:t>duplication</w:t>
            </w:r>
            <w:r>
              <w:t xml:space="preserve"> des données </w:t>
            </w:r>
            <w:r w:rsidR="000323EF">
              <w:t xml:space="preserve">dans plusieurs sources </w:t>
            </w:r>
            <w:r>
              <w:t>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58D6192F" w:rsidR="00BA5FF4" w:rsidRPr="00C22DA1" w:rsidRDefault="00692C54" w:rsidP="009E2892">
            <w:pPr>
              <w:keepNext/>
              <w:spacing w:after="0" w:line="240" w:lineRule="auto"/>
              <w:jc w:val="both"/>
            </w:pPr>
            <w:r>
              <w:t>Ce processus doit être révisé entièrement. La sauvegarde manuelle chaque jour impose un RPO</w:t>
            </w:r>
            <w:r w:rsidR="005D0D12">
              <w:rPr>
                <w:rStyle w:val="Appelnotedebasdep"/>
              </w:rPr>
              <w:footnoteReference w:id="1"/>
            </w:r>
            <w:r w:rsidR="00724862">
              <w:t xml:space="preserve"> </w:t>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1EB90F73" w:rsidR="001F6651" w:rsidRDefault="001F6651">
      <w:pPr>
        <w:pStyle w:val="Lgende"/>
      </w:pPr>
      <w:bookmarkStart w:id="88" w:name="_Toc92438675"/>
      <w:r>
        <w:t xml:space="preserve">Tableau </w:t>
      </w:r>
      <w:fldSimple w:instr=" SEQ Tableau \* ARABIC ">
        <w:r w:rsidR="00642E53">
          <w:rPr>
            <w:noProof/>
          </w:rPr>
          <w:t>4</w:t>
        </w:r>
      </w:fldSimple>
      <w:r>
        <w:t xml:space="preserve"> </w:t>
      </w:r>
      <w:del w:id="89" w:author="David EVAN" w:date="2022-01-03T20:16:00Z">
        <w:r w:rsidDel="00CD1557">
          <w:delText>- B</w:delText>
        </w:r>
      </w:del>
      <w:ins w:id="90" w:author="David EVAN" w:date="2022-01-03T20:16:00Z">
        <w:r w:rsidR="00CD1557">
          <w:t>: B</w:t>
        </w:r>
      </w:ins>
      <w:r>
        <w:t>usiness Baseline Architecture - É</w:t>
      </w:r>
      <w:r w:rsidRPr="00E7604D">
        <w:t xml:space="preserve">valuation </w:t>
      </w:r>
      <w:r>
        <w:t>des processus d'entreprise</w:t>
      </w:r>
      <w:bookmarkEnd w:id="88"/>
    </w:p>
    <w:p w14:paraId="5D4E3D6B" w14:textId="6FE2059B" w:rsidR="005E6B56" w:rsidRDefault="005E6B56" w:rsidP="005E6B56">
      <w:pPr>
        <w:pStyle w:val="Titre2"/>
      </w:pPr>
      <w:bookmarkStart w:id="91" w:name="_Toc92432181"/>
      <w:bookmarkStart w:id="92" w:name="_Toc92442720"/>
      <w:r>
        <w:lastRenderedPageBreak/>
        <w:t>Architecture des données</w:t>
      </w:r>
      <w:r w:rsidR="0057291F">
        <w:t xml:space="preserve"> (</w:t>
      </w:r>
      <w:r w:rsidR="0051215C">
        <w:t>d</w:t>
      </w:r>
      <w:r w:rsidR="0057291F">
        <w:t>ata layer)</w:t>
      </w:r>
      <w:bookmarkEnd w:id="91"/>
      <w:bookmarkEnd w:id="92"/>
    </w:p>
    <w:p w14:paraId="7A4C1D90" w14:textId="6C12BA41" w:rsidR="005E6B56" w:rsidRDefault="005E6B56" w:rsidP="005E6B56">
      <w:pPr>
        <w:pStyle w:val="Titre3"/>
      </w:pPr>
      <w:bookmarkStart w:id="93" w:name="_Toc92432182"/>
      <w:bookmarkStart w:id="94" w:name="_Toc92442721"/>
      <w:r>
        <w:t>Cartographie des données</w:t>
      </w:r>
      <w:r w:rsidR="009B5977">
        <w:t xml:space="preserve"> métiers</w:t>
      </w:r>
      <w:r>
        <w:t xml:space="preserve"> et des accès</w:t>
      </w:r>
      <w:bookmarkEnd w:id="93"/>
      <w:bookmarkEnd w:id="9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1CE94833" w:rsidR="005E6B56" w:rsidRPr="005E6B56" w:rsidRDefault="003705BF" w:rsidP="003705BF">
      <w:pPr>
        <w:pStyle w:val="Lgende"/>
        <w:jc w:val="left"/>
      </w:pPr>
      <w:bookmarkStart w:id="95" w:name="_Toc92438656"/>
      <w:r>
        <w:t xml:space="preserve">Figure </w:t>
      </w:r>
      <w:fldSimple w:instr=" SEQ Figure \* ARABIC ">
        <w:r w:rsidR="00EC4716">
          <w:rPr>
            <w:noProof/>
          </w:rPr>
          <w:t>10</w:t>
        </w:r>
      </w:fldSimple>
      <w:del w:id="96" w:author="David EVAN" w:date="2022-01-03T20:17:00Z">
        <w:r w:rsidDel="00ED0074">
          <w:delText xml:space="preserve"> </w:delText>
        </w:r>
      </w:del>
      <w:ins w:id="97" w:author="David EVAN" w:date="2022-01-03T20:17:00Z">
        <w:r w:rsidR="00ED0074">
          <w:t> :</w:t>
        </w:r>
      </w:ins>
      <w:del w:id="98" w:author="David EVAN" w:date="2022-01-03T20:17:00Z">
        <w:r w:rsidDel="00ED0074">
          <w:delText>-</w:delText>
        </w:r>
      </w:del>
      <w:r>
        <w:t xml:space="preserve"> Data Baseline Architecture - Cartographie des données</w:t>
      </w:r>
      <w:bookmarkEnd w:id="95"/>
    </w:p>
    <w:p w14:paraId="59C6A182" w14:textId="4883B84A"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w:t>
      </w:r>
      <w:r w:rsidR="00530395">
        <w:t>nt</w:t>
      </w:r>
      <w:r w:rsidR="007128C0">
        <w:t xml:space="preserve"> à qu’elles données. Les responsables de département (« leads ») sont supposés avoir accès aux </w:t>
      </w:r>
      <w:r w:rsidR="003B160A">
        <w:t xml:space="preserve">même </w:t>
      </w:r>
      <w:r w:rsidR="007128C0">
        <w:t xml:space="preserve">informations </w:t>
      </w:r>
      <w:r w:rsidR="003B160A">
        <w:t xml:space="preserve">que leurs </w:t>
      </w:r>
      <w:r w:rsidR="007128C0">
        <w:t xml:space="preserve">subordonnés. </w:t>
      </w:r>
      <w:r w:rsidR="000F168B">
        <w:t>Notons que le rôle Responsable SI et CEO n’ont pas été représenté car supposés disposer d’un accès complet à l’ensemble des données.</w:t>
      </w:r>
    </w:p>
    <w:p w14:paraId="19C4B389" w14:textId="0E572FF5" w:rsidR="00B7527A" w:rsidRPr="005E6B56" w:rsidRDefault="00FB1086" w:rsidP="005E6B56">
      <w:r>
        <w:t>Les supports</w:t>
      </w:r>
      <w:r w:rsidR="00B7527A">
        <w:t xml:space="preserve"> de stockage</w:t>
      </w:r>
      <w:r>
        <w:t xml:space="preserve"> physiques</w:t>
      </w:r>
      <w:r w:rsidR="00B7527A">
        <w:t xml:space="preserve"> </w:t>
      </w:r>
      <w:r w:rsidR="00D20D4C">
        <w:t xml:space="preserve">sont </w:t>
      </w:r>
      <w:r w:rsidR="00B7527A">
        <w:t>représenté</w:t>
      </w:r>
      <w:r w:rsidR="00D20D4C">
        <w:t>s</w:t>
      </w:r>
      <w:r w:rsidR="00B7527A">
        <w:t xml:space="preserve"> à gauche du diagramme.</w:t>
      </w:r>
    </w:p>
    <w:p w14:paraId="20D2C4C6" w14:textId="77777777" w:rsidR="003E4201" w:rsidRDefault="00635505" w:rsidP="00635505">
      <w:pPr>
        <w:pStyle w:val="Titre3"/>
      </w:pPr>
      <w:bookmarkStart w:id="99" w:name="_Toc92432183"/>
      <w:bookmarkStart w:id="100" w:name="_Toc92442722"/>
      <w:r>
        <w:lastRenderedPageBreak/>
        <w:t>Évaluation de l’architecture des données</w:t>
      </w:r>
      <w:bookmarkEnd w:id="99"/>
      <w:bookmarkEnd w:id="100"/>
      <w:r>
        <w:t xml:space="preserve"> </w:t>
      </w:r>
    </w:p>
    <w:p w14:paraId="1E2489AF" w14:textId="17B9B5F1" w:rsidR="000B1696" w:rsidRDefault="0077594C" w:rsidP="000B1696">
      <w:pPr>
        <w:pStyle w:val="Titre4"/>
      </w:pPr>
      <w:bookmarkStart w:id="101" w:name="_Toc92432184"/>
      <w:r>
        <w:t xml:space="preserve">Accès et mises à jour </w:t>
      </w:r>
      <w:r w:rsidR="000B1696">
        <w:t>des données</w:t>
      </w:r>
      <w:bookmarkEnd w:id="10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w:t>
      </w:r>
      <w:r w:rsidR="003E4201" w:rsidRPr="00091E96">
        <w:rPr>
          <w:b/>
          <w:bCs/>
        </w:rPr>
        <w:t>fragmentation des données</w:t>
      </w:r>
      <w:r w:rsidR="003E4201">
        <w:t xml:space="preserve">, </w:t>
      </w:r>
    </w:p>
    <w:p w14:paraId="43D80B97" w14:textId="688C3C4B" w:rsidR="00BD38D5" w:rsidRDefault="00BD38D5" w:rsidP="00210B98">
      <w:pPr>
        <w:pStyle w:val="Paragraphedeliste"/>
        <w:numPr>
          <w:ilvl w:val="0"/>
          <w:numId w:val="37"/>
        </w:numPr>
        <w:jc w:val="both"/>
      </w:pPr>
      <w:r>
        <w:t xml:space="preserve">Une </w:t>
      </w:r>
      <w:r w:rsidRPr="00091E96">
        <w:rPr>
          <w:b/>
          <w:bCs/>
        </w:rPr>
        <w:t>absence de cohérence des données</w:t>
      </w:r>
      <w:r>
        <w:t xml:space="preserve">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rsidRPr="00091E96">
        <w:rPr>
          <w:b/>
          <w:bCs/>
        </w:rPr>
        <w:t>Des complexités d’accès</w:t>
      </w:r>
      <w:r>
        <w:t xml:space="preserve">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102" w:name="_Toc92432185"/>
      <w:r>
        <w:t>Sécurité des données</w:t>
      </w:r>
      <w:bookmarkEnd w:id="10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288100DD"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103" w:name="_Toc92432186"/>
      <w:r>
        <w:t>Résilience des données</w:t>
      </w:r>
      <w:bookmarkEnd w:id="10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104" w:name="_Toc92432187"/>
      <w:bookmarkStart w:id="105" w:name="_Toc92442723"/>
      <w:r>
        <w:lastRenderedPageBreak/>
        <w:t xml:space="preserve">Architecture applicative </w:t>
      </w:r>
      <w:r w:rsidR="008466D9">
        <w:t>(application layer)</w:t>
      </w:r>
      <w:bookmarkEnd w:id="104"/>
      <w:bookmarkEnd w:id="105"/>
    </w:p>
    <w:p w14:paraId="2DFABB8A" w14:textId="295741CD" w:rsidR="006B752A" w:rsidRDefault="006B752A" w:rsidP="006B752A">
      <w:pPr>
        <w:pStyle w:val="Titre3"/>
      </w:pPr>
      <w:bookmarkStart w:id="106" w:name="_Toc92432188"/>
      <w:bookmarkStart w:id="107" w:name="_Toc92442724"/>
      <w:r>
        <w:t>Cartographie des applicatifs de l’entreprise</w:t>
      </w:r>
      <w:bookmarkEnd w:id="106"/>
      <w:bookmarkEnd w:id="107"/>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2D0C60D7" w:rsidR="006B752A" w:rsidRDefault="00C80CE9" w:rsidP="00C80CE9">
      <w:pPr>
        <w:pStyle w:val="Lgende"/>
        <w:jc w:val="left"/>
      </w:pPr>
      <w:bookmarkStart w:id="108" w:name="_Toc92438657"/>
      <w:r>
        <w:t xml:space="preserve">Figure </w:t>
      </w:r>
      <w:fldSimple w:instr=" SEQ Figure \* ARABIC ">
        <w:r w:rsidR="00EC4716">
          <w:rPr>
            <w:noProof/>
          </w:rPr>
          <w:t>11</w:t>
        </w:r>
      </w:fldSimple>
      <w:del w:id="109" w:author="David EVAN" w:date="2022-01-03T20:17:00Z">
        <w:r w:rsidDel="00ED0074">
          <w:delText xml:space="preserve"> </w:delText>
        </w:r>
      </w:del>
      <w:ins w:id="110" w:author="David EVAN" w:date="2022-01-03T20:17:00Z">
        <w:r w:rsidR="00ED0074">
          <w:t> :</w:t>
        </w:r>
      </w:ins>
      <w:del w:id="111" w:author="David EVAN" w:date="2022-01-03T20:17:00Z">
        <w:r w:rsidDel="00ED0074">
          <w:delText>-</w:delText>
        </w:r>
      </w:del>
      <w:r>
        <w:t xml:space="preserve"> Application Baseline Architecture - Cartographie des applicatifs</w:t>
      </w:r>
      <w:bookmarkEnd w:id="108"/>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1390089C" w:rsidR="006D1CD0" w:rsidRDefault="006D1CD0" w:rsidP="00433B0E">
      <w:pPr>
        <w:jc w:val="both"/>
      </w:pPr>
      <w:r>
        <w:t>L’audit technique réalisé en complément en de ce dossier d’architecture fourni des détails supplémentaire</w:t>
      </w:r>
      <w:r w:rsidR="001E564D">
        <w:t>s</w:t>
      </w:r>
      <w:r>
        <w:t xml:space="preserv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112" w:name="_Toc92432189"/>
      <w:bookmarkStart w:id="113" w:name="_Toc92442725"/>
      <w:r>
        <w:lastRenderedPageBreak/>
        <w:t>Évaluation des applicatifs</w:t>
      </w:r>
      <w:bookmarkEnd w:id="112"/>
      <w:bookmarkEnd w:id="113"/>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6705BDC3"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w:t>
      </w:r>
      <w:r w:rsidR="00804832">
        <w:t>û</w:t>
      </w:r>
      <w:r>
        <w:t>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6F00E60A" w:rsidR="00E62301" w:rsidRDefault="00E62301">
      <w:pPr>
        <w:pStyle w:val="Lgende"/>
      </w:pPr>
      <w:bookmarkStart w:id="114" w:name="_Toc92438676"/>
      <w:r>
        <w:t xml:space="preserve">Tableau </w:t>
      </w:r>
      <w:fldSimple w:instr=" SEQ Tableau \* ARABIC ">
        <w:r w:rsidR="00642E53">
          <w:rPr>
            <w:noProof/>
          </w:rPr>
          <w:t>5</w:t>
        </w:r>
      </w:fldSimple>
      <w:del w:id="115" w:author="David EVAN" w:date="2022-01-03T20:17:00Z">
        <w:r w:rsidDel="00ED0074">
          <w:delText xml:space="preserve"> </w:delText>
        </w:r>
      </w:del>
      <w:ins w:id="116" w:author="David EVAN" w:date="2022-01-03T20:17:00Z">
        <w:r w:rsidR="00ED0074">
          <w:t> </w:t>
        </w:r>
      </w:ins>
      <w:del w:id="117" w:author="David EVAN" w:date="2022-01-03T20:17:00Z">
        <w:r w:rsidDel="00ED0074">
          <w:delText xml:space="preserve">- </w:delText>
        </w:r>
      </w:del>
      <w:ins w:id="118" w:author="David EVAN" w:date="2022-01-03T20:17:00Z">
        <w:r w:rsidR="00ED0074">
          <w:t xml:space="preserve">: </w:t>
        </w:r>
      </w:ins>
      <w:r>
        <w:t xml:space="preserve">Application Baseline Architecture - Évaluation des </w:t>
      </w:r>
      <w:r w:rsidR="00A330E4">
        <w:t>applicatifs</w:t>
      </w:r>
      <w:r>
        <w:t xml:space="preserve"> de l'entreprise</w:t>
      </w:r>
      <w:bookmarkEnd w:id="114"/>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119" w:name="_Toc92432190"/>
      <w:bookmarkStart w:id="120" w:name="_Toc92442726"/>
      <w:r>
        <w:lastRenderedPageBreak/>
        <w:t>Architecture technique</w:t>
      </w:r>
      <w:r w:rsidR="0051032E">
        <w:t xml:space="preserve"> (</w:t>
      </w:r>
      <w:proofErr w:type="spellStart"/>
      <w:r w:rsidR="0051032E">
        <w:t>technical</w:t>
      </w:r>
      <w:proofErr w:type="spellEnd"/>
      <w:r w:rsidR="0051032E">
        <w:t xml:space="preserve"> layer)</w:t>
      </w:r>
      <w:bookmarkEnd w:id="119"/>
      <w:bookmarkEnd w:id="120"/>
    </w:p>
    <w:p w14:paraId="4897282F" w14:textId="6B5DB908" w:rsidR="00C64D49" w:rsidRPr="00C64D49" w:rsidRDefault="00C64D49" w:rsidP="00C64D49">
      <w:pPr>
        <w:pStyle w:val="Titre3"/>
      </w:pPr>
      <w:bookmarkStart w:id="121" w:name="_Toc92432191"/>
      <w:bookmarkStart w:id="122" w:name="_Toc92442727"/>
      <w:r>
        <w:t>Cartographie de la plateforme technique</w:t>
      </w:r>
      <w:bookmarkEnd w:id="121"/>
      <w:bookmarkEnd w:id="12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71619E56" w:rsidR="00C64D49" w:rsidRDefault="00457999" w:rsidP="00457999">
      <w:pPr>
        <w:pStyle w:val="Lgende"/>
        <w:jc w:val="left"/>
      </w:pPr>
      <w:bookmarkStart w:id="123" w:name="_Toc92438658"/>
      <w:r>
        <w:t xml:space="preserve">Figure </w:t>
      </w:r>
      <w:fldSimple w:instr=" SEQ Figure \* ARABIC ">
        <w:r w:rsidR="00EC4716">
          <w:rPr>
            <w:noProof/>
          </w:rPr>
          <w:t>12</w:t>
        </w:r>
      </w:fldSimple>
      <w:del w:id="124" w:author="David EVAN" w:date="2022-01-03T20:17:00Z">
        <w:r w:rsidDel="00ED0074">
          <w:delText xml:space="preserve"> </w:delText>
        </w:r>
      </w:del>
      <w:ins w:id="125" w:author="David EVAN" w:date="2022-01-03T20:17:00Z">
        <w:r w:rsidR="00ED0074">
          <w:t> </w:t>
        </w:r>
      </w:ins>
      <w:del w:id="126" w:author="David EVAN" w:date="2022-01-03T20:17:00Z">
        <w:r w:rsidDel="00ED0074">
          <w:delText>-</w:delText>
        </w:r>
      </w:del>
      <w:ins w:id="127" w:author="David EVAN" w:date="2022-01-03T20:17:00Z">
        <w:r w:rsidR="00ED0074">
          <w:t>:</w:t>
        </w:r>
      </w:ins>
      <w:r>
        <w:t xml:space="preserve"> </w:t>
      </w:r>
      <w:proofErr w:type="spellStart"/>
      <w:r>
        <w:t>Technical</w:t>
      </w:r>
      <w:proofErr w:type="spellEnd"/>
      <w:r>
        <w:t xml:space="preserve"> Baseline Architecture - Cartographie de la plateforme technique</w:t>
      </w:r>
      <w:bookmarkEnd w:id="123"/>
    </w:p>
    <w:p w14:paraId="2491D77E" w14:textId="06C68FB3" w:rsidR="00250067" w:rsidRPr="00D51179" w:rsidRDefault="00D51179" w:rsidP="00EA3970">
      <w:pPr>
        <w:spacing w:after="480"/>
        <w:jc w:val="both"/>
      </w:pPr>
      <w:r>
        <w:t>La plateforme technique de l’entreprise est relativement simple et est composé</w:t>
      </w:r>
      <w:r w:rsidR="003251CC">
        <w:t>e</w:t>
      </w:r>
      <w:r>
        <w:t xml:space="preserve">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28" w:name="_Toc92432192"/>
      <w:bookmarkStart w:id="129" w:name="_Toc92442728"/>
      <w:r>
        <w:t>Évaluation de la plateforme technique</w:t>
      </w:r>
      <w:bookmarkEnd w:id="128"/>
      <w:bookmarkEnd w:id="129"/>
    </w:p>
    <w:p w14:paraId="1F3548CE" w14:textId="48014628"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 des données entreposé</w:t>
      </w:r>
      <w:r w:rsidR="00A8613E">
        <w:t>e</w:t>
      </w:r>
      <w:r w:rsidR="009B391C">
        <w:t>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4ECF37AE" w:rsidR="00457999" w:rsidRDefault="00457999">
      <w:pPr>
        <w:pStyle w:val="Lgende"/>
      </w:pPr>
      <w:bookmarkStart w:id="130" w:name="_Toc92438677"/>
      <w:r>
        <w:t xml:space="preserve">Tableau </w:t>
      </w:r>
      <w:fldSimple w:instr=" SEQ Tableau \* ARABIC ">
        <w:r w:rsidR="00642E53">
          <w:rPr>
            <w:noProof/>
          </w:rPr>
          <w:t>6</w:t>
        </w:r>
      </w:fldSimple>
      <w:del w:id="131" w:author="David EVAN" w:date="2022-01-03T20:17:00Z">
        <w:r w:rsidDel="00ED0074">
          <w:delText xml:space="preserve"> </w:delText>
        </w:r>
      </w:del>
      <w:ins w:id="132" w:author="David EVAN" w:date="2022-01-03T20:17:00Z">
        <w:r w:rsidR="00ED0074">
          <w:t> </w:t>
        </w:r>
      </w:ins>
      <w:del w:id="133" w:author="David EVAN" w:date="2022-01-03T20:17:00Z">
        <w:r w:rsidDel="00ED0074">
          <w:delText>-</w:delText>
        </w:r>
      </w:del>
      <w:ins w:id="134" w:author="David EVAN" w:date="2022-01-03T20:17:00Z">
        <w:r w:rsidR="00ED0074">
          <w:t>:</w:t>
        </w:r>
      </w:ins>
      <w:r>
        <w:t xml:space="preserve"> </w:t>
      </w:r>
      <w:proofErr w:type="spellStart"/>
      <w:r>
        <w:t>Technical</w:t>
      </w:r>
      <w:proofErr w:type="spellEnd"/>
      <w:r>
        <w:t xml:space="preserve"> Baseline Architecture - Évaluation de la plateforme technique</w:t>
      </w:r>
      <w:bookmarkEnd w:id="130"/>
    </w:p>
    <w:p w14:paraId="77A00710" w14:textId="77777777" w:rsidR="00A40E22" w:rsidRDefault="00A40E22" w:rsidP="00A40E22">
      <w:pPr>
        <w:pStyle w:val="Titre1"/>
      </w:pPr>
      <w:bookmarkStart w:id="135" w:name="_Toc92432193"/>
      <w:bookmarkStart w:id="136" w:name="_Toc92442729"/>
      <w:r>
        <w:lastRenderedPageBreak/>
        <w:t>APPROCHE ARCHITECTURALE</w:t>
      </w:r>
      <w:bookmarkEnd w:id="135"/>
      <w:bookmarkEnd w:id="136"/>
    </w:p>
    <w:p w14:paraId="3245FFE8" w14:textId="4986A8A4" w:rsidR="000B167D" w:rsidRDefault="000B167D" w:rsidP="000B167D">
      <w:pPr>
        <w:pStyle w:val="Titre2"/>
      </w:pPr>
      <w:bookmarkStart w:id="137" w:name="_Toc92432194"/>
      <w:bookmarkStart w:id="138" w:name="_Toc92442730"/>
      <w:r>
        <w:t>Synthèse de l’évaluation de l’architecture de référence</w:t>
      </w:r>
      <w:bookmarkEnd w:id="137"/>
      <w:bookmarkEnd w:id="138"/>
    </w:p>
    <w:p w14:paraId="273C3EDA" w14:textId="377F860A" w:rsidR="00A53790" w:rsidRDefault="00A53790" w:rsidP="000B167D">
      <w:pPr>
        <w:pStyle w:val="Titre3"/>
      </w:pPr>
      <w:bookmarkStart w:id="139" w:name="_Toc92432195"/>
      <w:bookmarkStart w:id="140" w:name="_Toc92442731"/>
      <w:r>
        <w:t>Points fort de l’architecture de référence</w:t>
      </w:r>
      <w:bookmarkEnd w:id="139"/>
      <w:bookmarkEnd w:id="140"/>
    </w:p>
    <w:p w14:paraId="1249DD0E" w14:textId="49CA960D" w:rsidR="00A53790" w:rsidRDefault="00A53790" w:rsidP="00A53790">
      <w:r>
        <w:t xml:space="preserve">Les évaluations de l’architecture de référence permettent d’identifier plusieurs points fort qu’il convient d’exploiter : </w:t>
      </w:r>
    </w:p>
    <w:p w14:paraId="55DFD457" w14:textId="7876079A"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w:t>
      </w:r>
      <w:r w:rsidR="000E21C9">
        <w:t>s</w:t>
      </w:r>
      <w:r w:rsidR="00E52316">
        <w:t xml:space="preserve">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12E9E664"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w:t>
      </w:r>
      <w:r w:rsidR="001218B0">
        <w:rPr>
          <w:b/>
          <w:bCs/>
        </w:rPr>
        <w:t>e</w:t>
      </w:r>
      <w:r w:rsidRPr="00C11DC4">
        <w:rPr>
          <w:b/>
          <w:bCs/>
        </w:rPr>
        <w:t>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41" w:name="_Toc92432196"/>
      <w:bookmarkStart w:id="142" w:name="_Toc92442732"/>
      <w:r>
        <w:t>Points faibles de l’architecture de référence</w:t>
      </w:r>
      <w:bookmarkEnd w:id="141"/>
      <w:bookmarkEnd w:id="142"/>
    </w:p>
    <w:p w14:paraId="6DB190F0" w14:textId="60A87B84" w:rsidR="007000D0" w:rsidRDefault="007000D0" w:rsidP="009B022D">
      <w:pPr>
        <w:jc w:val="both"/>
      </w:pPr>
      <w:r>
        <w:t>Les points faibles identifiés de l’architecture de référence devront être corrigé</w:t>
      </w:r>
      <w:r w:rsidR="00F04AAE">
        <w:t>s</w:t>
      </w:r>
      <w:r>
        <w:t xml:space="preserve">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211115E1" w:rsidR="00AC5D89"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51AC3EE" w14:textId="77777777" w:rsidR="00D07AA3" w:rsidRDefault="00D07AA3" w:rsidP="00D07AA3">
      <w:pPr>
        <w:pStyle w:val="Paragraphedeliste"/>
      </w:pPr>
    </w:p>
    <w:p w14:paraId="091EF04A" w14:textId="6632E037" w:rsidR="00D07AA3" w:rsidRPr="00A53790" w:rsidRDefault="00D07AA3" w:rsidP="009B022D">
      <w:pPr>
        <w:pStyle w:val="Paragraphedeliste"/>
        <w:numPr>
          <w:ilvl w:val="0"/>
          <w:numId w:val="37"/>
        </w:numPr>
        <w:jc w:val="both"/>
      </w:pPr>
      <w:r w:rsidRPr="00663080">
        <w:rPr>
          <w:b/>
          <w:bCs/>
        </w:rPr>
        <w:t>Performance insuffisante</w:t>
      </w:r>
      <w:r>
        <w:t xml:space="preserve">. Le </w:t>
      </w:r>
      <w:r w:rsidR="00663080">
        <w:t>système</w:t>
      </w:r>
      <w:r>
        <w:t xml:space="preserve"> d’information présente des temps de latence </w:t>
      </w:r>
      <w:r w:rsidR="00084B95">
        <w:t xml:space="preserve">et de traitement </w:t>
      </w:r>
      <w:r>
        <w:t>anormalement long entravant la productivité des utilisateurs.</w:t>
      </w:r>
      <w:r w:rsidR="007515D1">
        <w:t xml:space="preserve"> Une amélioration des performance est nécessaire.</w:t>
      </w:r>
    </w:p>
    <w:p w14:paraId="5108D263" w14:textId="7FDA8DE1" w:rsidR="00207436" w:rsidRDefault="00AB3941" w:rsidP="00207436">
      <w:pPr>
        <w:pStyle w:val="Titre2"/>
      </w:pPr>
      <w:bookmarkStart w:id="143" w:name="_Toc92432197"/>
      <w:bookmarkStart w:id="144" w:name="_Toc92442733"/>
      <w:r>
        <w:lastRenderedPageBreak/>
        <w:t>Approche architecturale retenue</w:t>
      </w:r>
      <w:bookmarkEnd w:id="143"/>
      <w:bookmarkEnd w:id="144"/>
    </w:p>
    <w:p w14:paraId="4256E86A" w14:textId="7B1A4396" w:rsidR="00AB3941" w:rsidRDefault="00207436" w:rsidP="00AB3941">
      <w:pPr>
        <w:pStyle w:val="Titre3"/>
      </w:pPr>
      <w:bookmarkStart w:id="145" w:name="_Toc92432198"/>
      <w:bookmarkStart w:id="146" w:name="_Toc92442734"/>
      <w:r>
        <w:t>Prototype de l’architecture cible</w:t>
      </w:r>
      <w:bookmarkEnd w:id="145"/>
      <w:bookmarkEnd w:id="146"/>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0642A658" w:rsidR="00C37C30" w:rsidRDefault="000B167D" w:rsidP="00765078">
      <w:pPr>
        <w:pStyle w:val="Lgende"/>
        <w:jc w:val="left"/>
      </w:pPr>
      <w:bookmarkStart w:id="147" w:name="_Toc92438659"/>
      <w:r>
        <w:t xml:space="preserve">Figure </w:t>
      </w:r>
      <w:fldSimple w:instr=" SEQ Figure \* ARABIC ">
        <w:r w:rsidR="00EC4716">
          <w:rPr>
            <w:noProof/>
          </w:rPr>
          <w:t>13</w:t>
        </w:r>
      </w:fldSimple>
      <w:r>
        <w:t xml:space="preserve"> </w:t>
      </w:r>
      <w:del w:id="148" w:author="David EVAN" w:date="2022-01-03T20:17:00Z">
        <w:r w:rsidDel="00A32181">
          <w:delText>-</w:delText>
        </w:r>
      </w:del>
      <w:ins w:id="149" w:author="David EVAN" w:date="2022-01-03T20:17:00Z">
        <w:r w:rsidR="00A32181">
          <w:t>:</w:t>
        </w:r>
      </w:ins>
      <w:r>
        <w:t xml:space="preserve"> Prototype simplifiée de la nouvelle architecture</w:t>
      </w:r>
      <w:bookmarkEnd w:id="147"/>
    </w:p>
    <w:p w14:paraId="24A981A6" w14:textId="57DA32DD" w:rsidR="007E36E3" w:rsidRDefault="00501507" w:rsidP="00A00748">
      <w:pPr>
        <w:jc w:val="both"/>
      </w:pPr>
      <w:r>
        <w:br/>
      </w:r>
      <w:r w:rsidR="009B022D">
        <w:t xml:space="preserve">En s’appuyant sur les conclusions de l’évaluation et en </w:t>
      </w:r>
      <w:r w:rsidR="000063AE">
        <w:t>tenant</w:t>
      </w:r>
      <w:r w:rsidR="009B022D">
        <w:t xml:space="preserve"> compte de la structure de l’entreprise (capacités, ressources, objectifs) et des contraintes associé</w:t>
      </w:r>
      <w:r w:rsidR="001F5BAF">
        <w:t>es</w:t>
      </w:r>
      <w:r w:rsidR="009B022D">
        <w:t xml:space="preserve"> à ce chantier d’architecture, l</w:t>
      </w:r>
      <w:r w:rsidR="00C37C30">
        <w:t xml:space="preserve">e prototype présenté ci-avant </w:t>
      </w:r>
      <w:r w:rsidR="006B7C63">
        <w:t>(</w:t>
      </w:r>
      <w:r w:rsidR="006B7C63" w:rsidRPr="001F5BAF">
        <w:rPr>
          <w:i/>
          <w:iCs/>
        </w:rPr>
        <w:t>Figure 13</w:t>
      </w:r>
      <w:r w:rsidR="006B7C63">
        <w:t>) présente une vue simplifié</w:t>
      </w:r>
      <w:r w:rsidR="007E36E3">
        <w:t>e</w:t>
      </w:r>
      <w:r w:rsidR="006B7C63">
        <w:t xml:space="preserve"> des principales caractéristiques </w:t>
      </w:r>
      <w:r w:rsidR="00322379">
        <w:t>de l’architecture applicative cible</w:t>
      </w:r>
      <w:r w:rsidR="006B7C63">
        <w:t>.</w:t>
      </w:r>
    </w:p>
    <w:p w14:paraId="12ADA989" w14:textId="152CD860" w:rsidR="007F7FEA" w:rsidRDefault="00A00748" w:rsidP="00A00748">
      <w:pPr>
        <w:jc w:val="both"/>
      </w:pPr>
      <w:r>
        <w:t>Cette approche, qui sera précisé</w:t>
      </w:r>
      <w:r w:rsidR="006A71BB">
        <w:t>e</w:t>
      </w:r>
      <w:r>
        <w:t xml:space="preserve"> dans les modélisations de l’architecture cible prévoit un découpage en 3 couches principales</w:t>
      </w:r>
      <w:r w:rsidR="00D83101">
        <w:t xml:space="preserve"> (UI – Service – Data)</w:t>
      </w:r>
      <w:r>
        <w:t xml:space="preserve"> </w:t>
      </w:r>
      <w:r w:rsidR="001C4EA5">
        <w:t>+ des couches</w:t>
      </w:r>
      <w:r w:rsidR="00074F0A">
        <w:t xml:space="preserve"> intermédiaires</w:t>
      </w:r>
      <w:r w:rsidR="001C4EA5">
        <w:t xml:space="preserve">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476C9274"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proofErr w:type="spellStart"/>
      <w:r w:rsidRPr="006A71BB">
        <w:rPr>
          <w:i/>
          <w:iCs/>
        </w:rPr>
        <w:t>Presentation</w:t>
      </w:r>
      <w:proofErr w:type="spellEnd"/>
      <w:r w:rsidRPr="006A71BB">
        <w:rPr>
          <w:i/>
          <w:iCs/>
        </w:rPr>
        <w:t xml:space="preserve"> </w:t>
      </w:r>
      <w:r w:rsidR="00325954">
        <w:rPr>
          <w:i/>
          <w:iCs/>
        </w:rPr>
        <w:t>l</w:t>
      </w:r>
      <w:r w:rsidRPr="006A71BB">
        <w:rPr>
          <w:i/>
          <w:iCs/>
        </w:rPr>
        <w:t>ayer</w:t>
      </w:r>
      <w:r>
        <w:t xml:space="preserve">) ; qui </w:t>
      </w:r>
      <w:r w:rsidR="0073714D">
        <w:t>fournit</w:t>
      </w:r>
      <w:r w:rsidR="009F59EA">
        <w:t xml:space="preserve"> les interfaces logicielles (sous forme de </w:t>
      </w:r>
      <w:r w:rsidR="005F2F29">
        <w:t>W</w:t>
      </w:r>
      <w:r w:rsidR="009F59EA">
        <w:t>eb</w:t>
      </w:r>
      <w:r w:rsidR="005F2F29">
        <w:t xml:space="preserve"> A</w:t>
      </w:r>
      <w:r w:rsidR="009F59EA">
        <w:t>pp Vue.js dans le présent cas).</w:t>
      </w:r>
    </w:p>
    <w:p w14:paraId="25CE4785" w14:textId="098246EA"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REST</w:t>
      </w:r>
      <w:r w:rsidR="00350F69">
        <w:t>ful et</w:t>
      </w:r>
      <w:r w:rsidR="00FD15F6">
        <w:t xml:space="preserve">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50" w:name="_Toc92432199"/>
      <w:bookmarkStart w:id="151" w:name="_Toc92442735"/>
      <w:r>
        <w:t>Justification de l’approche architecturale</w:t>
      </w:r>
      <w:bookmarkEnd w:id="150"/>
      <w:bookmarkEnd w:id="151"/>
    </w:p>
    <w:p w14:paraId="49F7898E" w14:textId="26C9FC0B" w:rsidR="00C265C1" w:rsidRDefault="00C265C1" w:rsidP="00C265C1">
      <w:pPr>
        <w:pStyle w:val="Titre4"/>
      </w:pPr>
      <w:bookmarkStart w:id="152" w:name="_Toc92432200"/>
      <w:r>
        <w:t>Choix des technologies</w:t>
      </w:r>
      <w:r w:rsidR="001D5BC9">
        <w:t xml:space="preserve"> (PHP/Symfony – Vue.JS)</w:t>
      </w:r>
      <w:bookmarkEnd w:id="152"/>
    </w:p>
    <w:p w14:paraId="0CE83BAD" w14:textId="43E4563A" w:rsidR="002B6BF9" w:rsidRDefault="002B6BF9" w:rsidP="002B6BF9">
      <w:pPr>
        <w:jc w:val="both"/>
      </w:pPr>
      <w:r>
        <w:t>Les technologies employé</w:t>
      </w:r>
      <w:r w:rsidR="004E252A">
        <w:t>e</w:t>
      </w:r>
      <w:r>
        <w:t>s s</w:t>
      </w:r>
      <w:r w:rsidR="00F23163">
        <w:t>er</w:t>
      </w:r>
      <w:r>
        <w:t>ont basées sur le couple PHP</w:t>
      </w:r>
      <w:r w:rsidR="006A1DF4">
        <w:t>8</w:t>
      </w:r>
      <w:r>
        <w:t>/Symfony + Vue.JS. Ce choix est justifié par la présence de ces technologies dans le SI</w:t>
      </w:r>
      <w:r w:rsidR="00B46E19">
        <w:t xml:space="preserve"> actuel et</w:t>
      </w:r>
      <w:r>
        <w:t xml:space="preserve">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w:t>
      </w:r>
      <w:proofErr w:type="spellStart"/>
      <w:r>
        <w:t>Vuex</w:t>
      </w:r>
      <w:proofErr w:type="spellEnd"/>
      <w:r>
        <w:t xml:space="preserve">, </w:t>
      </w:r>
      <w:proofErr w:type="spellStart"/>
      <w:r>
        <w:t>VueCLI</w:t>
      </w:r>
      <w:proofErr w:type="spellEnd"/>
      <w:r>
        <w:t xml:space="preserve"> …) facilitant les développements.</w:t>
      </w:r>
    </w:p>
    <w:p w14:paraId="5335035C" w14:textId="637D1956" w:rsidR="0027695F" w:rsidRDefault="00884BFC" w:rsidP="00B764A0">
      <w:pPr>
        <w:pStyle w:val="Titre4"/>
      </w:pPr>
      <w:bookmarkStart w:id="153" w:name="_Toc92432201"/>
      <w:r>
        <w:t xml:space="preserve">Logiciels accessibles sous forme de </w:t>
      </w:r>
      <w:r w:rsidR="0027695F">
        <w:t>W</w:t>
      </w:r>
      <w:r>
        <w:t>eb</w:t>
      </w:r>
      <w:r w:rsidR="00E332ED">
        <w:t>-</w:t>
      </w:r>
      <w:r w:rsidR="0027695F">
        <w:t>A</w:t>
      </w:r>
      <w:r>
        <w:t>pp (SaaS)</w:t>
      </w:r>
      <w:bookmarkEnd w:id="153"/>
    </w:p>
    <w:p w14:paraId="4AF49772" w14:textId="03279B8E" w:rsidR="008B0C82" w:rsidRDefault="00C265C1" w:rsidP="00EE5FB3">
      <w:pPr>
        <w:jc w:val="both"/>
      </w:pPr>
      <w:r>
        <w:t>Les interfaces s</w:t>
      </w:r>
      <w:r w:rsidR="00835523">
        <w:t>er</w:t>
      </w:r>
      <w:r>
        <w:t xml:space="preserve">ont accessibles au travers de web-app </w:t>
      </w:r>
      <w:r w:rsidR="003E7C90">
        <w:t xml:space="preserve">SPA </w:t>
      </w:r>
      <w:r>
        <w:t>(construite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66730DBD" w:rsidR="006B6F31" w:rsidRPr="00937694" w:rsidRDefault="006B6F31" w:rsidP="00EE5FB3">
      <w:pPr>
        <w:jc w:val="both"/>
      </w:pPr>
      <w:r>
        <w:t xml:space="preserve">Les utilisateurs sont déjà habitués à utiliser </w:t>
      </w:r>
      <w:r w:rsidR="006001F8">
        <w:t>d</w:t>
      </w:r>
      <w:r>
        <w:t xml:space="preserve">e nombreux logiciels SaaS. </w:t>
      </w:r>
    </w:p>
    <w:p w14:paraId="72A47F57" w14:textId="20B8A886" w:rsidR="0027695F" w:rsidRDefault="0027695F" w:rsidP="00B764A0">
      <w:pPr>
        <w:pStyle w:val="Titre4"/>
      </w:pPr>
      <w:bookmarkStart w:id="154" w:name="_Toc92432202"/>
      <w:r>
        <w:t>Sécurité des flux avec OAuth / OIDC</w:t>
      </w:r>
      <w:bookmarkEnd w:id="15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w:t>
      </w:r>
      <w:proofErr w:type="spellStart"/>
      <w:r w:rsidR="00E362F4">
        <w:t>OpenID</w:t>
      </w:r>
      <w:proofErr w:type="spellEnd"/>
      <w:r w:rsidR="00E362F4">
        <w:t xml:space="preserve"> </w:t>
      </w:r>
      <w:proofErr w:type="spellStart"/>
      <w:r w:rsidR="00E362F4">
        <w:t>Connect</w:t>
      </w:r>
      <w:proofErr w:type="spellEnd"/>
      <w:r w:rsidR="00E362F4">
        <w: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55" w:name="_Toc92432203"/>
      <w:r>
        <w:t>Fédération des API autours d’une API Gateway</w:t>
      </w:r>
      <w:bookmarkEnd w:id="155"/>
    </w:p>
    <w:p w14:paraId="4B79C345" w14:textId="2B2C4B11" w:rsidR="0050783D" w:rsidRDefault="0050783D" w:rsidP="004746A3">
      <w:pPr>
        <w:jc w:val="both"/>
      </w:pPr>
      <w:r>
        <w:t xml:space="preserve">Bien que ce type d’architecture ne l’impose pas, l’utilisation d’une API Gateway fait </w:t>
      </w:r>
      <w:del w:id="156" w:author="David EVAN" w:date="2022-01-03T20:20:00Z">
        <w:r w:rsidDel="00C47E6B">
          <w:delText>parti</w:delText>
        </w:r>
      </w:del>
      <w:ins w:id="157"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58" w:name="_Toc92432204"/>
      <w:bookmarkStart w:id="159" w:name="_Toc92442736"/>
      <w:r>
        <w:t>Outil de ticketing externe</w:t>
      </w:r>
      <w:bookmarkEnd w:id="158"/>
      <w:bookmarkEnd w:id="159"/>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06341707" w:rsidR="00A67DD9" w:rsidRDefault="00A67DD9">
      <w:pPr>
        <w:pStyle w:val="Lgende"/>
      </w:pPr>
      <w:bookmarkStart w:id="160" w:name="_Toc92438678"/>
      <w:r>
        <w:t xml:space="preserve">Tableau </w:t>
      </w:r>
      <w:fldSimple w:instr=" SEQ Tableau \* ARABIC ">
        <w:r w:rsidR="00642E53">
          <w:rPr>
            <w:noProof/>
          </w:rPr>
          <w:t>7</w:t>
        </w:r>
      </w:fldSimple>
      <w:del w:id="161" w:author="David EVAN" w:date="2022-01-03T20:17:00Z">
        <w:r w:rsidDel="00A32181">
          <w:delText xml:space="preserve"> </w:delText>
        </w:r>
      </w:del>
      <w:ins w:id="162" w:author="David EVAN" w:date="2022-01-03T20:17:00Z">
        <w:r w:rsidR="00A32181">
          <w:t> </w:t>
        </w:r>
      </w:ins>
      <w:del w:id="163" w:author="David EVAN" w:date="2022-01-03T20:17:00Z">
        <w:r w:rsidDel="00A32181">
          <w:delText>-</w:delText>
        </w:r>
      </w:del>
      <w:ins w:id="164" w:author="David EVAN" w:date="2022-01-03T20:17:00Z">
        <w:r w:rsidR="00A32181">
          <w:t>:</w:t>
        </w:r>
      </w:ins>
      <w:r>
        <w:t xml:space="preserve"> Table de comparaison des outils de ticketing du marché</w:t>
      </w:r>
      <w:bookmarkEnd w:id="160"/>
    </w:p>
    <w:p w14:paraId="0CEF3BEA" w14:textId="6DD421FB" w:rsidR="00822504" w:rsidRDefault="00184D83" w:rsidP="00184D83">
      <w:pPr>
        <w:pStyle w:val="Titre2"/>
      </w:pPr>
      <w:bookmarkStart w:id="165" w:name="_Toc92432205"/>
      <w:bookmarkStart w:id="166" w:name="_Toc92442737"/>
      <w:r>
        <w:lastRenderedPageBreak/>
        <w:t xml:space="preserve">Exigences </w:t>
      </w:r>
      <w:r w:rsidR="008379A2">
        <w:t>de l’</w:t>
      </w:r>
      <w:r>
        <w:t>architecture</w:t>
      </w:r>
      <w:r w:rsidR="00400B8C">
        <w:t xml:space="preserve"> cible</w:t>
      </w:r>
      <w:bookmarkEnd w:id="165"/>
      <w:bookmarkEnd w:id="166"/>
    </w:p>
    <w:p w14:paraId="7FE52FF1" w14:textId="646BC48B"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A27226">
        <w:t>, les objectifs défini pour ce chantier</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125CA93C" w:rsidR="00BF12AA" w:rsidRPr="00CB7483" w:rsidRDefault="00BF12AA" w:rsidP="00A679F2">
            <w:pPr>
              <w:spacing w:after="0" w:line="240" w:lineRule="auto"/>
              <w:jc w:val="both"/>
            </w:pPr>
            <w:r w:rsidRPr="00CB7483">
              <w:t>Une gouvernance de l’architecture doit être défini</w:t>
            </w:r>
            <w:r w:rsidR="0019412F">
              <w:t>e</w:t>
            </w:r>
            <w:r w:rsidRPr="00CB7483">
              <w:t xml:space="preserve"> au sein de l’entreprise. Les missions principales de la gouvernance porteront sur la conception et le contrôle de conformité de l’architecture</w:t>
            </w:r>
            <w:r>
              <w:t xml:space="preserve"> SI et business.</w:t>
            </w:r>
            <w:r w:rsidR="00E0210D">
              <w:t xml:space="preserve"> Ce rôle peut être assuré par le responsable SI.</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proofErr w:type="spellStart"/>
            <w:r>
              <w:t>Mutli</w:t>
            </w:r>
            <w:proofErr w:type="spellEnd"/>
            <w:r>
              <w:t>-environnement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304F0552" w:rsidR="00BF12AA" w:rsidRDefault="00BF12AA" w:rsidP="00A679F2">
            <w:pPr>
              <w:spacing w:after="0" w:line="240" w:lineRule="auto"/>
              <w:jc w:val="both"/>
            </w:pPr>
            <w:r>
              <w:t>L’architecture devra être bâti</w:t>
            </w:r>
            <w:r w:rsidR="00103E31">
              <w:t>e</w:t>
            </w:r>
            <w:r>
              <w:t xml:space="preserve"> autant que possible sur des briques de référence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702F1965" w:rsidR="00BF12AA" w:rsidRDefault="00BF12AA" w:rsidP="00BF12AA">
            <w:pPr>
              <w:spacing w:after="0" w:line="240" w:lineRule="auto"/>
              <w:jc w:val="both"/>
            </w:pPr>
            <w:r>
              <w:t>Les logiciels et technologies open-source</w:t>
            </w:r>
            <w:r w:rsidR="002271EA">
              <w:t xml:space="preserve"> ou </w:t>
            </w:r>
            <w:r w:rsidR="000E1B7A">
              <w:t>standardisés</w:t>
            </w:r>
            <w:r>
              <w:t xml:space="preserv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 xml:space="preserve">Le système exige une authentification à deux facteurs (validation par délivrance de </w:t>
            </w:r>
            <w:proofErr w:type="spellStart"/>
            <w:r>
              <w:t>token</w:t>
            </w:r>
            <w:proofErr w:type="spellEnd"/>
            <w:r>
              <w:t>)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w:t>
            </w:r>
            <w:proofErr w:type="spellStart"/>
            <w:r>
              <w:t>Sign</w:t>
            </w:r>
            <w:proofErr w:type="spellEnd"/>
            <w:r>
              <w:t xml:space="preserve">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6ED3395F" w:rsidR="008F7FC3" w:rsidRDefault="007541DA" w:rsidP="007541DA">
      <w:pPr>
        <w:pStyle w:val="Lgende"/>
      </w:pPr>
      <w:bookmarkStart w:id="167" w:name="_Toc92438679"/>
      <w:r>
        <w:t xml:space="preserve">Tableau </w:t>
      </w:r>
      <w:fldSimple w:instr=" SEQ Tableau \* ARABIC ">
        <w:r w:rsidR="00642E53">
          <w:rPr>
            <w:noProof/>
          </w:rPr>
          <w:t>8</w:t>
        </w:r>
      </w:fldSimple>
      <w:del w:id="168" w:author="David EVAN" w:date="2022-01-03T20:16:00Z">
        <w:r w:rsidDel="00A32181">
          <w:delText xml:space="preserve"> </w:delText>
        </w:r>
      </w:del>
      <w:ins w:id="169" w:author="David EVAN" w:date="2022-01-03T20:16:00Z">
        <w:r w:rsidR="00A32181">
          <w:t> :</w:t>
        </w:r>
      </w:ins>
      <w:del w:id="170" w:author="David EVAN" w:date="2022-01-03T20:16:00Z">
        <w:r w:rsidDel="00A32181">
          <w:delText>-</w:delText>
        </w:r>
      </w:del>
      <w:r>
        <w:t xml:space="preserve"> Catalogue des exigences de l'architecture cible (1/2)</w:t>
      </w:r>
      <w:bookmarkEnd w:id="16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 xml:space="preserve">L’utilisation d’une plateforme cloud de type PaaS (Platform as </w:t>
            </w:r>
            <w:proofErr w:type="gramStart"/>
            <w:r>
              <w:t>a</w:t>
            </w:r>
            <w:proofErr w:type="gramEnd"/>
            <w:r>
              <w:t xml:space="preserve">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46CA96AA" w:rsidR="00685DA8" w:rsidRPr="003E043A" w:rsidRDefault="00685DA8" w:rsidP="00685DA8">
            <w:pPr>
              <w:keepNext/>
              <w:spacing w:after="0" w:line="240" w:lineRule="auto"/>
              <w:jc w:val="both"/>
              <w:rPr>
                <w:vertAlign w:val="subscript"/>
              </w:rPr>
            </w:pPr>
            <w:r>
              <w:t>L’ensemble des services et applicatifs doi</w:t>
            </w:r>
            <w:r w:rsidR="00626521">
              <w:t>ven</w:t>
            </w:r>
            <w:r>
              <w:t>t être redondé</w:t>
            </w:r>
            <w:r w:rsidR="00626521">
              <w:t>s</w:t>
            </w:r>
            <w:r>
              <w:t xml:space="preserve">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4A5010ED" w:rsidR="00685DA8" w:rsidRDefault="00685DA8" w:rsidP="00685DA8">
            <w:pPr>
              <w:keepNext/>
              <w:spacing w:after="0" w:line="240" w:lineRule="auto"/>
              <w:jc w:val="both"/>
            </w:pPr>
            <w:r>
              <w:t>Les systèmes et les données doivent être sauvegardée par des processus automatiques. Des procédures de reprises doivent être implémentée</w:t>
            </w:r>
            <w:r w:rsidR="00DD25CA">
              <w:t>s</w:t>
            </w:r>
            <w:r>
              <w:t xml:space="preserv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259D75A9" w:rsidR="00685DA8" w:rsidRDefault="00685DA8" w:rsidP="00685DA8">
            <w:pPr>
              <w:keepNext/>
              <w:spacing w:after="0" w:line="240" w:lineRule="auto"/>
              <w:jc w:val="both"/>
            </w:pPr>
            <w:r>
              <w:t>Les données ne doivent pas être dupliquée</w:t>
            </w:r>
            <w:r w:rsidR="00403978">
              <w:t>s</w:t>
            </w:r>
            <w:r>
              <w:t>. La centralisation des donné</w:t>
            </w:r>
            <w:r w:rsidR="00AC13DB">
              <w:t>e</w:t>
            </w:r>
            <w:r>
              <w:t>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29EC5280" w:rsidR="00685DA8" w:rsidRDefault="00685DA8" w:rsidP="00685DA8">
            <w:pPr>
              <w:keepNext/>
              <w:spacing w:after="0" w:line="240" w:lineRule="auto"/>
              <w:jc w:val="both"/>
            </w:pPr>
            <w:r>
              <w:t>L’utilisation de technologie de cache applicatif sont préconisé</w:t>
            </w:r>
            <w:r w:rsidR="0009552D">
              <w:t>e</w:t>
            </w:r>
            <w:r>
              <w:t>s (Local ou type Redis). Ces caches applicatifs ont pour triple objectif</w:t>
            </w:r>
            <w:r w:rsidR="00C04E31">
              <w:t>s</w:t>
            </w:r>
            <w:r>
              <w:t xml:space="preserve">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56D48D9B" w:rsidR="00685DA8" w:rsidRDefault="00685DA8" w:rsidP="007541DA">
            <w:pPr>
              <w:keepNext/>
              <w:spacing w:after="0" w:line="240" w:lineRule="auto"/>
              <w:jc w:val="both"/>
            </w:pPr>
            <w:r>
              <w:t>Les traitements lourds doivent être systématiquement traités en asynchrones (via des queues FIFO par exemple) et</w:t>
            </w:r>
            <w:r w:rsidR="00B3285A">
              <w:t xml:space="preserve"> doivent</w:t>
            </w:r>
            <w:r>
              <w:t xml:space="preserve"> implément</w:t>
            </w:r>
            <w:r w:rsidR="00B3285A">
              <w:t>er</w:t>
            </w:r>
            <w:r>
              <w:t xml:space="preserve"> des mécanismes de tolérances aux erreurs (re-déclenchement automatique par exemple)</w:t>
            </w:r>
          </w:p>
        </w:tc>
      </w:tr>
    </w:tbl>
    <w:p w14:paraId="6E83A7DB" w14:textId="1C0669CD" w:rsidR="007541DA" w:rsidRDefault="007541DA">
      <w:pPr>
        <w:pStyle w:val="Lgende"/>
      </w:pPr>
      <w:bookmarkStart w:id="171" w:name="_Toc92438680"/>
      <w:r>
        <w:t xml:space="preserve">Tableau </w:t>
      </w:r>
      <w:fldSimple w:instr=" SEQ Tableau \* ARABIC ">
        <w:r w:rsidR="00642E53">
          <w:rPr>
            <w:noProof/>
          </w:rPr>
          <w:t>9</w:t>
        </w:r>
      </w:fldSimple>
      <w:del w:id="172" w:author="David EVAN" w:date="2022-01-03T20:16:00Z">
        <w:r w:rsidDel="00A32181">
          <w:delText xml:space="preserve"> </w:delText>
        </w:r>
      </w:del>
      <w:ins w:id="173" w:author="David EVAN" w:date="2022-01-03T20:16:00Z">
        <w:r w:rsidR="00A32181">
          <w:t> :</w:t>
        </w:r>
      </w:ins>
      <w:del w:id="174" w:author="David EVAN" w:date="2022-01-03T20:16:00Z">
        <w:r w:rsidDel="00A32181">
          <w:delText>-</w:delText>
        </w:r>
      </w:del>
      <w:r>
        <w:t xml:space="preserve"> </w:t>
      </w:r>
      <w:r w:rsidRPr="00D74CED">
        <w:t>Catalogue des exigences de l'architecture cible (</w:t>
      </w:r>
      <w:r w:rsidR="00B7543A">
        <w:t>2</w:t>
      </w:r>
      <w:r w:rsidRPr="00D74CED">
        <w:t>/2)</w:t>
      </w:r>
      <w:bookmarkEnd w:id="17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75" w:name="_Toc92432206"/>
      <w:bookmarkStart w:id="176" w:name="_Toc92442738"/>
      <w:r w:rsidRPr="00C7418F">
        <w:lastRenderedPageBreak/>
        <w:t>ARCHITECTURE CIBLE</w:t>
      </w:r>
      <w:bookmarkEnd w:id="175"/>
      <w:bookmarkEnd w:id="176"/>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5FC56F34"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w:t>
      </w:r>
      <w:r w:rsidR="00B10E93">
        <w:rPr>
          <w:i/>
          <w:iCs/>
          <w:sz w:val="20"/>
          <w:szCs w:val="20"/>
        </w:rPr>
        <w:t xml:space="preserve"> « archi »</w:t>
      </w:r>
      <w:r w:rsidRPr="00B91980">
        <w:rPr>
          <w:i/>
          <w:iCs/>
          <w:sz w:val="20"/>
          <w:szCs w:val="20"/>
        </w:rPr>
        <w:t xml:space="preserv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77" w:name="_Toc92432207"/>
      <w:bookmarkStart w:id="178" w:name="_Toc92442739"/>
      <w:r w:rsidRPr="00012FC5">
        <w:t>Architecture métier (business layer)</w:t>
      </w:r>
      <w:bookmarkEnd w:id="177"/>
      <w:bookmarkEnd w:id="178"/>
    </w:p>
    <w:p w14:paraId="7D91CCD0" w14:textId="42C4B78D"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w:t>
      </w:r>
      <w:r w:rsidR="00093D0E">
        <w:t>s</w:t>
      </w:r>
      <w:r>
        <w:t xml:space="preserve"> à évoluer.</w:t>
      </w:r>
      <w:r w:rsidR="00283269">
        <w:t xml:space="preserve"> Notons toutefois que les outils et la plateforme technologique utilisés seront </w:t>
      </w:r>
      <w:r w:rsidR="00AB5DA6">
        <w:t>amenés</w:t>
      </w:r>
      <w:r w:rsidR="00283269">
        <w:t xml:space="preserve"> à évoluer.</w:t>
      </w:r>
    </w:p>
    <w:p w14:paraId="2F7067DC" w14:textId="52D9810F" w:rsidR="00E00053" w:rsidRDefault="00E00053" w:rsidP="00E00053">
      <w:pPr>
        <w:pStyle w:val="Titre3"/>
      </w:pPr>
      <w:bookmarkStart w:id="179" w:name="_Toc92432208"/>
      <w:bookmarkStart w:id="180" w:name="_Toc92442740"/>
      <w:r w:rsidRPr="003D6979">
        <w:t>D</w:t>
      </w:r>
      <w:r>
        <w:t>épartement service client</w:t>
      </w:r>
      <w:bookmarkEnd w:id="179"/>
      <w:bookmarkEnd w:id="180"/>
    </w:p>
    <w:p w14:paraId="14A0952C" w14:textId="77777777" w:rsidR="00F32413" w:rsidRDefault="00F32413" w:rsidP="00F32413">
      <w:pPr>
        <w:pStyle w:val="Titre4"/>
      </w:pPr>
      <w:bookmarkStart w:id="181" w:name="_Toc92432209"/>
      <w:r>
        <w:t>Processus :  Répondre à un client</w:t>
      </w:r>
      <w:bookmarkEnd w:id="181"/>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7886894B" w:rsidR="00F32413" w:rsidRPr="00A65CCD" w:rsidRDefault="00A65CCD" w:rsidP="00A65CCD">
      <w:pPr>
        <w:pStyle w:val="Lgende"/>
        <w:jc w:val="left"/>
      </w:pPr>
      <w:bookmarkStart w:id="182" w:name="_Toc92438660"/>
      <w:r w:rsidRPr="00A65CCD">
        <w:t xml:space="preserve">Figure </w:t>
      </w:r>
      <w:r>
        <w:fldChar w:fldCharType="begin"/>
      </w:r>
      <w:r w:rsidRPr="00A65CCD">
        <w:instrText xml:space="preserve"> SEQ Figure \* ARABIC </w:instrText>
      </w:r>
      <w:r>
        <w:fldChar w:fldCharType="separate"/>
      </w:r>
      <w:r w:rsidR="00EC4716">
        <w:rPr>
          <w:noProof/>
        </w:rPr>
        <w:t>14</w:t>
      </w:r>
      <w:r>
        <w:fldChar w:fldCharType="end"/>
      </w:r>
      <w:r w:rsidRPr="00A65CCD">
        <w:t xml:space="preserve"> </w:t>
      </w:r>
      <w:del w:id="183" w:author="David EVAN" w:date="2022-01-03T20:16:00Z">
        <w:r w:rsidR="0053026F" w:rsidDel="00CD1557">
          <w:delText>-</w:delText>
        </w:r>
        <w:r w:rsidRPr="00A65CCD" w:rsidDel="00CD1557">
          <w:delText xml:space="preserve"> B</w:delText>
        </w:r>
      </w:del>
      <w:ins w:id="184"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82"/>
    </w:p>
    <w:p w14:paraId="79D88832" w14:textId="0D885EB8" w:rsidR="00B556B0" w:rsidRDefault="00604F4F" w:rsidP="004D3457">
      <w:pPr>
        <w:jc w:val="both"/>
      </w:pPr>
      <w:r>
        <w:lastRenderedPageBreak/>
        <w:t>Le processus « </w:t>
      </w:r>
      <w:r w:rsidRPr="001A347C">
        <w:rPr>
          <w:i/>
          <w:iCs/>
        </w:rPr>
        <w:t>Répondre à un client</w:t>
      </w:r>
      <w:r>
        <w: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85" w:name="_Toc92432210"/>
      <w:bookmarkStart w:id="186" w:name="_Toc92442741"/>
      <w:r w:rsidRPr="00A65CCD">
        <w:t>Service Informatique</w:t>
      </w:r>
      <w:bookmarkEnd w:id="185"/>
      <w:bookmarkEnd w:id="186"/>
    </w:p>
    <w:p w14:paraId="1D07F3AD" w14:textId="4B930738" w:rsidR="00E95927" w:rsidRPr="00807E37" w:rsidRDefault="00E95927" w:rsidP="00E95927">
      <w:pPr>
        <w:pStyle w:val="Titre4"/>
      </w:pPr>
      <w:bookmarkStart w:id="187" w:name="_Toc92432211"/>
      <w:r>
        <w:t xml:space="preserve">Processus : </w:t>
      </w:r>
      <w:r w:rsidR="00A237E4" w:rsidRPr="00A237E4">
        <w:t>Contrôler trimestriellement la sauvegarde des données et tester la restauration</w:t>
      </w:r>
      <w:bookmarkEnd w:id="187"/>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2559AA60" w:rsidR="00E95927" w:rsidRPr="00E95927" w:rsidRDefault="00784F99" w:rsidP="00784F99">
      <w:pPr>
        <w:pStyle w:val="Lgende"/>
        <w:jc w:val="left"/>
      </w:pPr>
      <w:bookmarkStart w:id="188" w:name="_Toc92438661"/>
      <w:r>
        <w:t xml:space="preserve">Figure </w:t>
      </w:r>
      <w:fldSimple w:instr=" SEQ Figure \* ARABIC ">
        <w:r w:rsidR="00EC4716">
          <w:rPr>
            <w:noProof/>
          </w:rPr>
          <w:t>15</w:t>
        </w:r>
      </w:fldSimple>
      <w:r>
        <w:t xml:space="preserve"> : Business Target Architecture - Controller la sauvegarde et </w:t>
      </w:r>
      <w:r w:rsidR="00A71C37">
        <w:t xml:space="preserve">la </w:t>
      </w:r>
      <w:r>
        <w:t>restauration des données</w:t>
      </w:r>
      <w:bookmarkEnd w:id="188"/>
    </w:p>
    <w:p w14:paraId="15621BDA" w14:textId="7B865984" w:rsidR="00023577" w:rsidRDefault="00B556B0" w:rsidP="00850410">
      <w:pPr>
        <w:jc w:val="both"/>
      </w:pPr>
      <w:r>
        <w:t>Le pr</w:t>
      </w:r>
      <w:r w:rsidR="00DC3995">
        <w:t>ocessus « </w:t>
      </w:r>
      <w:r w:rsidR="00DC3995" w:rsidRPr="00E63357">
        <w:rPr>
          <w:i/>
          <w:iCs/>
        </w:rPr>
        <w:t>Sauvegarder quotidiennement les données</w:t>
      </w:r>
      <w:r w:rsidR="00DC3995">
        <w:t> » e</w:t>
      </w:r>
      <w:r w:rsidR="00E63357">
        <w:t>s</w:t>
      </w:r>
      <w:r w:rsidR="00DC3995">
        <w:t xml:space="preserve">t supprimé au profit d’un tout nouveau processus attribué au responsable informatique : Vérifier </w:t>
      </w:r>
      <w:r w:rsidR="005B7B9B">
        <w:t>le bon fonctionnement des sauvegarde</w:t>
      </w:r>
      <w:r w:rsidR="00F32348">
        <w:t>s</w:t>
      </w:r>
      <w:r w:rsidR="005B7B9B">
        <w:t xml:space="preserve"> automatique</w:t>
      </w:r>
      <w:r w:rsidR="00F32348">
        <w:t>s</w:t>
      </w:r>
      <w:r w:rsidR="005B7B9B">
        <w:t xml:space="preserv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89" w:name="_Toc92432212"/>
      <w:bookmarkStart w:id="190" w:name="_Toc92442742"/>
      <w:r>
        <w:lastRenderedPageBreak/>
        <w:t>Architecture des données (data layer)</w:t>
      </w:r>
      <w:bookmarkEnd w:id="189"/>
      <w:bookmarkEnd w:id="190"/>
    </w:p>
    <w:p w14:paraId="264A3F3C" w14:textId="516274DE" w:rsidR="00B2768C" w:rsidRPr="00B2768C" w:rsidRDefault="00B2768C" w:rsidP="00B2768C">
      <w:pPr>
        <w:pStyle w:val="Titre3"/>
      </w:pPr>
      <w:bookmarkStart w:id="191" w:name="_Toc92432213"/>
      <w:bookmarkStart w:id="192" w:name="_Toc92442743"/>
      <w:r>
        <w:t>Cartographie des données métiers dans l’entreprise</w:t>
      </w:r>
      <w:bookmarkEnd w:id="191"/>
      <w:bookmarkEnd w:id="192"/>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38F380C9" w:rsidR="00B2768C" w:rsidRDefault="00B2768C" w:rsidP="00B2768C">
      <w:pPr>
        <w:pStyle w:val="Lgende"/>
        <w:jc w:val="left"/>
      </w:pPr>
      <w:bookmarkStart w:id="193" w:name="_Toc92438662"/>
      <w:r>
        <w:t xml:space="preserve">Figure </w:t>
      </w:r>
      <w:fldSimple w:instr=" SEQ Figure \* ARABIC ">
        <w:r w:rsidR="00EC4716">
          <w:rPr>
            <w:noProof/>
          </w:rPr>
          <w:t>16</w:t>
        </w:r>
      </w:fldSimple>
      <w:r>
        <w:t xml:space="preserve"> : Data Target Architecture - Cartographie des données métiers</w:t>
      </w:r>
      <w:bookmarkEnd w:id="193"/>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 xml:space="preserve">sont regroupés au sein d’une même base de données déployée sur un </w:t>
      </w:r>
      <w:r w:rsidR="00C010B4" w:rsidRPr="00792BBA">
        <w:rPr>
          <w:b/>
          <w:bCs/>
        </w:rPr>
        <w:t>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94" w:name="_Toc92432214"/>
      <w:bookmarkStart w:id="195" w:name="_Toc92442744"/>
      <w:r>
        <w:t>Sécurité des données et contrôle d’accès</w:t>
      </w:r>
      <w:bookmarkEnd w:id="194"/>
      <w:bookmarkEnd w:id="195"/>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4A64D675" w:rsidR="00236D26" w:rsidRDefault="002E2FF4" w:rsidP="00236D26">
      <w:pPr>
        <w:pStyle w:val="Lgende"/>
        <w:jc w:val="left"/>
      </w:pPr>
      <w:bookmarkStart w:id="196" w:name="_Toc92438663"/>
      <w:r>
        <w:t xml:space="preserve">Figure </w:t>
      </w:r>
      <w:fldSimple w:instr=" SEQ Figure \* ARABIC ">
        <w:r w:rsidR="00EC4716">
          <w:rPr>
            <w:noProof/>
          </w:rPr>
          <w:t>17</w:t>
        </w:r>
      </w:fldSimple>
      <w:r>
        <w:t xml:space="preserve"> : Data Target Architecture - Accès aux données métiers</w:t>
      </w:r>
      <w:bookmarkEnd w:id="196"/>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0443E0A6" w:rsidR="00E33BC0" w:rsidRDefault="00E33BC0" w:rsidP="00B900DF">
      <w:pPr>
        <w:jc w:val="both"/>
      </w:pPr>
      <w:r>
        <w:t>Nous noterons toutefois que les données « </w:t>
      </w:r>
      <w:r w:rsidRPr="00966BEB">
        <w:rPr>
          <w:i/>
          <w:iCs/>
        </w:rPr>
        <w:t>Historique des demandes clients</w:t>
      </w:r>
      <w:r>
        <w:t xml:space="preserve"> » </w:t>
      </w:r>
      <w:r w:rsidR="00966BEB">
        <w:t xml:space="preserve">sont </w:t>
      </w:r>
      <w:r>
        <w:t xml:space="preserve">désormais accessible à tous, et ce avec objectif de simplifier la collaboration inter-service. </w:t>
      </w:r>
    </w:p>
    <w:p w14:paraId="65F5DB91" w14:textId="77777777" w:rsidR="001E630C" w:rsidRDefault="00E33BC0" w:rsidP="00B900DF">
      <w:pPr>
        <w:jc w:val="both"/>
      </w:pPr>
      <w:r>
        <w:t xml:space="preserve">Un soin tout particulier sera apporté aux données sensibles ou critiques (notamment les coordonnées bancaires ou les informations de santé) en ajoutant </w:t>
      </w:r>
      <w:r w:rsidRPr="009F2404">
        <w:rPr>
          <w:b/>
          <w:bCs/>
        </w:rPr>
        <w:t>un cryptage spécifique</w:t>
      </w:r>
      <w:r w:rsidRPr="009F2404">
        <w:t xml:space="preserve"> (</w:t>
      </w:r>
      <w:r>
        <w:t>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w:t>
      </w:r>
      <w:r w:rsidRPr="00291A27">
        <w:rPr>
          <w:b/>
          <w:bCs/>
        </w:rPr>
        <w:t xml:space="preserve">les exigences d’architecture </w:t>
      </w:r>
      <w:r w:rsidR="00243BFA" w:rsidRPr="00291A27">
        <w:rPr>
          <w:b/>
          <w:bCs/>
        </w:rPr>
        <w:t>imposent</w:t>
      </w:r>
      <w:r w:rsidRPr="00291A27">
        <w:rPr>
          <w:b/>
          <w:bCs/>
        </w:rPr>
        <w:t xml:space="preserve"> une authentification à deux facteurs </w:t>
      </w:r>
      <w:r>
        <w:t>(2FA)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97" w:name="_Toc92432215"/>
      <w:bookmarkStart w:id="198" w:name="_Toc92442745"/>
      <w:r>
        <w:lastRenderedPageBreak/>
        <w:t>Architecture applicative (application layer)</w:t>
      </w:r>
      <w:bookmarkEnd w:id="197"/>
      <w:bookmarkEnd w:id="198"/>
    </w:p>
    <w:p w14:paraId="76967625" w14:textId="659E5519" w:rsidR="00DC27B5" w:rsidRPr="00DC27B5" w:rsidRDefault="00DC27B5" w:rsidP="004B5466">
      <w:pPr>
        <w:pStyle w:val="Titre3"/>
      </w:pPr>
      <w:bookmarkStart w:id="199" w:name="_Toc92432216"/>
      <w:bookmarkStart w:id="200" w:name="_Toc92442746"/>
      <w:r>
        <w:t>Cartographie des applicatifs</w:t>
      </w:r>
      <w:bookmarkEnd w:id="199"/>
      <w:bookmarkEnd w:id="200"/>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68812DA6" w:rsidR="002B6575" w:rsidRDefault="00513C21" w:rsidP="00513C21">
      <w:pPr>
        <w:pStyle w:val="Lgende"/>
        <w:jc w:val="left"/>
      </w:pPr>
      <w:bookmarkStart w:id="201" w:name="_Toc92438664"/>
      <w:r>
        <w:t xml:space="preserve">Figure </w:t>
      </w:r>
      <w:fldSimple w:instr=" SEQ Figure \* ARABIC ">
        <w:r w:rsidR="00EC4716">
          <w:rPr>
            <w:noProof/>
          </w:rPr>
          <w:t>18</w:t>
        </w:r>
      </w:fldSimple>
      <w:r>
        <w:t xml:space="preserve"> : Application Target Architecture - Cartographie des applicatifs</w:t>
      </w:r>
      <w:bookmarkEnd w:id="201"/>
    </w:p>
    <w:p w14:paraId="6251A395" w14:textId="4B43A525" w:rsidR="001533DB" w:rsidRDefault="002A1CB0" w:rsidP="00CC40FF">
      <w:pPr>
        <w:jc w:val="both"/>
      </w:pPr>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 xml:space="preserve">Les </w:t>
      </w:r>
      <w:r w:rsidR="004C2E07">
        <w:t xml:space="preserve">composants </w:t>
      </w:r>
      <w:r w:rsidR="003945BD">
        <w:t xml:space="preserve">en </w:t>
      </w:r>
      <w:r w:rsidR="003945BD" w:rsidRPr="00311FD6">
        <w:rPr>
          <w:i/>
          <w:iCs/>
        </w:rPr>
        <w:t>« bleu clair</w:t>
      </w:r>
      <w:r w:rsidR="003945BD">
        <w:t> » représente des services « clef en main » sur lesquelles aucun développement interne n’est nécessaire. Les figures</w:t>
      </w:r>
      <w:r w:rsidR="005F1BED">
        <w:t> </w:t>
      </w:r>
      <w:r w:rsidR="00311FD6">
        <w:t xml:space="preserve">en </w:t>
      </w:r>
      <w:r w:rsidR="005F1BED">
        <w:t>« </w:t>
      </w:r>
      <w:r w:rsidR="005F1BED" w:rsidRPr="00311FD6">
        <w:rPr>
          <w:i/>
          <w:iCs/>
        </w:rPr>
        <w:t>bleu foncé</w:t>
      </w:r>
      <w:r w:rsidR="005F1BED">
        <w:t> »</w:t>
      </w:r>
      <w:r w:rsidR="003945BD">
        <w:t xml:space="preserve"> sont les applications sur lesquelles des développements logiciels sont à prévoir.</w:t>
      </w:r>
    </w:p>
    <w:p w14:paraId="198E0F20" w14:textId="3D18A870" w:rsidR="007E0A17" w:rsidRDefault="001533DB" w:rsidP="000F23A6">
      <w:pPr>
        <w:jc w:val="both"/>
      </w:pPr>
      <w:r>
        <w:lastRenderedPageBreak/>
        <w:t xml:space="preserve">Nous noterons que </w:t>
      </w:r>
      <w:r w:rsidRPr="000D6AB1">
        <w:rPr>
          <w:b/>
          <w:bCs/>
        </w:rPr>
        <w:t>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t>
      </w:r>
      <w:proofErr w:type="spellStart"/>
      <w:r w:rsidR="00AC4226">
        <w:t>WebApp</w:t>
      </w:r>
      <w:proofErr w:type="spellEnd"/>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34F22F75" w:rsidR="00BB5A7A" w:rsidRDefault="00BB5A7A" w:rsidP="000F23A6">
      <w:pPr>
        <w:jc w:val="both"/>
      </w:pPr>
      <w:r w:rsidRPr="00FC517F">
        <w:rPr>
          <w:b/>
          <w:bCs/>
        </w:rPr>
        <w:t xml:space="preserve">La base de données </w:t>
      </w:r>
      <w:r w:rsidR="00EA5EE2" w:rsidRPr="00FC517F">
        <w:rPr>
          <w:b/>
          <w:bCs/>
        </w:rPr>
        <w:t>principale</w:t>
      </w:r>
      <w:r w:rsidRPr="00FC517F">
        <w:rPr>
          <w:b/>
          <w:bCs/>
        </w:rPr>
        <w:t xml:space="preserve"> e</w:t>
      </w:r>
      <w:r w:rsidR="00FC517F" w:rsidRPr="00FC517F">
        <w:rPr>
          <w:b/>
          <w:bCs/>
        </w:rPr>
        <w:t>s</w:t>
      </w:r>
      <w:r w:rsidRPr="00FC517F">
        <w:rPr>
          <w:b/>
          <w:bCs/>
        </w:rPr>
        <w:t>t géré</w:t>
      </w:r>
      <w:r w:rsidR="00242152" w:rsidRPr="00FC517F">
        <w:rPr>
          <w:b/>
          <w:bCs/>
        </w:rPr>
        <w:t>e</w:t>
      </w:r>
      <w:r w:rsidRPr="00FC517F">
        <w:rPr>
          <w:b/>
          <w:bCs/>
        </w:rPr>
        <w:t xml:space="preserve"> par</w:t>
      </w:r>
      <w:r w:rsidR="005C0EA8" w:rsidRPr="00FC517F">
        <w:rPr>
          <w:b/>
          <w:bCs/>
        </w:rPr>
        <w:t xml:space="preserve"> un cluster de </w:t>
      </w:r>
      <w:r w:rsidR="000D6AB1" w:rsidRPr="00FC517F">
        <w:rPr>
          <w:b/>
          <w:bCs/>
        </w:rPr>
        <w:t xml:space="preserve">trois </w:t>
      </w:r>
      <w:r w:rsidRPr="00FC517F">
        <w:rPr>
          <w:b/>
          <w:bCs/>
        </w:rPr>
        <w:t>instances</w:t>
      </w:r>
      <w:r>
        <w:t xml:space="preserve">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 xml:space="preserve">L’authentification, l’identification et les contrôles d’accès aux services et données sont assurés par le service Amazon </w:t>
      </w:r>
      <w:proofErr w:type="spellStart"/>
      <w:r>
        <w:t>Cognit</w:t>
      </w:r>
      <w:r w:rsidR="00D32851">
        <w:t>o</w:t>
      </w:r>
      <w:proofErr w:type="spellEnd"/>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 xml:space="preserve">Le service AWS </w:t>
      </w:r>
      <w:proofErr w:type="spellStart"/>
      <w:r>
        <w:t>ElasticCache</w:t>
      </w:r>
      <w:proofErr w:type="spellEnd"/>
      <w:r>
        <w:t xml:space="preserve"> vise à fournir au backend un cache de données à accès rapide </w:t>
      </w:r>
      <w:r w:rsidRPr="00356CA0">
        <w:rPr>
          <w:b/>
          <w:bCs/>
        </w:rPr>
        <w:t>visant à améliorer les performances globales du SI</w:t>
      </w:r>
      <w:r>
        <w:t xml:space="preserve"> en fournissant une solution simple et centralisée.</w:t>
      </w:r>
    </w:p>
    <w:p w14:paraId="0295198B" w14:textId="1D5141CE" w:rsidR="00864328" w:rsidRDefault="00864328" w:rsidP="000F23A6">
      <w:pPr>
        <w:jc w:val="both"/>
      </w:pPr>
      <w:r>
        <w:t xml:space="preserve">Le Web Application Firewall est utilisé principalement pour </w:t>
      </w:r>
      <w:r w:rsidRPr="00C77DC9">
        <w:rPr>
          <w:b/>
          <w:bCs/>
        </w:rPr>
        <w:t>renforcer la sécurité</w:t>
      </w:r>
      <w:r>
        <w:t xml:space="preserve"> de la web application et fournir un premier niveau de détection des cyberattaques.</w:t>
      </w:r>
    </w:p>
    <w:p w14:paraId="3DAF284A" w14:textId="428F6649" w:rsidR="0013381F" w:rsidRPr="00D22FDA" w:rsidRDefault="0013381F" w:rsidP="000F23A6">
      <w:pPr>
        <w:jc w:val="both"/>
        <w:rPr>
          <w:b/>
          <w:bCs/>
        </w:rPr>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 xml:space="preserve">Bien qu’il ne soit pas indispensable au bon fonctionnement de l’application et que la charge ne l’impose pas, la mise à disposition de plusieurs instance de la web-app (tout comme celle du </w:t>
      </w:r>
      <w:proofErr w:type="spellStart"/>
      <w:r w:rsidR="00CD7299">
        <w:t>back-end</w:t>
      </w:r>
      <w:proofErr w:type="spellEnd"/>
      <w:r w:rsidR="00CD7299">
        <w:t>)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w:t>
      </w:r>
      <w:r w:rsidR="00315BD5" w:rsidRPr="00D22FDA">
        <w:t>e).</w:t>
      </w:r>
      <w:r w:rsidR="00016C3C" w:rsidRPr="00D22FDA">
        <w:rPr>
          <w:b/>
          <w:bCs/>
        </w:rPr>
        <w:t xml:space="preserve"> Son utilisation paraît totalement justifiée eu égard au coût relativement faible d’un tel service</w:t>
      </w:r>
      <w:r w:rsidR="008126B9" w:rsidRPr="00D22FDA">
        <w:rPr>
          <w:b/>
          <w:bCs/>
        </w:rPr>
        <w:t>.</w:t>
      </w:r>
    </w:p>
    <w:p w14:paraId="36C32AED" w14:textId="77777777" w:rsidR="00925524" w:rsidRDefault="0013381F" w:rsidP="00925524">
      <w:pPr>
        <w:jc w:val="both"/>
      </w:pPr>
      <w:r>
        <w:t>En dernier</w:t>
      </w:r>
      <w:r w:rsidR="00016C3C">
        <w:t xml:space="preserve"> </w:t>
      </w:r>
      <w:r w:rsidR="00D13AA5">
        <w:t xml:space="preserve">lieu, nous pouvons visualiser la présence </w:t>
      </w:r>
      <w:r w:rsidR="00D13AA5" w:rsidRPr="00A35A7E">
        <w:rPr>
          <w:b/>
          <w:bCs/>
        </w:rPr>
        <w:t>du nouvel outil de ticketing</w:t>
      </w:r>
      <w:r w:rsidR="00D13AA5">
        <w:t xml:space="preserve">,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202" w:name="_Toc92432217"/>
      <w:bookmarkStart w:id="203" w:name="_Toc92442747"/>
      <w:r>
        <w:lastRenderedPageBreak/>
        <w:t>Catalogue des composants applicatifs</w:t>
      </w:r>
      <w:bookmarkEnd w:id="202"/>
      <w:bookmarkEnd w:id="203"/>
      <w:r>
        <w:t xml:space="preserve"> </w:t>
      </w:r>
    </w:p>
    <w:p w14:paraId="78EF1655" w14:textId="51D7A534" w:rsidR="00435B4B" w:rsidRPr="00435B4B" w:rsidRDefault="00435B4B" w:rsidP="00380F16">
      <w:pPr>
        <w:jc w:val="both"/>
      </w:pPr>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proofErr w:type="spellStart"/>
            <w:r w:rsidRPr="00DC75E8">
              <w:rPr>
                <w:rFonts w:cstheme="minorHAnsi"/>
              </w:rPr>
              <w:t>FreshDesk</w:t>
            </w:r>
            <w:proofErr w:type="spellEnd"/>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proofErr w:type="spellStart"/>
            <w:r w:rsidRPr="00DC75E8">
              <w:rPr>
                <w:rFonts w:cstheme="minorHAnsi"/>
              </w:rPr>
              <w:t>WebApp</w:t>
            </w:r>
            <w:proofErr w:type="spellEnd"/>
            <w:r w:rsidRPr="00DC75E8">
              <w:rPr>
                <w:rFonts w:cstheme="minorHAnsi"/>
              </w:rPr>
              <w:t xml:space="preserve">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proofErr w:type="spellStart"/>
            <w:r w:rsidRPr="00DC75E8">
              <w:rPr>
                <w:rFonts w:cstheme="minorHAnsi"/>
              </w:rPr>
              <w:t>WebApp</w:t>
            </w:r>
            <w:proofErr w:type="spellEnd"/>
            <w:r w:rsidRPr="00DC75E8">
              <w:rPr>
                <w:rFonts w:cstheme="minorHAnsi"/>
              </w:rPr>
              <w:t xml:space="preserve">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w:t>
            </w:r>
            <w:proofErr w:type="spellStart"/>
            <w:r w:rsidRPr="00DC75E8">
              <w:rPr>
                <w:rFonts w:cstheme="minorHAnsi"/>
              </w:rPr>
              <w:t>Restfull</w:t>
            </w:r>
            <w:proofErr w:type="spellEnd"/>
            <w:r w:rsidRPr="00DC75E8">
              <w:rPr>
                <w:rFonts w:cstheme="minorHAnsi"/>
              </w:rPr>
              <w:t xml:space="preserve"> exposant la couche de service utilisée par la </w:t>
            </w:r>
            <w:proofErr w:type="spellStart"/>
            <w:r w:rsidRPr="00DC75E8">
              <w:rPr>
                <w:rFonts w:cstheme="minorHAnsi"/>
              </w:rPr>
              <w:t>WebApp</w:t>
            </w:r>
            <w:proofErr w:type="spellEnd"/>
            <w:r w:rsidRPr="00DC75E8">
              <w:rPr>
                <w:rFonts w:cstheme="minorHAnsi"/>
              </w:rPr>
              <w:t xml:space="preserve">.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xml:space="preserve">– API </w:t>
            </w:r>
            <w:proofErr w:type="spellStart"/>
            <w:r w:rsidR="00617F2A" w:rsidRPr="00DC75E8">
              <w:rPr>
                <w:rFonts w:cstheme="minorHAnsi"/>
              </w:rPr>
              <w:t>Rest</w:t>
            </w:r>
            <w:r w:rsidR="00F3461C" w:rsidRPr="00DC75E8">
              <w:rPr>
                <w:rFonts w:cstheme="minorHAnsi"/>
              </w:rPr>
              <w:t>f</w:t>
            </w:r>
            <w:r w:rsidR="00617F2A" w:rsidRPr="00DC75E8">
              <w:rPr>
                <w:rFonts w:cstheme="minorHAnsi"/>
              </w:rPr>
              <w:t>ull</w:t>
            </w:r>
            <w:proofErr w:type="spellEnd"/>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 xml:space="preserve">Load balancer permettant la répartition du trafics entre deux instances AWS EC2 fournissant la </w:t>
            </w:r>
            <w:proofErr w:type="spellStart"/>
            <w:r w:rsidRPr="00DC75E8">
              <w:rPr>
                <w:rFonts w:cstheme="minorHAnsi"/>
              </w:rPr>
              <w:t>WebApp</w:t>
            </w:r>
            <w:proofErr w:type="spellEnd"/>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Cognito</w:t>
            </w:r>
            <w:proofErr w:type="spellEnd"/>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ElasticCache</w:t>
            </w:r>
            <w:proofErr w:type="spellEnd"/>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w:t>
            </w:r>
            <w:proofErr w:type="spellStart"/>
            <w:r w:rsidRPr="00DC75E8">
              <w:rPr>
                <w:rFonts w:cstheme="minorHAnsi"/>
              </w:rPr>
              <w:t>autoscallable</w:t>
            </w:r>
            <w:proofErr w:type="spellEnd"/>
            <w:r w:rsidRPr="00DC75E8">
              <w:rPr>
                <w:rFonts w:cstheme="minorHAnsi"/>
              </w:rPr>
              <w:t xml:space="preserv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proofErr w:type="spellStart"/>
            <w:r w:rsidRPr="00DC75E8">
              <w:rPr>
                <w:rFonts w:cstheme="minorHAnsi"/>
              </w:rPr>
              <w:t>PostreSQL</w:t>
            </w:r>
            <w:proofErr w:type="spellEnd"/>
          </w:p>
        </w:tc>
      </w:tr>
    </w:tbl>
    <w:p w14:paraId="78B3F66D" w14:textId="1BF98DA9" w:rsidR="00D05648" w:rsidRDefault="00D05648">
      <w:pPr>
        <w:pStyle w:val="Lgende"/>
      </w:pPr>
      <w:bookmarkStart w:id="204" w:name="_Toc92438681"/>
      <w:r>
        <w:t xml:space="preserve">Tableau </w:t>
      </w:r>
      <w:fldSimple w:instr=" SEQ Tableau \* ARABIC ">
        <w:r w:rsidR="00642E53">
          <w:rPr>
            <w:noProof/>
          </w:rPr>
          <w:t>10</w:t>
        </w:r>
      </w:fldSimple>
      <w:r w:rsidR="005B7300">
        <w:t> :</w:t>
      </w:r>
      <w:r w:rsidRPr="00E32963">
        <w:t xml:space="preserve"> Catalogue des </w:t>
      </w:r>
      <w:r>
        <w:t xml:space="preserve">applicatifs </w:t>
      </w:r>
      <w:r w:rsidRPr="00E32963">
        <w:t>de l'architecture cible</w:t>
      </w:r>
      <w:bookmarkEnd w:id="204"/>
    </w:p>
    <w:p w14:paraId="0B8B2300" w14:textId="1B83323A" w:rsidR="00520DA1" w:rsidRPr="00925524" w:rsidRDefault="00520DA1" w:rsidP="00D42E45">
      <w:pPr>
        <w:pStyle w:val="Titre3"/>
        <w:rPr>
          <w:rFonts w:eastAsia="Calibri"/>
          <w:sz w:val="22"/>
          <w:szCs w:val="22"/>
        </w:rPr>
      </w:pPr>
      <w:r>
        <w:br w:type="page"/>
      </w:r>
    </w:p>
    <w:p w14:paraId="6746E697" w14:textId="27AF4F8A" w:rsidR="00520DA1" w:rsidRDefault="00520DA1" w:rsidP="00520DA1">
      <w:pPr>
        <w:pStyle w:val="Titre2"/>
      </w:pPr>
      <w:bookmarkStart w:id="205" w:name="_Toc92432218"/>
      <w:bookmarkStart w:id="206" w:name="_Toc92442748"/>
      <w:r>
        <w:lastRenderedPageBreak/>
        <w:t>Architecture technique (</w:t>
      </w:r>
      <w:proofErr w:type="spellStart"/>
      <w:r>
        <w:t>technical</w:t>
      </w:r>
      <w:proofErr w:type="spellEnd"/>
      <w:r>
        <w:t xml:space="preserve"> layer)</w:t>
      </w:r>
      <w:bookmarkEnd w:id="205"/>
      <w:bookmarkEnd w:id="206"/>
    </w:p>
    <w:p w14:paraId="18ECCCBB" w14:textId="3CFD8DA2" w:rsidR="002D7679" w:rsidRDefault="00E15D77" w:rsidP="00E15D77">
      <w:pPr>
        <w:pStyle w:val="Titre3"/>
      </w:pPr>
      <w:bookmarkStart w:id="207" w:name="_Toc92432219"/>
      <w:bookmarkStart w:id="208" w:name="_Toc92442749"/>
      <w:r>
        <w:t>Cartographie de la plateforme technique</w:t>
      </w:r>
      <w:bookmarkEnd w:id="207"/>
      <w:bookmarkEnd w:id="208"/>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445E3A38"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w:t>
      </w:r>
      <w:r w:rsidR="00380F16">
        <w:t>e</w:t>
      </w:r>
      <w:r w:rsidR="004B7AF5">
        <w:t xml:space="preserve">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3BA418CA" w:rsidR="0089756F" w:rsidRDefault="00737693" w:rsidP="004B7AF5">
      <w:pPr>
        <w:jc w:val="both"/>
      </w:pPr>
      <w:r>
        <w:t>L’ensemble des serveurs physique de l’entreprise ont été supprimés pour alléger les tâches d’administration technique</w:t>
      </w:r>
      <w:r w:rsidR="00EF27D5">
        <w:t xml:space="preserve"> lié</w:t>
      </w:r>
      <w:r w:rsidR="00EA218A">
        <w:t>es</w:t>
      </w:r>
      <w:r w:rsidR="00EF27D5">
        <w:t xml:space="preserve"> à l’exploitation et</w:t>
      </w:r>
      <w:r w:rsidR="005D3C1F">
        <w:t xml:space="preserve"> à</w:t>
      </w:r>
      <w:r w:rsidR="00EF27D5">
        <w:t xml:space="preserve">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209" w:name="_Toc92432220"/>
      <w:bookmarkStart w:id="210" w:name="_Toc92442750"/>
      <w:r>
        <w:lastRenderedPageBreak/>
        <w:t>Coût d’exploitation de la plateforme technique</w:t>
      </w:r>
      <w:bookmarkEnd w:id="209"/>
      <w:bookmarkEnd w:id="210"/>
    </w:p>
    <w:p w14:paraId="74B18219" w14:textId="0FC1E657" w:rsidR="007C4DAC" w:rsidRDefault="00BD2091" w:rsidP="00BD2091">
      <w:pPr>
        <w:jc w:val="both"/>
      </w:pPr>
      <w:r>
        <w:t xml:space="preserve">Une évaluation du coût global de fonctionnement de la plateforme est </w:t>
      </w:r>
      <w:r w:rsidR="00B57BEC">
        <w:t>fournie</w:t>
      </w:r>
      <w:r>
        <w:t xml:space="preserve">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67E7D849"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w:t>
      </w:r>
      <w:proofErr w:type="spellStart"/>
      <w:r w:rsidR="000D3A12" w:rsidRPr="007E7CC6">
        <w:rPr>
          <w:i/>
          <w:iCs/>
          <w:sz w:val="20"/>
          <w:szCs w:val="20"/>
        </w:rPr>
        <w:t>Calculator</w:t>
      </w:r>
      <w:proofErr w:type="spellEnd"/>
      <w:r w:rsidR="000D3A12" w:rsidRPr="007E7CC6">
        <w:rPr>
          <w:i/>
          <w:iCs/>
          <w:sz w:val="20"/>
          <w:szCs w:val="20"/>
        </w:rPr>
        <w:t>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C55532">
        <w:rPr>
          <w:i/>
          <w:iCs/>
          <w:sz w:val="20"/>
          <w:szCs w:val="20"/>
        </w:rPr>
        <w:t xml:space="preserve"> (configuration fournie </w:t>
      </w:r>
      <w:r w:rsidR="007A65E5">
        <w:rPr>
          <w:i/>
          <w:iCs/>
          <w:sz w:val="20"/>
          <w:szCs w:val="20"/>
        </w:rPr>
        <w:t xml:space="preserve">dans les </w:t>
      </w:r>
      <w:r w:rsidR="00C55532">
        <w:rPr>
          <w:i/>
          <w:iCs/>
          <w:sz w:val="20"/>
          <w:szCs w:val="20"/>
        </w:rPr>
        <w:t>source</w:t>
      </w:r>
      <w:r w:rsidR="007A65E5">
        <w:rPr>
          <w:i/>
          <w:iCs/>
          <w:sz w:val="20"/>
          <w:szCs w:val="20"/>
        </w:rPr>
        <w:t>s</w:t>
      </w:r>
      <w:r w:rsidR="00C55532">
        <w:rPr>
          <w:i/>
          <w:iCs/>
          <w:sz w:val="20"/>
          <w:szCs w:val="20"/>
        </w:rPr>
        <w:t xml:space="preserve"> ci-après)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proofErr w:type="spellStart"/>
            <w:r>
              <w:rPr>
                <w:rFonts w:ascii="Calibri" w:eastAsia="Times New Roman" w:hAnsi="Calibri" w:cs="Calibri"/>
                <w:color w:val="000000"/>
              </w:rPr>
              <w:t>FreshDesk</w:t>
            </w:r>
            <w:proofErr w:type="spellEnd"/>
            <w:r>
              <w:rPr>
                <w:rFonts w:ascii="Calibri" w:eastAsia="Times New Roman" w:hAnsi="Calibri" w:cs="Calibri"/>
                <w:color w:val="000000"/>
              </w:rPr>
              <w:t xml:space="preserve">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t>
            </w:r>
            <w:proofErr w:type="spellStart"/>
            <w:r w:rsidR="00211B6F" w:rsidRPr="00211B6F">
              <w:rPr>
                <w:rFonts w:ascii="Calibri" w:eastAsia="Times New Roman" w:hAnsi="Calibri" w:cs="Calibri"/>
                <w:color w:val="000000"/>
              </w:rPr>
              <w:t>WebApp</w:t>
            </w:r>
            <w:proofErr w:type="spellEnd"/>
            <w:r w:rsidR="00211B6F" w:rsidRPr="00211B6F">
              <w:rPr>
                <w:rFonts w:ascii="Calibri" w:eastAsia="Times New Roman" w:hAnsi="Calibri" w:cs="Calibri"/>
                <w:color w:val="000000"/>
              </w:rPr>
              <w:t xml:space="preserve">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w:t>
            </w:r>
            <w:proofErr w:type="spellStart"/>
            <w:r>
              <w:rPr>
                <w:rFonts w:ascii="Calibri" w:eastAsia="Times New Roman" w:hAnsi="Calibri" w:cs="Calibri"/>
                <w:color w:val="000000"/>
                <w:lang w:val="en-GB"/>
              </w:rPr>
              <w:t>ElastiCache</w:t>
            </w:r>
            <w:proofErr w:type="spellEnd"/>
            <w:r>
              <w:rPr>
                <w:rFonts w:ascii="Calibri" w:eastAsia="Times New Roman" w:hAnsi="Calibri" w:cs="Calibri"/>
                <w:color w:val="000000"/>
                <w:lang w:val="en-GB"/>
              </w:rPr>
              <w:t xml:space="preserv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54D04736" w:rsidR="007C4DAC" w:rsidRDefault="00642E53" w:rsidP="00642E53">
      <w:pPr>
        <w:pStyle w:val="Lgende"/>
      </w:pPr>
      <w:bookmarkStart w:id="211" w:name="_Toc92438682"/>
      <w:r>
        <w:t xml:space="preserve">Tableau </w:t>
      </w:r>
      <w:fldSimple w:instr=" SEQ Tableau \* ARABIC ">
        <w:r>
          <w:rPr>
            <w:noProof/>
          </w:rPr>
          <w:t>11</w:t>
        </w:r>
      </w:fldSimple>
      <w:r>
        <w:t xml:space="preserve"> : Évaluation des coûts d'exploitation de la plateforme technique</w:t>
      </w:r>
      <w:bookmarkEnd w:id="211"/>
    </w:p>
    <w:p w14:paraId="32FD83B1" w14:textId="1C16C723" w:rsidR="00822504" w:rsidRPr="00642E53" w:rsidRDefault="00642E53" w:rsidP="000C08A7">
      <w:pPr>
        <w:rPr>
          <w:i/>
          <w:iCs/>
        </w:rPr>
      </w:pPr>
      <w:r w:rsidRPr="00642E53">
        <w:rPr>
          <w:i/>
          <w:iCs/>
        </w:rPr>
        <w:t>Source</w:t>
      </w:r>
      <w:r w:rsidR="00795CD2">
        <w:rPr>
          <w:i/>
          <w:iCs/>
        </w:rPr>
        <w:t>s</w:t>
      </w:r>
      <w:r w:rsidRPr="00642E53">
        <w:rPr>
          <w:i/>
          <w:iCs/>
        </w:rPr>
        <w:t> :</w:t>
      </w:r>
      <w:r>
        <w:t xml:space="preserve">  </w:t>
      </w:r>
      <w:r>
        <w:br/>
      </w:r>
      <w:r w:rsidR="000C08A7">
        <w:rPr>
          <w:i/>
          <w:iCs/>
        </w:rPr>
        <w:t xml:space="preserve">- </w:t>
      </w:r>
      <w:hyperlink r:id="rId33"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4"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212" w:name="_Toc92432221"/>
      <w:bookmarkStart w:id="213" w:name="_Toc92442751"/>
      <w:r>
        <w:lastRenderedPageBreak/>
        <w:t>ANALYSE DES ÉCARTS</w:t>
      </w:r>
      <w:bookmarkEnd w:id="212"/>
      <w:bookmarkEnd w:id="213"/>
    </w:p>
    <w:p w14:paraId="032A3CAC" w14:textId="7B709B94" w:rsidR="000C17C0" w:rsidRDefault="000C17C0" w:rsidP="000C17C0">
      <w:pPr>
        <w:pStyle w:val="Titre3"/>
      </w:pPr>
      <w:bookmarkStart w:id="214" w:name="_Toc92432222"/>
      <w:bookmarkStart w:id="215" w:name="_Toc92442752"/>
      <w:r>
        <w:t>Écarts d’architecture</w:t>
      </w:r>
      <w:bookmarkEnd w:id="214"/>
      <w:bookmarkEnd w:id="215"/>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216" w:name="_Toc92432223"/>
      <w:r>
        <w:t>Business</w:t>
      </w:r>
      <w:bookmarkEnd w:id="216"/>
    </w:p>
    <w:p w14:paraId="4A9FEB22" w14:textId="1B0801B7" w:rsidR="004F19FA" w:rsidRDefault="003C48E8" w:rsidP="003C48E8">
      <w:pPr>
        <w:jc w:val="both"/>
      </w:pPr>
      <w:r>
        <w:t>Bien que les processus métiers de l’entreprise soi</w:t>
      </w:r>
      <w:r w:rsidR="00A47FAE">
        <w:t>en</w:t>
      </w:r>
      <w:r>
        <w:t>t peu amené</w:t>
      </w:r>
      <w:r w:rsidR="00A47FAE">
        <w:t>s</w:t>
      </w:r>
      <w:r>
        <w:t xml:space="preserve">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C29D3AE" w:rsidR="004F19FA" w:rsidRDefault="004F19FA" w:rsidP="00FD053F">
      <w:pPr>
        <w:spacing w:after="360"/>
        <w:jc w:val="both"/>
      </w:pPr>
      <w:r>
        <w:t>Les processus métier du responsable informatique vont être révisés en automatisant les tâches techniques fastidieuse</w:t>
      </w:r>
      <w:r w:rsidR="002928F1">
        <w:t>s</w:t>
      </w:r>
      <w:r>
        <w:t xml:space="preserve"> et en le laissant s’approprier de nouveaux processus à haute valeur ajoutée.</w:t>
      </w:r>
    </w:p>
    <w:p w14:paraId="69AB6BFF" w14:textId="739194F9" w:rsidR="00E87055" w:rsidRDefault="00E87055" w:rsidP="00E87055">
      <w:pPr>
        <w:pStyle w:val="Titre4"/>
      </w:pPr>
      <w:bookmarkStart w:id="217" w:name="_Toc92432224"/>
      <w:r>
        <w:t>Data</w:t>
      </w:r>
      <w:bookmarkEnd w:id="217"/>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218" w:name="_Toc92432225"/>
      <w:r>
        <w:t>Application</w:t>
      </w:r>
      <w:bookmarkEnd w:id="218"/>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w:t>
      </w:r>
      <w:proofErr w:type="spellStart"/>
      <w:r w:rsidR="00143DA2">
        <w:t>back-end</w:t>
      </w:r>
      <w:proofErr w:type="spellEnd"/>
      <w:r w:rsidR="00143DA2">
        <w:t xml:space="preserve"> de services.</w:t>
      </w:r>
      <w:r w:rsidR="00C74C35">
        <w:t xml:space="preserve"> </w:t>
      </w:r>
    </w:p>
    <w:p w14:paraId="705D86C9" w14:textId="3D3727AD" w:rsidR="00572AA6" w:rsidRDefault="003931FF" w:rsidP="00FD053F">
      <w:pPr>
        <w:spacing w:after="360"/>
        <w:jc w:val="both"/>
      </w:pPr>
      <w:r>
        <w:t>Notons que la nouvelle base de données Aurora DB, déployée en tant que service (</w:t>
      </w:r>
      <w:proofErr w:type="spellStart"/>
      <w:r>
        <w:t>serverless</w:t>
      </w:r>
      <w:proofErr w:type="spellEnd"/>
      <w:r>
        <w:t>) viendra en remplacement des différentes sources de données</w:t>
      </w:r>
      <w:r w:rsidR="00E72485">
        <w:t xml:space="preserve"> existante</w:t>
      </w:r>
      <w:r w:rsidR="00475236">
        <w:t>s</w:t>
      </w:r>
      <w:r>
        <w:t>.</w:t>
      </w:r>
      <w:r w:rsidR="00B55D30">
        <w:t xml:space="preserve"> </w:t>
      </w:r>
    </w:p>
    <w:p w14:paraId="7CCC0356" w14:textId="6204D432" w:rsidR="00E87055" w:rsidRPr="003C48E8" w:rsidRDefault="00E87055" w:rsidP="00E87055">
      <w:pPr>
        <w:pStyle w:val="Titre4"/>
      </w:pPr>
      <w:bookmarkStart w:id="219" w:name="_Toc92432226"/>
      <w:r>
        <w:t>Technique</w:t>
      </w:r>
      <w:bookmarkEnd w:id="219"/>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w:t>
      </w:r>
      <w:r w:rsidR="00580B54" w:rsidRPr="006F1494">
        <w:rPr>
          <w:b/>
          <w:bCs/>
        </w:rPr>
        <w:t>Plus aucun serveur physique ne sera nécessaire</w:t>
      </w:r>
      <w:r w:rsidR="00580B54">
        <w:t xml:space="preserv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220" w:name="_Toc92432227"/>
      <w:bookmarkStart w:id="221" w:name="_Toc92442753"/>
      <w:r>
        <w:lastRenderedPageBreak/>
        <w:t>Risques</w:t>
      </w:r>
      <w:r w:rsidR="00E87055">
        <w:t xml:space="preserve"> de l’architecture</w:t>
      </w:r>
      <w:bookmarkEnd w:id="220"/>
      <w:bookmarkEnd w:id="221"/>
    </w:p>
    <w:p w14:paraId="346C7F3D" w14:textId="65DAEA26" w:rsidR="0070388E" w:rsidRDefault="0070388E" w:rsidP="0070388E">
      <w:pPr>
        <w:jc w:val="both"/>
      </w:pPr>
      <w:r>
        <w:t>Le catalogue ci-dessous référence les risques associé</w:t>
      </w:r>
      <w:r w:rsidR="001123B8">
        <w:t>s</w:t>
      </w:r>
      <w:r>
        <w:t xml:space="preserve">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Fréq</w:t>
            </w:r>
            <w:proofErr w:type="spellEnd"/>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proofErr w:type="spellStart"/>
            <w:r w:rsidRPr="00075449">
              <w:rPr>
                <w:sz w:val="20"/>
                <w:szCs w:val="20"/>
              </w:rPr>
              <w:t>S</w:t>
            </w:r>
            <w:r w:rsidR="00075449" w:rsidRPr="00075449">
              <w:rPr>
                <w:sz w:val="20"/>
                <w:szCs w:val="20"/>
              </w:rPr>
              <w:t>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proofErr w:type="spellStart"/>
            <w:r w:rsidRPr="00075449">
              <w:rPr>
                <w:rFonts w:cstheme="minorHAnsi"/>
                <w:sz w:val="20"/>
                <w:szCs w:val="20"/>
              </w:rPr>
              <w:t>Unlikely</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proofErr w:type="spellStart"/>
            <w:r>
              <w:rPr>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Catastrophic</w:t>
            </w:r>
            <w:proofErr w:type="spellEnd"/>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Occasional</w:t>
            </w:r>
            <w:proofErr w:type="spellEnd"/>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4AF597B1" w:rsidR="000A219C" w:rsidRDefault="000A219C">
      <w:pPr>
        <w:pStyle w:val="Lgende"/>
      </w:pPr>
      <w:bookmarkStart w:id="222" w:name="_Toc92438665"/>
      <w:r>
        <w:t xml:space="preserve">Figure </w:t>
      </w:r>
      <w:fldSimple w:instr=" SEQ Figure \* ARABIC ">
        <w:r w:rsidR="00EC4716">
          <w:rPr>
            <w:noProof/>
          </w:rPr>
          <w:t>19</w:t>
        </w:r>
      </w:fldSimple>
      <w:r>
        <w:t xml:space="preserve"> : Catalogue d'évaluation des risques</w:t>
      </w:r>
      <w:bookmarkEnd w:id="222"/>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223" w:name="_Toc92432228"/>
      <w:bookmarkStart w:id="224" w:name="_Toc92442754"/>
      <w:r>
        <w:lastRenderedPageBreak/>
        <w:t>ARCHITECTURE DE TRANSITION</w:t>
      </w:r>
      <w:bookmarkEnd w:id="223"/>
      <w:bookmarkEnd w:id="224"/>
    </w:p>
    <w:p w14:paraId="0113D60D" w14:textId="263BBEA1"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w:t>
      </w:r>
      <w:r w:rsidR="00511780">
        <w:t xml:space="preserve"> successives</w:t>
      </w:r>
      <w:r w:rsidR="003D0775">
        <w:t>. Ces étapes se dérouleront tout au long de la période de 7 mois</w:t>
      </w:r>
      <w:r w:rsidR="0025299B">
        <w:t>.</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 xml:space="preserve">Rédaction du </w:t>
      </w:r>
      <w:proofErr w:type="spellStart"/>
      <w:r>
        <w:t>backlog</w:t>
      </w:r>
      <w:proofErr w:type="spellEnd"/>
      <w:r>
        <w:t xml:space="preserve">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349F9D7D" w:rsidR="00F0760F" w:rsidRDefault="00357128" w:rsidP="007E28D4">
      <w:pPr>
        <w:pStyle w:val="Paragraphedeliste"/>
        <w:numPr>
          <w:ilvl w:val="0"/>
          <w:numId w:val="37"/>
        </w:numPr>
        <w:jc w:val="both"/>
      </w:pPr>
      <w:r>
        <w:t xml:space="preserve">Migration / </w:t>
      </w:r>
      <w:r w:rsidR="002A2AF2">
        <w:t>s</w:t>
      </w:r>
      <w:r w:rsidR="00655400">
        <w:t>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6D129207" w:rsidR="007B51C4" w:rsidRPr="007B51C4" w:rsidRDefault="002542F0" w:rsidP="003D5248">
      <w:pPr>
        <w:spacing w:after="360"/>
        <w:jc w:val="both"/>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w:t>
      </w:r>
      <w:r w:rsidR="008F308F">
        <w:rPr>
          <w:i/>
          <w:iCs/>
        </w:rPr>
        <w:t>s</w:t>
      </w:r>
      <w:r w:rsidR="00BC4612">
        <w:rPr>
          <w:i/>
          <w:iCs/>
        </w:rPr>
        <w:t xml:space="preserve"> </w:t>
      </w:r>
      <w:r w:rsidR="008F308F" w:rsidRPr="007B51C4">
        <w:rPr>
          <w:i/>
          <w:iCs/>
        </w:rPr>
        <w:t>d</w:t>
      </w:r>
      <w:r w:rsidR="008F308F">
        <w:rPr>
          <w:i/>
          <w:iCs/>
        </w:rPr>
        <w:t>ifférents</w:t>
      </w:r>
      <w:r w:rsidR="007B51C4" w:rsidRPr="007B51C4">
        <w:rPr>
          <w:i/>
          <w:iCs/>
        </w:rPr>
        <w:t xml:space="preserve"> modèles de transition.</w:t>
      </w:r>
    </w:p>
    <w:p w14:paraId="7543CB7B" w14:textId="337C3BB0" w:rsidR="0035293E" w:rsidRDefault="000B568D" w:rsidP="006A7E40">
      <w:pPr>
        <w:pStyle w:val="Titre3"/>
      </w:pPr>
      <w:bookmarkStart w:id="225" w:name="_Toc92442755"/>
      <w:r>
        <w:t>Road</w:t>
      </w:r>
      <w:r w:rsidR="00B46E42">
        <w:t>m</w:t>
      </w:r>
      <w:r>
        <w:t>ap prévisionnelle</w:t>
      </w:r>
      <w:r w:rsidR="00D15A00">
        <w:t xml:space="preserve"> de transition</w:t>
      </w:r>
      <w:bookmarkEnd w:id="225"/>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226"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377E8761" w:rsidR="00EC4716" w:rsidRDefault="00EC4716" w:rsidP="00EC4716">
      <w:pPr>
        <w:pStyle w:val="Lgende"/>
        <w:jc w:val="left"/>
      </w:pPr>
      <w:bookmarkStart w:id="227" w:name="_Toc92438666"/>
      <w:r>
        <w:t xml:space="preserve">Figure </w:t>
      </w:r>
      <w:fldSimple w:instr=" SEQ Figure \* ARABIC ">
        <w:r>
          <w:rPr>
            <w:noProof/>
          </w:rPr>
          <w:t>20</w:t>
        </w:r>
      </w:fldSimple>
      <w:r>
        <w:t xml:space="preserve"> : Roadmap prévisionnelle de la transition</w:t>
      </w:r>
      <w:bookmarkEnd w:id="227"/>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228" w:name="_Toc92442756"/>
      <w:r>
        <w:lastRenderedPageBreak/>
        <w:t>Phase 1 : Migration vers l’outil de ticketing externe</w:t>
      </w:r>
      <w:bookmarkEnd w:id="226"/>
      <w:bookmarkEnd w:id="228"/>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72C202BE" w:rsidR="004C1EBE" w:rsidRPr="004C1EBE" w:rsidRDefault="0062065F" w:rsidP="0062065F">
      <w:pPr>
        <w:pStyle w:val="Lgende"/>
        <w:jc w:val="left"/>
      </w:pPr>
      <w:bookmarkStart w:id="229" w:name="_Toc92438667"/>
      <w:r>
        <w:t xml:space="preserve">Figure </w:t>
      </w:r>
      <w:fldSimple w:instr=" SEQ Figure \* ARABIC ">
        <w:r w:rsidR="00EC4716">
          <w:rPr>
            <w:noProof/>
          </w:rPr>
          <w:t>21</w:t>
        </w:r>
      </w:fldSimple>
      <w:r>
        <w:t xml:space="preserve"> : Transition Architecture - Phase 1</w:t>
      </w:r>
      <w:bookmarkEnd w:id="229"/>
    </w:p>
    <w:p w14:paraId="1BBB2B74" w14:textId="2B989897" w:rsidR="00914174" w:rsidRDefault="007B400E" w:rsidP="006C14C8">
      <w:pPr>
        <w:jc w:val="both"/>
      </w:pPr>
      <w:r>
        <w:t xml:space="preserve">La première phase de migration est à la fois la moins complexe et </w:t>
      </w:r>
      <w:r w:rsidRPr="00CA602F">
        <w:rPr>
          <w:b/>
          <w:bCs/>
        </w:rPr>
        <w:t>celle disposant du plus grand R</w:t>
      </w:r>
      <w:r w:rsidR="00943A68">
        <w:rPr>
          <w:b/>
          <w:bCs/>
        </w:rPr>
        <w:t>.</w:t>
      </w:r>
      <w:r w:rsidRPr="00CA602F">
        <w:rPr>
          <w:b/>
          <w:bCs/>
        </w:rPr>
        <w:t>O</w:t>
      </w:r>
      <w:r w:rsidR="00943A68">
        <w:rPr>
          <w:b/>
          <w:bCs/>
        </w:rPr>
        <w:t>.</w:t>
      </w:r>
      <w:r w:rsidRPr="00CA602F">
        <w:rPr>
          <w:b/>
          <w:bCs/>
        </w:rPr>
        <w:t>I</w:t>
      </w:r>
      <w:r w:rsidR="00943A68">
        <w:rPr>
          <w:b/>
          <w:bCs/>
        </w:rPr>
        <w:t>.</w:t>
      </w:r>
      <w:r>
        <w:t xml:space="preserve">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5F289879"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A72F6E">
        <w:t xml:space="preserve"> en lecture seule</w:t>
      </w:r>
      <w:r>
        <w:t>.</w:t>
      </w:r>
      <w:r w:rsidR="00420374">
        <w:t xml:space="preserve"> </w:t>
      </w:r>
    </w:p>
    <w:p w14:paraId="69F5C8A7" w14:textId="33D7F39F" w:rsidR="000A109E" w:rsidRDefault="000A109E" w:rsidP="000A109E">
      <w:pPr>
        <w:pStyle w:val="Titre3"/>
      </w:pPr>
      <w:bookmarkStart w:id="230" w:name="_Toc92432230"/>
      <w:bookmarkStart w:id="231" w:name="_Toc92442757"/>
      <w:r>
        <w:lastRenderedPageBreak/>
        <w:t xml:space="preserve">Phase 2 : Migration du service commercial </w:t>
      </w:r>
      <w:r w:rsidR="009B4C9D">
        <w:t xml:space="preserve">et du service client </w:t>
      </w:r>
      <w:r>
        <w:t>sur la nouvelle Web App</w:t>
      </w:r>
      <w:bookmarkEnd w:id="230"/>
      <w:bookmarkEnd w:id="231"/>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7C8BB834" w:rsidR="00B24426" w:rsidRPr="00B24426" w:rsidRDefault="00B24426" w:rsidP="00B24426">
      <w:pPr>
        <w:pStyle w:val="Lgende"/>
        <w:jc w:val="left"/>
      </w:pPr>
      <w:bookmarkStart w:id="232" w:name="_Toc92438668"/>
      <w:r>
        <w:t xml:space="preserve">Figure </w:t>
      </w:r>
      <w:fldSimple w:instr=" SEQ Figure \* ARABIC ">
        <w:r w:rsidR="00EC4716">
          <w:rPr>
            <w:noProof/>
          </w:rPr>
          <w:t>22</w:t>
        </w:r>
      </w:fldSimple>
      <w:r w:rsidRPr="00397340">
        <w:t xml:space="preserve"> : Transition Architecture - Phase </w:t>
      </w:r>
      <w:r>
        <w:t>2</w:t>
      </w:r>
      <w:bookmarkEnd w:id="232"/>
    </w:p>
    <w:p w14:paraId="18E43823" w14:textId="264B0225"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w:t>
      </w:r>
      <w:r w:rsidR="00015A8C">
        <w:t>opérateurs</w:t>
      </w:r>
      <w:r w:rsidR="00C52A40">
        <w:t xml:space="preserve"> du service client seront eux aussi concerné</w:t>
      </w:r>
      <w:r w:rsidR="004B1322">
        <w:t>s</w:t>
      </w:r>
      <w:r w:rsidR="00C52A40">
        <w:t xml:space="preserve"> en partie par cette migration (lors de l’accès à l’outil de vente dans le cadre de leur</w:t>
      </w:r>
      <w:r w:rsidR="002B5417">
        <w:t>s</w:t>
      </w:r>
      <w:r w:rsidR="00C52A40">
        <w:t xml:space="preserve">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233" w:name="_Toc92432232"/>
      <w:bookmarkStart w:id="234" w:name="_Toc92442758"/>
      <w:r>
        <w:lastRenderedPageBreak/>
        <w:t xml:space="preserve">Phase </w:t>
      </w:r>
      <w:r w:rsidR="00110D51">
        <w:t>3</w:t>
      </w:r>
      <w:r>
        <w:t> : Migration du service légal vers la Web App</w:t>
      </w:r>
      <w:bookmarkEnd w:id="233"/>
      <w:bookmarkEnd w:id="234"/>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56188B3A" w:rsidR="00CD4C9B" w:rsidRPr="00CD4C9B" w:rsidRDefault="00CD4C9B" w:rsidP="00CD4C9B">
      <w:pPr>
        <w:pStyle w:val="Lgende"/>
        <w:jc w:val="left"/>
      </w:pPr>
      <w:bookmarkStart w:id="235" w:name="_Toc92438669"/>
      <w:r>
        <w:t xml:space="preserve">Figure </w:t>
      </w:r>
      <w:fldSimple w:instr=" SEQ Figure \* ARABIC ">
        <w:r w:rsidR="00EC4716">
          <w:rPr>
            <w:noProof/>
          </w:rPr>
          <w:t>23</w:t>
        </w:r>
      </w:fldSimple>
      <w:r w:rsidRPr="008221D5">
        <w:t xml:space="preserve"> : Transition Architecture - Phase </w:t>
      </w:r>
      <w:r>
        <w:t>3</w:t>
      </w:r>
      <w:bookmarkEnd w:id="235"/>
    </w:p>
    <w:p w14:paraId="6168056A" w14:textId="25290465" w:rsidR="00391AC7" w:rsidRPr="00391AC7" w:rsidRDefault="00E82B68" w:rsidP="00C81D9E">
      <w:pPr>
        <w:jc w:val="both"/>
      </w:pPr>
      <w:r>
        <w:t>La phase de migration du service légal se place dans la même lignée que les précédente</w:t>
      </w:r>
      <w:r w:rsidR="00570C77">
        <w:t>s</w:t>
      </w:r>
      <w:r>
        <w:t xml:space="preserve"> et représente une nouvelle évolution des capacités de la </w:t>
      </w:r>
      <w:r w:rsidR="00B474FC">
        <w:t>W</w:t>
      </w:r>
      <w:r>
        <w:t xml:space="preserve">eb </w:t>
      </w:r>
      <w:r w:rsidR="00B474FC">
        <w:t>A</w:t>
      </w:r>
      <w:r>
        <w:t>pp</w:t>
      </w:r>
      <w:r w:rsidR="00B474FC">
        <w:t xml:space="preserve"> LAE</w:t>
      </w:r>
      <w:r>
        <w:t xml:space="preserve">. </w:t>
      </w:r>
      <w:r w:rsidRPr="00B850CD">
        <w:rPr>
          <w:b/>
          <w:bCs/>
        </w:rPr>
        <w:t>Une évaluation strict</w:t>
      </w:r>
      <w:r w:rsidR="008E0D9D" w:rsidRPr="00B850CD">
        <w:rPr>
          <w:b/>
          <w:bCs/>
        </w:rPr>
        <w:t>e</w:t>
      </w:r>
      <w:r w:rsidRPr="00B850CD">
        <w:rPr>
          <w:b/>
          <w:bCs/>
        </w:rPr>
        <w:t xml:space="preserve"> de la sensibilité des données et des arbitrages sur l’utilisation du cryptage seront nécessaire</w:t>
      </w:r>
      <w:r w:rsidR="00B850CD" w:rsidRPr="00594B20">
        <w:rPr>
          <w:b/>
          <w:bCs/>
        </w:rPr>
        <w:t>s</w:t>
      </w:r>
      <w:r w:rsidR="00AA0A8D">
        <w:t xml:space="preserve"> au cours de la préparation du modèle de données</w:t>
      </w:r>
      <w:r w:rsidR="00C70691">
        <w:t xml:space="preserve"> de cette phase</w:t>
      </w:r>
      <w:r w:rsidR="006C2D6D">
        <w:t>.</w:t>
      </w:r>
    </w:p>
    <w:p w14:paraId="6710D299" w14:textId="77777777" w:rsidR="006D549D" w:rsidRDefault="0089281C" w:rsidP="005E225F">
      <w:pPr>
        <w:pStyle w:val="Titre3"/>
      </w:pPr>
      <w:bookmarkStart w:id="236" w:name="_Toc92432233"/>
      <w:bookmarkStart w:id="237" w:name="_Toc92442759"/>
      <w:r>
        <w:lastRenderedPageBreak/>
        <w:t xml:space="preserve">Phase </w:t>
      </w:r>
      <w:r w:rsidR="00110D51">
        <w:t>4</w:t>
      </w:r>
      <w:r>
        <w:t> : Migration du service facturation et des données comptable</w:t>
      </w:r>
      <w:r w:rsidR="00B0595F">
        <w:t>s</w:t>
      </w:r>
      <w:bookmarkEnd w:id="236"/>
      <w:bookmarkEnd w:id="237"/>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370546A8" w:rsidR="00345E98" w:rsidRDefault="005E225F" w:rsidP="005E225F">
      <w:pPr>
        <w:pStyle w:val="Lgende"/>
        <w:jc w:val="left"/>
      </w:pPr>
      <w:bookmarkStart w:id="238" w:name="_Toc92438670"/>
      <w:r>
        <w:t xml:space="preserve">Figure </w:t>
      </w:r>
      <w:fldSimple w:instr=" SEQ Figure \* ARABIC ">
        <w:r w:rsidR="00EC4716">
          <w:rPr>
            <w:noProof/>
          </w:rPr>
          <w:t>24</w:t>
        </w:r>
      </w:fldSimple>
      <w:r w:rsidRPr="00421157">
        <w:t xml:space="preserve"> : Transition Architecture - Phase </w:t>
      </w:r>
      <w:r>
        <w:t>4</w:t>
      </w:r>
      <w:bookmarkEnd w:id="238"/>
    </w:p>
    <w:p w14:paraId="57B33461" w14:textId="048977F6" w:rsidR="00EA742B" w:rsidRDefault="00391AC7" w:rsidP="00D237E6">
      <w:pPr>
        <w:jc w:val="both"/>
      </w:pPr>
      <w:r>
        <w:t xml:space="preserve">La dernière phase de </w:t>
      </w:r>
      <w:proofErr w:type="gramStart"/>
      <w:r>
        <w:t>migration</w:t>
      </w:r>
      <w:r w:rsidR="00EB5BEF">
        <w:t xml:space="preserve"> </w:t>
      </w:r>
      <w:r>
        <w:t xml:space="preserve"> </w:t>
      </w:r>
      <w:r w:rsidR="00EA742B">
        <w:t>à</w:t>
      </w:r>
      <w:proofErr w:type="gramEnd"/>
      <w:r w:rsidR="00EA742B">
        <w:t xml:space="preserve"> proprement parlé </w:t>
      </w:r>
      <w:r w:rsidR="00CB6E17">
        <w:t xml:space="preserve">(sur les nouveaux logiciels) </w:t>
      </w:r>
      <w:r>
        <w:t>concerne le service facturation dont les données sont les plus complexes à migrer</w:t>
      </w:r>
      <w:r w:rsidR="00CB7F1D">
        <w:t xml:space="preserve">. </w:t>
      </w:r>
    </w:p>
    <w:p w14:paraId="020A198E" w14:textId="73C43CFF" w:rsidR="00F77F5A" w:rsidRPr="007078A1" w:rsidRDefault="00F77F5A" w:rsidP="00136177">
      <w:pPr>
        <w:jc w:val="both"/>
        <w:rPr>
          <w:b/>
          <w:bCs/>
        </w:rPr>
      </w:pPr>
      <w:r w:rsidRPr="007078A1">
        <w:rPr>
          <w:b/>
          <w:bCs/>
        </w:rPr>
        <w:t xml:space="preserve">Des tests renforcés </w:t>
      </w:r>
      <w:r w:rsidR="004F08DF" w:rsidRPr="007078A1">
        <w:rPr>
          <w:b/>
          <w:bCs/>
        </w:rPr>
        <w:t xml:space="preserve">seront </w:t>
      </w:r>
      <w:r w:rsidR="00D237E6" w:rsidRPr="007078A1">
        <w:rPr>
          <w:b/>
          <w:bCs/>
        </w:rPr>
        <w:t>nécessaires</w:t>
      </w:r>
      <w:r w:rsidR="004F08DF" w:rsidRPr="007078A1">
        <w:rPr>
          <w:b/>
          <w:bCs/>
        </w:rPr>
        <w:t xml:space="preserve"> afin de s’assurer que les données comptables seront correctement migrées.</w:t>
      </w:r>
    </w:p>
    <w:p w14:paraId="498B289E" w14:textId="6A25B4F6" w:rsidR="00EA742B" w:rsidRDefault="00345E98" w:rsidP="00EA742B">
      <w:pPr>
        <w:pStyle w:val="Titre3"/>
      </w:pPr>
      <w:bookmarkStart w:id="239" w:name="_Toc92442760"/>
      <w:r>
        <w:lastRenderedPageBreak/>
        <w:t xml:space="preserve">Phase </w:t>
      </w:r>
      <w:r w:rsidR="00110D51">
        <w:t>5</w:t>
      </w:r>
      <w:r>
        <w:t> : Décommissionnement des anciens outils et machines</w:t>
      </w:r>
      <w:bookmarkEnd w:id="239"/>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240" w:name="_Toc92432234"/>
      <w:bookmarkStart w:id="241" w:name="_Toc92442761"/>
      <w:bookmarkStart w:id="242" w:name="_Toc87808942"/>
      <w:bookmarkStart w:id="243" w:name="_Hlk78113879"/>
      <w:r>
        <w:lastRenderedPageBreak/>
        <w:t>ANNEXES</w:t>
      </w:r>
      <w:bookmarkEnd w:id="240"/>
      <w:bookmarkEnd w:id="241"/>
    </w:p>
    <w:p w14:paraId="7F23867D" w14:textId="77777777" w:rsidR="00120212" w:rsidRDefault="00120212" w:rsidP="00120212">
      <w:pPr>
        <w:pStyle w:val="Titre2"/>
      </w:pPr>
      <w:bookmarkStart w:id="244" w:name="_Toc92432235"/>
      <w:bookmarkStart w:id="245" w:name="_Toc92442762"/>
      <w:r>
        <w:t>Modèle de classification des risques</w:t>
      </w:r>
      <w:bookmarkEnd w:id="244"/>
      <w:bookmarkEnd w:id="245"/>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définie par les publication de l’</w:t>
      </w:r>
      <w:proofErr w:type="spellStart"/>
      <w:r>
        <w:t>OpenGroup</w:t>
      </w:r>
      <w:proofErr w:type="spellEnd"/>
      <w:r>
        <w:t xml:space="preserve">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1A343718" w:rsidR="00120212" w:rsidRDefault="00120212" w:rsidP="00120212">
      <w:pPr>
        <w:pStyle w:val="Lgende"/>
        <w:jc w:val="left"/>
      </w:pPr>
      <w:bookmarkStart w:id="246" w:name="_Toc92438671"/>
      <w:r>
        <w:t xml:space="preserve">Figure </w:t>
      </w:r>
      <w:fldSimple w:instr=" SEQ Figure \* ARABIC ">
        <w:r w:rsidR="00EC4716">
          <w:rPr>
            <w:noProof/>
          </w:rPr>
          <w:t>25</w:t>
        </w:r>
      </w:fldSimple>
      <w:r>
        <w:t xml:space="preserve"> : Modèle TOGAF d'évaluation des risques</w:t>
      </w:r>
      <w:bookmarkEnd w:id="246"/>
    </w:p>
    <w:p w14:paraId="32D87783" w14:textId="0DEB4474" w:rsidR="00120212" w:rsidRDefault="00120212" w:rsidP="00120212">
      <w:r>
        <w:t xml:space="preserve">Source :  </w:t>
      </w:r>
      <w:hyperlink r:id="rId41" w:history="1">
        <w:r w:rsidRPr="00A00457">
          <w:rPr>
            <w:rStyle w:val="Lienhypertexte"/>
          </w:rPr>
          <w:t>https://pubs.opengroup.org/architecture/togaf9-doc/arch/chap27.html</w:t>
        </w:r>
      </w:hyperlink>
      <w:r>
        <w:t xml:space="preserve"> </w:t>
      </w:r>
    </w:p>
    <w:p w14:paraId="15ADD276" w14:textId="77777777" w:rsidR="00EB2CF9" w:rsidRPr="00120212" w:rsidRDefault="00EB2CF9" w:rsidP="00120212"/>
    <w:p w14:paraId="04D729C2" w14:textId="77FCC389" w:rsidR="00B74362" w:rsidRDefault="00B74362" w:rsidP="00B74362">
      <w:pPr>
        <w:pStyle w:val="Titre2"/>
      </w:pPr>
      <w:bookmarkStart w:id="247" w:name="_Toc92442763"/>
      <w:r>
        <w:t>Ressources documentaires</w:t>
      </w:r>
      <w:bookmarkEnd w:id="247"/>
    </w:p>
    <w:p w14:paraId="36E66976" w14:textId="17273294" w:rsidR="005D715D" w:rsidRPr="005D715D" w:rsidRDefault="005D715D" w:rsidP="005D715D">
      <w:r>
        <w:t xml:space="preserve">Le présente document utilise les ressources documentaires suivantes : </w:t>
      </w:r>
    </w:p>
    <w:p w14:paraId="740B585F" w14:textId="77777777" w:rsidR="005D715D" w:rsidRDefault="00BA43E7" w:rsidP="002019A7">
      <w:pPr>
        <w:pStyle w:val="Paragraphedeliste"/>
        <w:numPr>
          <w:ilvl w:val="0"/>
          <w:numId w:val="43"/>
        </w:numPr>
        <w:ind w:left="714" w:hanging="357"/>
        <w:contextualSpacing w:val="0"/>
        <w:rPr>
          <w:lang w:val="en-GB"/>
        </w:rPr>
      </w:pPr>
      <w:r w:rsidRPr="00BA43E7">
        <w:rPr>
          <w:lang w:val="en-GB"/>
        </w:rPr>
        <w:t xml:space="preserve">AWS </w:t>
      </w:r>
      <w:proofErr w:type="gramStart"/>
      <w:r w:rsidRPr="00BA43E7">
        <w:rPr>
          <w:lang w:val="en-GB"/>
        </w:rPr>
        <w:t>Platform</w:t>
      </w:r>
      <w:r>
        <w:rPr>
          <w:lang w:val="en-GB"/>
        </w:rPr>
        <w:t xml:space="preserve"> </w:t>
      </w:r>
      <w:r w:rsidRPr="00BA43E7">
        <w:rPr>
          <w:lang w:val="en-GB"/>
        </w:rPr>
        <w:t>:</w:t>
      </w:r>
      <w:proofErr w:type="gramEnd"/>
      <w:r w:rsidRPr="00BA43E7">
        <w:rPr>
          <w:lang w:val="en-GB"/>
        </w:rPr>
        <w:t xml:space="preserve"> </w:t>
      </w:r>
      <w:hyperlink r:id="rId42" w:history="1">
        <w:r w:rsidRPr="00F84A62">
          <w:rPr>
            <w:rStyle w:val="Lienhypertexte"/>
            <w:lang w:val="en-GB"/>
          </w:rPr>
          <w:t>https://aws.amazon.com/fr/</w:t>
        </w:r>
      </w:hyperlink>
    </w:p>
    <w:p w14:paraId="08E17F28" w14:textId="3EB2C845" w:rsidR="00BA43E7" w:rsidRDefault="005D715D" w:rsidP="002019A7">
      <w:pPr>
        <w:pStyle w:val="Paragraphedeliste"/>
        <w:numPr>
          <w:ilvl w:val="0"/>
          <w:numId w:val="43"/>
        </w:numPr>
        <w:ind w:left="714" w:hanging="357"/>
        <w:contextualSpacing w:val="0"/>
        <w:rPr>
          <w:lang w:val="en-GB"/>
        </w:rPr>
      </w:pPr>
      <w:r>
        <w:rPr>
          <w:lang w:val="en-GB"/>
        </w:rPr>
        <w:t xml:space="preserve">AWS </w:t>
      </w:r>
      <w:proofErr w:type="gramStart"/>
      <w:r>
        <w:rPr>
          <w:lang w:val="en-GB"/>
        </w:rPr>
        <w:t>Calculator :</w:t>
      </w:r>
      <w:proofErr w:type="gramEnd"/>
      <w:r>
        <w:rPr>
          <w:lang w:val="en-GB"/>
        </w:rPr>
        <w:t xml:space="preserve"> </w:t>
      </w:r>
      <w:hyperlink r:id="rId43" w:anchor="/estimate" w:history="1">
        <w:r w:rsidRPr="00F84A62">
          <w:rPr>
            <w:rStyle w:val="Lienhypertexte"/>
            <w:lang w:val="en-GB"/>
          </w:rPr>
          <w:t>https://calculator.aws/#/estimate</w:t>
        </w:r>
      </w:hyperlink>
      <w:r>
        <w:rPr>
          <w:lang w:val="en-GB"/>
        </w:rPr>
        <w:t xml:space="preserve"> </w:t>
      </w:r>
      <w:r w:rsidR="00BA43E7">
        <w:rPr>
          <w:lang w:val="en-GB"/>
        </w:rPr>
        <w:t xml:space="preserve"> </w:t>
      </w:r>
    </w:p>
    <w:p w14:paraId="192960ED" w14:textId="7B7D786F" w:rsidR="00BA43E7" w:rsidRDefault="00BA43E7" w:rsidP="002019A7">
      <w:pPr>
        <w:pStyle w:val="Paragraphedeliste"/>
        <w:numPr>
          <w:ilvl w:val="0"/>
          <w:numId w:val="43"/>
        </w:numPr>
        <w:ind w:left="714" w:hanging="357"/>
        <w:contextualSpacing w:val="0"/>
        <w:rPr>
          <w:lang w:val="en-GB"/>
        </w:rPr>
      </w:pPr>
      <w:r>
        <w:rPr>
          <w:lang w:val="en-GB"/>
        </w:rPr>
        <w:t xml:space="preserve">TOGAF </w:t>
      </w:r>
      <w:proofErr w:type="gramStart"/>
      <w:r>
        <w:rPr>
          <w:lang w:val="en-GB"/>
        </w:rPr>
        <w:t>9.2 :</w:t>
      </w:r>
      <w:proofErr w:type="gramEnd"/>
      <w:r>
        <w:rPr>
          <w:lang w:val="en-GB"/>
        </w:rPr>
        <w:t xml:space="preserve"> </w:t>
      </w:r>
      <w:hyperlink r:id="rId44" w:history="1">
        <w:r w:rsidRPr="00F84A62">
          <w:rPr>
            <w:rStyle w:val="Lienhypertexte"/>
            <w:lang w:val="en-GB"/>
          </w:rPr>
          <w:t>https://pubs.opengroup.org/architecture/togaf9-doc/arch/index.html</w:t>
        </w:r>
      </w:hyperlink>
      <w:r>
        <w:rPr>
          <w:lang w:val="en-GB"/>
        </w:rPr>
        <w:t xml:space="preserve"> </w:t>
      </w:r>
    </w:p>
    <w:p w14:paraId="55AA2534" w14:textId="79516EB4" w:rsidR="00BA43E7" w:rsidRDefault="00BA43E7" w:rsidP="002019A7">
      <w:pPr>
        <w:pStyle w:val="Paragraphedeliste"/>
        <w:numPr>
          <w:ilvl w:val="0"/>
          <w:numId w:val="43"/>
        </w:numPr>
        <w:ind w:left="714" w:hanging="357"/>
        <w:contextualSpacing w:val="0"/>
        <w:rPr>
          <w:lang w:val="en-GB"/>
        </w:rPr>
      </w:pPr>
      <w:proofErr w:type="spellStart"/>
      <w:r>
        <w:rPr>
          <w:lang w:val="en-GB"/>
        </w:rPr>
        <w:t>Archimate</w:t>
      </w:r>
      <w:proofErr w:type="spellEnd"/>
      <w:r>
        <w:rPr>
          <w:lang w:val="en-GB"/>
        </w:rPr>
        <w:t xml:space="preserve"> </w:t>
      </w:r>
      <w:proofErr w:type="gramStart"/>
      <w:r>
        <w:rPr>
          <w:lang w:val="en-GB"/>
        </w:rPr>
        <w:t>3.1 :</w:t>
      </w:r>
      <w:proofErr w:type="gramEnd"/>
      <w:r>
        <w:rPr>
          <w:lang w:val="en-GB"/>
        </w:rPr>
        <w:t xml:space="preserve"> </w:t>
      </w:r>
      <w:hyperlink r:id="rId45" w:history="1">
        <w:r w:rsidR="002C174A" w:rsidRPr="00F84A62">
          <w:rPr>
            <w:rStyle w:val="Lienhypertexte"/>
            <w:lang w:val="en-GB"/>
          </w:rPr>
          <w:t>https://pubs.opengroup.org/architecture/archimate3-doc/</w:t>
        </w:r>
      </w:hyperlink>
      <w:r w:rsidR="002C174A">
        <w:rPr>
          <w:lang w:val="en-GB"/>
        </w:rPr>
        <w:t xml:space="preserve"> </w:t>
      </w:r>
    </w:p>
    <w:p w14:paraId="7F9C7CEB" w14:textId="3AB56240" w:rsidR="00A15F56" w:rsidRDefault="00BA43E7" w:rsidP="002019A7">
      <w:pPr>
        <w:pStyle w:val="Paragraphedeliste"/>
        <w:numPr>
          <w:ilvl w:val="0"/>
          <w:numId w:val="43"/>
        </w:numPr>
        <w:ind w:left="714" w:hanging="357"/>
        <w:contextualSpacing w:val="0"/>
        <w:rPr>
          <w:lang w:val="en-GB"/>
        </w:rPr>
      </w:pPr>
      <w:proofErr w:type="gramStart"/>
      <w:r>
        <w:rPr>
          <w:lang w:val="en-GB"/>
        </w:rPr>
        <w:t>Freshdesk :</w:t>
      </w:r>
      <w:proofErr w:type="gramEnd"/>
      <w:r>
        <w:rPr>
          <w:lang w:val="en-GB"/>
        </w:rPr>
        <w:t xml:space="preserve"> </w:t>
      </w:r>
      <w:hyperlink r:id="rId46" w:history="1">
        <w:r w:rsidRPr="00F84A62">
          <w:rPr>
            <w:rStyle w:val="Lienhypertexte"/>
            <w:lang w:val="en-GB"/>
          </w:rPr>
          <w:t>https://freshdesk.com/fr/</w:t>
        </w:r>
      </w:hyperlink>
      <w:r>
        <w:rPr>
          <w:lang w:val="en-GB"/>
        </w:rPr>
        <w:t xml:space="preserve"> </w:t>
      </w:r>
    </w:p>
    <w:p w14:paraId="5B86FCA0" w14:textId="582204EC" w:rsidR="00530BF7" w:rsidRDefault="00530BF7" w:rsidP="002019A7">
      <w:pPr>
        <w:pStyle w:val="Paragraphedeliste"/>
        <w:numPr>
          <w:ilvl w:val="0"/>
          <w:numId w:val="43"/>
        </w:numPr>
        <w:ind w:left="714" w:hanging="357"/>
        <w:contextualSpacing w:val="0"/>
        <w:rPr>
          <w:lang w:val="en-GB"/>
        </w:rPr>
      </w:pPr>
      <w:proofErr w:type="spellStart"/>
      <w:proofErr w:type="gramStart"/>
      <w:r>
        <w:rPr>
          <w:lang w:val="en-GB"/>
        </w:rPr>
        <w:t>GrooveHQ</w:t>
      </w:r>
      <w:proofErr w:type="spellEnd"/>
      <w:r>
        <w:rPr>
          <w:lang w:val="en-GB"/>
        </w:rPr>
        <w:t xml:space="preserve"> :</w:t>
      </w:r>
      <w:proofErr w:type="gramEnd"/>
      <w:r>
        <w:rPr>
          <w:lang w:val="en-GB"/>
        </w:rPr>
        <w:t xml:space="preserve"> </w:t>
      </w:r>
      <w:hyperlink r:id="rId47" w:history="1">
        <w:r w:rsidR="00E9405E" w:rsidRPr="00F84A62">
          <w:rPr>
            <w:rStyle w:val="Lienhypertexte"/>
            <w:lang w:val="en-GB"/>
          </w:rPr>
          <w:t>https://www.groovehq.com</w:t>
        </w:r>
      </w:hyperlink>
      <w:r w:rsidR="00E9405E">
        <w:rPr>
          <w:lang w:val="en-GB"/>
        </w:rPr>
        <w:t xml:space="preserve"> </w:t>
      </w:r>
    </w:p>
    <w:p w14:paraId="2C23C1E7" w14:textId="255FD49E" w:rsidR="00E9405E" w:rsidRDefault="00E9405E" w:rsidP="002019A7">
      <w:pPr>
        <w:pStyle w:val="Paragraphedeliste"/>
        <w:numPr>
          <w:ilvl w:val="0"/>
          <w:numId w:val="43"/>
        </w:numPr>
        <w:ind w:left="714" w:hanging="357"/>
        <w:contextualSpacing w:val="0"/>
        <w:rPr>
          <w:lang w:val="en-GB"/>
        </w:rPr>
      </w:pPr>
      <w:proofErr w:type="spellStart"/>
      <w:proofErr w:type="gramStart"/>
      <w:r>
        <w:rPr>
          <w:lang w:val="en-GB"/>
        </w:rPr>
        <w:t>ZenDesk</w:t>
      </w:r>
      <w:proofErr w:type="spellEnd"/>
      <w:r>
        <w:rPr>
          <w:lang w:val="en-GB"/>
        </w:rPr>
        <w:t xml:space="preserve"> :</w:t>
      </w:r>
      <w:proofErr w:type="gramEnd"/>
      <w:r>
        <w:rPr>
          <w:lang w:val="en-GB"/>
        </w:rPr>
        <w:t xml:space="preserve"> </w:t>
      </w:r>
      <w:hyperlink r:id="rId48" w:history="1">
        <w:r w:rsidRPr="00F84A62">
          <w:rPr>
            <w:rStyle w:val="Lienhypertexte"/>
            <w:lang w:val="en-GB"/>
          </w:rPr>
          <w:t>https://www.zendesk.fr/</w:t>
        </w:r>
      </w:hyperlink>
      <w:r>
        <w:rPr>
          <w:lang w:val="en-GB"/>
        </w:rPr>
        <w:t xml:space="preserve"> </w:t>
      </w:r>
    </w:p>
    <w:p w14:paraId="740649A5" w14:textId="6A5F3D51" w:rsidR="00120212" w:rsidRPr="00BA43E7" w:rsidRDefault="00120212" w:rsidP="00C65D57">
      <w:pPr>
        <w:pStyle w:val="Paragraphedeliste"/>
        <w:numPr>
          <w:ilvl w:val="0"/>
          <w:numId w:val="43"/>
        </w:numPr>
        <w:spacing w:after="240"/>
        <w:ind w:left="714" w:hanging="357"/>
        <w:contextualSpacing w:val="0"/>
        <w:rPr>
          <w:lang w:val="en-GB"/>
        </w:rPr>
      </w:pPr>
      <w:r w:rsidRPr="00BA43E7">
        <w:rPr>
          <w:lang w:val="en-GB"/>
        </w:rPr>
        <w:br w:type="page"/>
      </w:r>
    </w:p>
    <w:p w14:paraId="487CBEB7" w14:textId="0B771FA9" w:rsidR="003835FB" w:rsidRPr="002858CD" w:rsidRDefault="003835FB" w:rsidP="003835FB">
      <w:pPr>
        <w:pStyle w:val="Titre1"/>
      </w:pPr>
      <w:bookmarkStart w:id="248" w:name="_Toc92432236"/>
      <w:bookmarkStart w:id="249" w:name="_Toc92442764"/>
      <w:r w:rsidRPr="00352A07">
        <w:lastRenderedPageBreak/>
        <w:t>APPROBATIONS</w:t>
      </w:r>
      <w:bookmarkEnd w:id="242"/>
      <w:bookmarkEnd w:id="248"/>
      <w:bookmarkEnd w:id="249"/>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 xml:space="preserve">David </w:t>
            </w:r>
            <w:proofErr w:type="spellStart"/>
            <w:r w:rsidRPr="004A4AC0">
              <w:rPr>
                <w:rFonts w:ascii="Vladimir Script" w:hAnsi="Vladimir Script"/>
                <w:sz w:val="44"/>
                <w:szCs w:val="44"/>
              </w:rPr>
              <w:t>Evan</w:t>
            </w:r>
            <w:proofErr w:type="spellEnd"/>
          </w:p>
        </w:tc>
        <w:tc>
          <w:tcPr>
            <w:tcW w:w="2268" w:type="dxa"/>
            <w:tcBorders>
              <w:top w:val="single" w:sz="4" w:space="0" w:color="auto"/>
              <w:left w:val="nil"/>
              <w:bottom w:val="single" w:sz="4" w:space="0" w:color="auto"/>
              <w:right w:val="single" w:sz="4" w:space="0" w:color="auto"/>
            </w:tcBorders>
            <w:vAlign w:val="center"/>
          </w:tcPr>
          <w:p w14:paraId="75133431" w14:textId="7592C900" w:rsidR="007E3BF4" w:rsidRDefault="007E3BF4" w:rsidP="007E3BF4">
            <w:pPr>
              <w:spacing w:after="0" w:line="240" w:lineRule="auto"/>
            </w:pPr>
            <w:r>
              <w:fldChar w:fldCharType="begin"/>
            </w:r>
            <w:r>
              <w:instrText xml:space="preserve"> TIME \@ "dd/MM/yyyy" </w:instrText>
            </w:r>
            <w:r>
              <w:fldChar w:fldCharType="separate"/>
            </w:r>
            <w:r w:rsidR="00100F79">
              <w:rPr>
                <w:noProof/>
              </w:rPr>
              <w:t>07/01/2022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249C5DB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4E2CBB49" w:rsidR="003835FB" w:rsidRDefault="003835FB" w:rsidP="003835FB">
      <w:pPr>
        <w:pStyle w:val="Lgende"/>
      </w:pPr>
      <w:bookmarkStart w:id="250" w:name="_Toc92438683"/>
      <w:r>
        <w:t xml:space="preserve">Tableau </w:t>
      </w:r>
      <w:fldSimple w:instr=" SEQ Tableau \* ARABIC ">
        <w:r w:rsidR="00642E53">
          <w:rPr>
            <w:noProof/>
          </w:rPr>
          <w:t>12</w:t>
        </w:r>
      </w:fldSimple>
      <w:del w:id="251" w:author="David EVAN" w:date="2022-01-03T20:18:00Z">
        <w:r w:rsidDel="00981EC6">
          <w:delText xml:space="preserve"> </w:delText>
        </w:r>
      </w:del>
      <w:ins w:id="252" w:author="David EVAN" w:date="2022-01-03T20:18:00Z">
        <w:r w:rsidR="00981EC6">
          <w:t> :</w:t>
        </w:r>
      </w:ins>
      <w:del w:id="253" w:author="David EVAN" w:date="2022-01-03T20:18:00Z">
        <w:r w:rsidDel="00981EC6">
          <w:delText>-</w:delText>
        </w:r>
      </w:del>
      <w:r>
        <w:t xml:space="preserve"> </w:t>
      </w:r>
      <w:r w:rsidRPr="00EB2833">
        <w:t xml:space="preserve">Approbation </w:t>
      </w:r>
      <w:r>
        <w:t>du document de définition de l'architecture</w:t>
      </w:r>
      <w:bookmarkEnd w:id="250"/>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254" w:name="_Toc92432237"/>
      <w:bookmarkStart w:id="255" w:name="_Toc92442765"/>
      <w:r>
        <w:lastRenderedPageBreak/>
        <w:t>TABLES DES RÉFÉRENCES</w:t>
      </w:r>
      <w:bookmarkEnd w:id="254"/>
      <w:bookmarkEnd w:id="255"/>
    </w:p>
    <w:p w14:paraId="118B13FF" w14:textId="77777777" w:rsidR="008447DF" w:rsidRDefault="008447DF" w:rsidP="008447DF">
      <w:pPr>
        <w:pStyle w:val="Titre2"/>
      </w:pPr>
      <w:bookmarkStart w:id="256" w:name="_Toc78113519"/>
      <w:bookmarkStart w:id="257" w:name="_Toc78113743"/>
      <w:bookmarkStart w:id="258" w:name="_Toc92432238"/>
      <w:bookmarkStart w:id="259" w:name="_Toc92442766"/>
      <w:bookmarkEnd w:id="243"/>
      <w:r>
        <w:t>Figures</w:t>
      </w:r>
      <w:bookmarkEnd w:id="256"/>
      <w:bookmarkEnd w:id="257"/>
      <w:bookmarkEnd w:id="258"/>
      <w:bookmarkEnd w:id="259"/>
    </w:p>
    <w:p w14:paraId="243C40EE" w14:textId="75DF2D3D" w:rsidR="00C633E5" w:rsidRPr="00C633E5" w:rsidRDefault="001738B9">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"Figure" </w:instrText>
      </w:r>
      <w:r w:rsidRPr="0005026D">
        <w:rPr>
          <w:sz w:val="20"/>
          <w:szCs w:val="20"/>
        </w:rPr>
        <w:fldChar w:fldCharType="separate"/>
      </w:r>
      <w:hyperlink w:anchor="_Toc92438647" w:history="1">
        <w:r w:rsidR="00C633E5" w:rsidRPr="00C633E5">
          <w:rPr>
            <w:rStyle w:val="Lienhypertexte"/>
            <w:noProof/>
            <w:sz w:val="20"/>
            <w:szCs w:val="20"/>
          </w:rPr>
          <w:t>Figure 1 : Baseline Architecture - Cartographie des départements, des processus et des acteurs.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_Toc92438647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8</w:t>
        </w:r>
        <w:r w:rsidR="00C633E5" w:rsidRPr="00C633E5">
          <w:rPr>
            <w:noProof/>
            <w:webHidden/>
            <w:sz w:val="20"/>
            <w:szCs w:val="20"/>
          </w:rPr>
          <w:fldChar w:fldCharType="end"/>
        </w:r>
      </w:hyperlink>
    </w:p>
    <w:p w14:paraId="3693B4A4" w14:textId="0AE91178" w:rsidR="00C633E5" w:rsidRPr="00C633E5" w:rsidRDefault="00AC26F9">
      <w:pPr>
        <w:pStyle w:val="Tabledesillustrations"/>
        <w:tabs>
          <w:tab w:val="right" w:leader="dot" w:pos="9350"/>
        </w:tabs>
        <w:rPr>
          <w:rFonts w:eastAsiaTheme="minorEastAsia"/>
          <w:noProof/>
          <w:sz w:val="20"/>
          <w:szCs w:val="20"/>
        </w:rPr>
      </w:pPr>
      <w:hyperlink w:anchor="_Toc92438648" w:history="1">
        <w:r w:rsidR="00C633E5" w:rsidRPr="00C633E5">
          <w:rPr>
            <w:rStyle w:val="Lienhypertexte"/>
            <w:noProof/>
            <w:sz w:val="20"/>
            <w:szCs w:val="20"/>
          </w:rPr>
          <w:t>Figure 2 : Business Baseline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_Toc92438648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9</w:t>
        </w:r>
        <w:r w:rsidR="00C633E5" w:rsidRPr="00C633E5">
          <w:rPr>
            <w:noProof/>
            <w:webHidden/>
            <w:sz w:val="20"/>
            <w:szCs w:val="20"/>
          </w:rPr>
          <w:fldChar w:fldCharType="end"/>
        </w:r>
      </w:hyperlink>
    </w:p>
    <w:p w14:paraId="5B85CAAC" w14:textId="29766C3D" w:rsidR="00C633E5" w:rsidRPr="00C633E5" w:rsidRDefault="00AC26F9">
      <w:pPr>
        <w:pStyle w:val="Tabledesillustrations"/>
        <w:tabs>
          <w:tab w:val="right" w:leader="dot" w:pos="9350"/>
        </w:tabs>
        <w:rPr>
          <w:rFonts w:eastAsiaTheme="minorEastAsia"/>
          <w:noProof/>
          <w:sz w:val="20"/>
          <w:szCs w:val="20"/>
        </w:rPr>
      </w:pPr>
      <w:hyperlink w:anchor="_Toc92438649" w:history="1">
        <w:r w:rsidR="00C633E5" w:rsidRPr="00C633E5">
          <w:rPr>
            <w:rStyle w:val="Lienhypertexte"/>
            <w:noProof/>
            <w:sz w:val="20"/>
            <w:szCs w:val="20"/>
          </w:rPr>
          <w:t>Figure 3 : Business Baseline Architecture - Enquêter</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_Toc92438649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10</w:t>
        </w:r>
        <w:r w:rsidR="00C633E5" w:rsidRPr="00C633E5">
          <w:rPr>
            <w:noProof/>
            <w:webHidden/>
            <w:sz w:val="20"/>
            <w:szCs w:val="20"/>
          </w:rPr>
          <w:fldChar w:fldCharType="end"/>
        </w:r>
      </w:hyperlink>
    </w:p>
    <w:p w14:paraId="36BD132F" w14:textId="795877D7" w:rsidR="00C633E5" w:rsidRPr="00C633E5" w:rsidRDefault="00AC26F9">
      <w:pPr>
        <w:pStyle w:val="Tabledesillustrations"/>
        <w:tabs>
          <w:tab w:val="right" w:leader="dot" w:pos="9350"/>
        </w:tabs>
        <w:rPr>
          <w:rFonts w:eastAsiaTheme="minorEastAsia"/>
          <w:noProof/>
          <w:sz w:val="20"/>
          <w:szCs w:val="20"/>
        </w:rPr>
      </w:pPr>
      <w:hyperlink w:anchor="_Toc92438650" w:history="1">
        <w:r w:rsidR="00C633E5" w:rsidRPr="00C633E5">
          <w:rPr>
            <w:rStyle w:val="Lienhypertexte"/>
            <w:noProof/>
            <w:sz w:val="20"/>
            <w:szCs w:val="20"/>
          </w:rPr>
          <w:t>Figure 4 : Business Baseline Architecture - Établir un contrat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_Toc92438650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11</w:t>
        </w:r>
        <w:r w:rsidR="00C633E5" w:rsidRPr="00C633E5">
          <w:rPr>
            <w:noProof/>
            <w:webHidden/>
            <w:sz w:val="20"/>
            <w:szCs w:val="20"/>
          </w:rPr>
          <w:fldChar w:fldCharType="end"/>
        </w:r>
      </w:hyperlink>
    </w:p>
    <w:p w14:paraId="0E95BEBB" w14:textId="14BF1BAD" w:rsidR="00C633E5" w:rsidRPr="00C633E5" w:rsidRDefault="00AC26F9">
      <w:pPr>
        <w:pStyle w:val="Tabledesillustrations"/>
        <w:tabs>
          <w:tab w:val="right" w:leader="dot" w:pos="9350"/>
        </w:tabs>
        <w:rPr>
          <w:rFonts w:eastAsiaTheme="minorEastAsia"/>
          <w:noProof/>
          <w:sz w:val="20"/>
          <w:szCs w:val="20"/>
        </w:rPr>
      </w:pPr>
      <w:hyperlink w:anchor="_Toc92438651" w:history="1">
        <w:r w:rsidR="00C633E5" w:rsidRPr="00C633E5">
          <w:rPr>
            <w:rStyle w:val="Lienhypertexte"/>
            <w:noProof/>
            <w:sz w:val="20"/>
            <w:szCs w:val="20"/>
          </w:rPr>
          <w:t>Figure 5 : Business Baseline Architecture - Établir une facture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_Toc92438651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12</w:t>
        </w:r>
        <w:r w:rsidR="00C633E5" w:rsidRPr="00C633E5">
          <w:rPr>
            <w:noProof/>
            <w:webHidden/>
            <w:sz w:val="20"/>
            <w:szCs w:val="20"/>
          </w:rPr>
          <w:fldChar w:fldCharType="end"/>
        </w:r>
      </w:hyperlink>
    </w:p>
    <w:p w14:paraId="21C2B871" w14:textId="62C54FA4" w:rsidR="00C633E5" w:rsidRPr="00C633E5" w:rsidRDefault="00AC26F9">
      <w:pPr>
        <w:pStyle w:val="Tabledesillustrations"/>
        <w:tabs>
          <w:tab w:val="right" w:leader="dot" w:pos="9350"/>
        </w:tabs>
        <w:rPr>
          <w:rFonts w:eastAsiaTheme="minorEastAsia"/>
          <w:noProof/>
          <w:sz w:val="20"/>
          <w:szCs w:val="20"/>
        </w:rPr>
      </w:pPr>
      <w:hyperlink w:anchor="_Toc92438652" w:history="1">
        <w:r w:rsidR="00C633E5" w:rsidRPr="00C633E5">
          <w:rPr>
            <w:rStyle w:val="Lienhypertexte"/>
            <w:noProof/>
            <w:sz w:val="20"/>
            <w:szCs w:val="20"/>
          </w:rPr>
          <w:t>Figure 6 : Business Baseline Architecture - Définir une stratégie commerciale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_Toc92438652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13</w:t>
        </w:r>
        <w:r w:rsidR="00C633E5" w:rsidRPr="00C633E5">
          <w:rPr>
            <w:noProof/>
            <w:webHidden/>
            <w:sz w:val="20"/>
            <w:szCs w:val="20"/>
          </w:rPr>
          <w:fldChar w:fldCharType="end"/>
        </w:r>
      </w:hyperlink>
    </w:p>
    <w:p w14:paraId="462A9CD8" w14:textId="06A321CF" w:rsidR="00C633E5" w:rsidRPr="00C633E5" w:rsidRDefault="00AC26F9">
      <w:pPr>
        <w:pStyle w:val="Tabledesillustrations"/>
        <w:tabs>
          <w:tab w:val="right" w:leader="dot" w:pos="9350"/>
        </w:tabs>
        <w:rPr>
          <w:rFonts w:eastAsiaTheme="minorEastAsia"/>
          <w:noProof/>
          <w:sz w:val="20"/>
          <w:szCs w:val="20"/>
        </w:rPr>
      </w:pPr>
      <w:hyperlink w:anchor="_Toc92438653" w:history="1">
        <w:r w:rsidR="00C633E5" w:rsidRPr="00C633E5">
          <w:rPr>
            <w:rStyle w:val="Lienhypertexte"/>
            <w:noProof/>
            <w:sz w:val="20"/>
            <w:szCs w:val="20"/>
          </w:rPr>
          <w:t>Figure 7 : Business Baseline Architecture - Prospecter des clients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_Toc92438653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14</w:t>
        </w:r>
        <w:r w:rsidR="00C633E5" w:rsidRPr="00C633E5">
          <w:rPr>
            <w:noProof/>
            <w:webHidden/>
            <w:sz w:val="20"/>
            <w:szCs w:val="20"/>
          </w:rPr>
          <w:fldChar w:fldCharType="end"/>
        </w:r>
      </w:hyperlink>
    </w:p>
    <w:p w14:paraId="6BCFE37B" w14:textId="484430B5" w:rsidR="00C633E5" w:rsidRPr="00C633E5" w:rsidRDefault="00AC26F9">
      <w:pPr>
        <w:pStyle w:val="Tabledesillustrations"/>
        <w:tabs>
          <w:tab w:val="right" w:leader="dot" w:pos="9350"/>
        </w:tabs>
        <w:rPr>
          <w:rFonts w:eastAsiaTheme="minorEastAsia"/>
          <w:noProof/>
          <w:sz w:val="20"/>
          <w:szCs w:val="20"/>
        </w:rPr>
      </w:pPr>
      <w:hyperlink w:anchor="_Toc92438654" w:history="1">
        <w:r w:rsidR="00C633E5" w:rsidRPr="00C633E5">
          <w:rPr>
            <w:rStyle w:val="Lienhypertexte"/>
            <w:noProof/>
            <w:sz w:val="20"/>
            <w:szCs w:val="20"/>
          </w:rPr>
          <w:t>Figure 8 : Business Baseline Architecture - Vendre un produit d'assurance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_Toc92438654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15</w:t>
        </w:r>
        <w:r w:rsidR="00C633E5" w:rsidRPr="00C633E5">
          <w:rPr>
            <w:noProof/>
            <w:webHidden/>
            <w:sz w:val="20"/>
            <w:szCs w:val="20"/>
          </w:rPr>
          <w:fldChar w:fldCharType="end"/>
        </w:r>
      </w:hyperlink>
    </w:p>
    <w:p w14:paraId="2156DDCC" w14:textId="6B05A8FD" w:rsidR="00C633E5" w:rsidRPr="00C633E5" w:rsidRDefault="00AC26F9">
      <w:pPr>
        <w:pStyle w:val="Tabledesillustrations"/>
        <w:tabs>
          <w:tab w:val="right" w:leader="dot" w:pos="9350"/>
        </w:tabs>
        <w:rPr>
          <w:rFonts w:eastAsiaTheme="minorEastAsia"/>
          <w:noProof/>
          <w:sz w:val="20"/>
          <w:szCs w:val="20"/>
        </w:rPr>
      </w:pPr>
      <w:hyperlink w:anchor="_Toc92438655" w:history="1">
        <w:r w:rsidR="00C633E5" w:rsidRPr="00C633E5">
          <w:rPr>
            <w:rStyle w:val="Lienhypertexte"/>
            <w:noProof/>
            <w:sz w:val="20"/>
            <w:szCs w:val="20"/>
          </w:rPr>
          <w:t>Figure 9 : Business Baseline Architecture - Sauvegarder quotidiennement les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_Toc92438655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16</w:t>
        </w:r>
        <w:r w:rsidR="00C633E5" w:rsidRPr="00C633E5">
          <w:rPr>
            <w:noProof/>
            <w:webHidden/>
            <w:sz w:val="20"/>
            <w:szCs w:val="20"/>
          </w:rPr>
          <w:fldChar w:fldCharType="end"/>
        </w:r>
      </w:hyperlink>
    </w:p>
    <w:p w14:paraId="1C87952E" w14:textId="280C48E7" w:rsidR="00C633E5" w:rsidRPr="00C633E5" w:rsidRDefault="00AC26F9">
      <w:pPr>
        <w:pStyle w:val="Tabledesillustrations"/>
        <w:tabs>
          <w:tab w:val="right" w:leader="dot" w:pos="9350"/>
        </w:tabs>
        <w:rPr>
          <w:rFonts w:eastAsiaTheme="minorEastAsia"/>
          <w:noProof/>
          <w:sz w:val="20"/>
          <w:szCs w:val="20"/>
        </w:rPr>
      </w:pPr>
      <w:hyperlink w:anchor="_Toc92438656" w:history="1">
        <w:r w:rsidR="00C633E5" w:rsidRPr="00C633E5">
          <w:rPr>
            <w:rStyle w:val="Lienhypertexte"/>
            <w:noProof/>
            <w:sz w:val="20"/>
            <w:szCs w:val="20"/>
          </w:rPr>
          <w:t>Figure 10 : Data Baseline Architecture - Cartographie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_Toc92438656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18</w:t>
        </w:r>
        <w:r w:rsidR="00C633E5" w:rsidRPr="00C633E5">
          <w:rPr>
            <w:noProof/>
            <w:webHidden/>
            <w:sz w:val="20"/>
            <w:szCs w:val="20"/>
          </w:rPr>
          <w:fldChar w:fldCharType="end"/>
        </w:r>
      </w:hyperlink>
    </w:p>
    <w:p w14:paraId="1872D6C9" w14:textId="2634F1E2" w:rsidR="00C633E5" w:rsidRPr="00C633E5" w:rsidRDefault="00AC26F9">
      <w:pPr>
        <w:pStyle w:val="Tabledesillustrations"/>
        <w:tabs>
          <w:tab w:val="right" w:leader="dot" w:pos="9350"/>
        </w:tabs>
        <w:rPr>
          <w:rFonts w:eastAsiaTheme="minorEastAsia"/>
          <w:noProof/>
          <w:sz w:val="20"/>
          <w:szCs w:val="20"/>
        </w:rPr>
      </w:pPr>
      <w:hyperlink w:anchor="_Toc92438657" w:history="1">
        <w:r w:rsidR="00C633E5" w:rsidRPr="00C633E5">
          <w:rPr>
            <w:rStyle w:val="Lienhypertexte"/>
            <w:noProof/>
            <w:sz w:val="20"/>
            <w:szCs w:val="20"/>
          </w:rPr>
          <w:t>Figure 11 : Application Baseline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_Toc92438657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20</w:t>
        </w:r>
        <w:r w:rsidR="00C633E5" w:rsidRPr="00C633E5">
          <w:rPr>
            <w:noProof/>
            <w:webHidden/>
            <w:sz w:val="20"/>
            <w:szCs w:val="20"/>
          </w:rPr>
          <w:fldChar w:fldCharType="end"/>
        </w:r>
      </w:hyperlink>
    </w:p>
    <w:p w14:paraId="08A6A508" w14:textId="27418083" w:rsidR="00C633E5" w:rsidRPr="00C633E5" w:rsidRDefault="00AC26F9">
      <w:pPr>
        <w:pStyle w:val="Tabledesillustrations"/>
        <w:tabs>
          <w:tab w:val="right" w:leader="dot" w:pos="9350"/>
        </w:tabs>
        <w:rPr>
          <w:rFonts w:eastAsiaTheme="minorEastAsia"/>
          <w:noProof/>
          <w:sz w:val="20"/>
          <w:szCs w:val="20"/>
        </w:rPr>
      </w:pPr>
      <w:hyperlink w:anchor="_Toc92438658" w:history="1">
        <w:r w:rsidR="00C633E5" w:rsidRPr="00C633E5">
          <w:rPr>
            <w:rStyle w:val="Lienhypertexte"/>
            <w:noProof/>
            <w:sz w:val="20"/>
            <w:szCs w:val="20"/>
          </w:rPr>
          <w:t>Figure 12 : Technical Baseline Architecture - Cartographie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_Toc92438658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22</w:t>
        </w:r>
        <w:r w:rsidR="00C633E5" w:rsidRPr="00C633E5">
          <w:rPr>
            <w:noProof/>
            <w:webHidden/>
            <w:sz w:val="20"/>
            <w:szCs w:val="20"/>
          </w:rPr>
          <w:fldChar w:fldCharType="end"/>
        </w:r>
      </w:hyperlink>
    </w:p>
    <w:p w14:paraId="7C15C65F" w14:textId="1DF2EDCB" w:rsidR="00C633E5" w:rsidRPr="00C633E5" w:rsidRDefault="00AC26F9">
      <w:pPr>
        <w:pStyle w:val="Tabledesillustrations"/>
        <w:tabs>
          <w:tab w:val="right" w:leader="dot" w:pos="9350"/>
        </w:tabs>
        <w:rPr>
          <w:rFonts w:eastAsiaTheme="minorEastAsia"/>
          <w:noProof/>
          <w:sz w:val="20"/>
          <w:szCs w:val="20"/>
        </w:rPr>
      </w:pPr>
      <w:hyperlink w:anchor="_Toc92438659" w:history="1">
        <w:r w:rsidR="00C633E5" w:rsidRPr="00C633E5">
          <w:rPr>
            <w:rStyle w:val="Lienhypertexte"/>
            <w:noProof/>
            <w:sz w:val="20"/>
            <w:szCs w:val="20"/>
          </w:rPr>
          <w:t>Figure 13 : Prototype simplifiée de la nouvelle 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_Toc92438659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24</w:t>
        </w:r>
        <w:r w:rsidR="00C633E5" w:rsidRPr="00C633E5">
          <w:rPr>
            <w:noProof/>
            <w:webHidden/>
            <w:sz w:val="20"/>
            <w:szCs w:val="20"/>
          </w:rPr>
          <w:fldChar w:fldCharType="end"/>
        </w:r>
      </w:hyperlink>
    </w:p>
    <w:p w14:paraId="6A6819A1" w14:textId="022299E5" w:rsidR="00C633E5" w:rsidRPr="00C633E5" w:rsidRDefault="00AC26F9">
      <w:pPr>
        <w:pStyle w:val="Tabledesillustrations"/>
        <w:tabs>
          <w:tab w:val="right" w:leader="dot" w:pos="9350"/>
        </w:tabs>
        <w:rPr>
          <w:rFonts w:eastAsiaTheme="minorEastAsia"/>
          <w:noProof/>
          <w:sz w:val="20"/>
          <w:szCs w:val="20"/>
        </w:rPr>
      </w:pPr>
      <w:hyperlink w:anchor="_Toc92438660" w:history="1">
        <w:r w:rsidR="00C633E5" w:rsidRPr="00C633E5">
          <w:rPr>
            <w:rStyle w:val="Lienhypertexte"/>
            <w:noProof/>
            <w:sz w:val="20"/>
            <w:szCs w:val="20"/>
          </w:rPr>
          <w:t>Figure 14 : Business Target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_Toc92438660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29</w:t>
        </w:r>
        <w:r w:rsidR="00C633E5" w:rsidRPr="00C633E5">
          <w:rPr>
            <w:noProof/>
            <w:webHidden/>
            <w:sz w:val="20"/>
            <w:szCs w:val="20"/>
          </w:rPr>
          <w:fldChar w:fldCharType="end"/>
        </w:r>
      </w:hyperlink>
    </w:p>
    <w:p w14:paraId="36AC1DB7" w14:textId="32D03169" w:rsidR="00C633E5" w:rsidRPr="00C633E5" w:rsidRDefault="00AC26F9">
      <w:pPr>
        <w:pStyle w:val="Tabledesillustrations"/>
        <w:tabs>
          <w:tab w:val="right" w:leader="dot" w:pos="9350"/>
        </w:tabs>
        <w:rPr>
          <w:rFonts w:eastAsiaTheme="minorEastAsia"/>
          <w:noProof/>
          <w:sz w:val="20"/>
          <w:szCs w:val="20"/>
        </w:rPr>
      </w:pPr>
      <w:hyperlink w:anchor="_Toc92438661" w:history="1">
        <w:r w:rsidR="00C633E5" w:rsidRPr="00C633E5">
          <w:rPr>
            <w:rStyle w:val="Lienhypertexte"/>
            <w:noProof/>
            <w:sz w:val="20"/>
            <w:szCs w:val="20"/>
          </w:rPr>
          <w:t>Figure 15 : Business Target Architecture - Controller la sauvegarde et la restauration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_Toc92438661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30</w:t>
        </w:r>
        <w:r w:rsidR="00C633E5" w:rsidRPr="00C633E5">
          <w:rPr>
            <w:noProof/>
            <w:webHidden/>
            <w:sz w:val="20"/>
            <w:szCs w:val="20"/>
          </w:rPr>
          <w:fldChar w:fldCharType="end"/>
        </w:r>
      </w:hyperlink>
    </w:p>
    <w:p w14:paraId="03FCC25C" w14:textId="536B1CE3" w:rsidR="00C633E5" w:rsidRPr="00C633E5" w:rsidRDefault="00AC26F9">
      <w:pPr>
        <w:pStyle w:val="Tabledesillustrations"/>
        <w:tabs>
          <w:tab w:val="right" w:leader="dot" w:pos="9350"/>
        </w:tabs>
        <w:rPr>
          <w:rFonts w:eastAsiaTheme="minorEastAsia"/>
          <w:noProof/>
          <w:sz w:val="20"/>
          <w:szCs w:val="20"/>
        </w:rPr>
      </w:pPr>
      <w:hyperlink w:anchor="_Toc92438662" w:history="1">
        <w:r w:rsidR="00C633E5" w:rsidRPr="00C633E5">
          <w:rPr>
            <w:rStyle w:val="Lienhypertexte"/>
            <w:noProof/>
            <w:sz w:val="20"/>
            <w:szCs w:val="20"/>
          </w:rPr>
          <w:t>Figure 16 : Data Target Architecture - Cartographie des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_Toc92438662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31</w:t>
        </w:r>
        <w:r w:rsidR="00C633E5" w:rsidRPr="00C633E5">
          <w:rPr>
            <w:noProof/>
            <w:webHidden/>
            <w:sz w:val="20"/>
            <w:szCs w:val="20"/>
          </w:rPr>
          <w:fldChar w:fldCharType="end"/>
        </w:r>
      </w:hyperlink>
    </w:p>
    <w:p w14:paraId="12B904D6" w14:textId="62D22E52" w:rsidR="00C633E5" w:rsidRPr="00C633E5" w:rsidRDefault="00AC26F9">
      <w:pPr>
        <w:pStyle w:val="Tabledesillustrations"/>
        <w:tabs>
          <w:tab w:val="right" w:leader="dot" w:pos="9350"/>
        </w:tabs>
        <w:rPr>
          <w:rFonts w:eastAsiaTheme="minorEastAsia"/>
          <w:noProof/>
          <w:sz w:val="20"/>
          <w:szCs w:val="20"/>
        </w:rPr>
      </w:pPr>
      <w:hyperlink w:anchor="_Toc92438663" w:history="1">
        <w:r w:rsidR="00C633E5" w:rsidRPr="00C633E5">
          <w:rPr>
            <w:rStyle w:val="Lienhypertexte"/>
            <w:noProof/>
            <w:sz w:val="20"/>
            <w:szCs w:val="20"/>
          </w:rPr>
          <w:t>Figure 17 : Data Target Architecture - Accès aux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_Toc92438663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32</w:t>
        </w:r>
        <w:r w:rsidR="00C633E5" w:rsidRPr="00C633E5">
          <w:rPr>
            <w:noProof/>
            <w:webHidden/>
            <w:sz w:val="20"/>
            <w:szCs w:val="20"/>
          </w:rPr>
          <w:fldChar w:fldCharType="end"/>
        </w:r>
      </w:hyperlink>
    </w:p>
    <w:p w14:paraId="5EFB4F2C" w14:textId="21CACB9A" w:rsidR="00C633E5" w:rsidRPr="00C633E5" w:rsidRDefault="00AC26F9">
      <w:pPr>
        <w:pStyle w:val="Tabledesillustrations"/>
        <w:tabs>
          <w:tab w:val="right" w:leader="dot" w:pos="9350"/>
        </w:tabs>
        <w:rPr>
          <w:rFonts w:eastAsiaTheme="minorEastAsia"/>
          <w:noProof/>
          <w:sz w:val="20"/>
          <w:szCs w:val="20"/>
        </w:rPr>
      </w:pPr>
      <w:hyperlink w:anchor="_Toc92438664" w:history="1">
        <w:r w:rsidR="00C633E5" w:rsidRPr="00C633E5">
          <w:rPr>
            <w:rStyle w:val="Lienhypertexte"/>
            <w:noProof/>
            <w:sz w:val="20"/>
            <w:szCs w:val="20"/>
          </w:rPr>
          <w:t>Figure 18 : Application Target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_Toc92438664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33</w:t>
        </w:r>
        <w:r w:rsidR="00C633E5" w:rsidRPr="00C633E5">
          <w:rPr>
            <w:noProof/>
            <w:webHidden/>
            <w:sz w:val="20"/>
            <w:szCs w:val="20"/>
          </w:rPr>
          <w:fldChar w:fldCharType="end"/>
        </w:r>
      </w:hyperlink>
    </w:p>
    <w:p w14:paraId="6A19251F" w14:textId="584B0BB0" w:rsidR="00C633E5" w:rsidRPr="00C633E5" w:rsidRDefault="00AC26F9">
      <w:pPr>
        <w:pStyle w:val="Tabledesillustrations"/>
        <w:tabs>
          <w:tab w:val="right" w:leader="dot" w:pos="9350"/>
        </w:tabs>
        <w:rPr>
          <w:rFonts w:eastAsiaTheme="minorEastAsia"/>
          <w:noProof/>
          <w:sz w:val="20"/>
          <w:szCs w:val="20"/>
        </w:rPr>
      </w:pPr>
      <w:hyperlink w:anchor="_Toc92438665" w:history="1">
        <w:r w:rsidR="00C633E5" w:rsidRPr="00C633E5">
          <w:rPr>
            <w:rStyle w:val="Lienhypertexte"/>
            <w:noProof/>
            <w:sz w:val="20"/>
            <w:szCs w:val="20"/>
          </w:rPr>
          <w:t>Figure 19 : Catalogue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_Toc92438665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39</w:t>
        </w:r>
        <w:r w:rsidR="00C633E5" w:rsidRPr="00C633E5">
          <w:rPr>
            <w:noProof/>
            <w:webHidden/>
            <w:sz w:val="20"/>
            <w:szCs w:val="20"/>
          </w:rPr>
          <w:fldChar w:fldCharType="end"/>
        </w:r>
      </w:hyperlink>
    </w:p>
    <w:p w14:paraId="61B203CE" w14:textId="0F174DB8" w:rsidR="00C633E5" w:rsidRPr="00C633E5" w:rsidRDefault="00AC26F9">
      <w:pPr>
        <w:pStyle w:val="Tabledesillustrations"/>
        <w:tabs>
          <w:tab w:val="right" w:leader="dot" w:pos="9350"/>
        </w:tabs>
        <w:rPr>
          <w:rFonts w:eastAsiaTheme="minorEastAsia"/>
          <w:noProof/>
          <w:sz w:val="20"/>
          <w:szCs w:val="20"/>
        </w:rPr>
      </w:pPr>
      <w:hyperlink w:anchor="_Toc92438666" w:history="1">
        <w:r w:rsidR="00C633E5" w:rsidRPr="00C633E5">
          <w:rPr>
            <w:rStyle w:val="Lienhypertexte"/>
            <w:noProof/>
            <w:sz w:val="20"/>
            <w:szCs w:val="20"/>
          </w:rPr>
          <w:t>Figure 20 : Roadmap prévisionnelle de la transition</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_Toc92438666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40</w:t>
        </w:r>
        <w:r w:rsidR="00C633E5" w:rsidRPr="00C633E5">
          <w:rPr>
            <w:noProof/>
            <w:webHidden/>
            <w:sz w:val="20"/>
            <w:szCs w:val="20"/>
          </w:rPr>
          <w:fldChar w:fldCharType="end"/>
        </w:r>
      </w:hyperlink>
    </w:p>
    <w:p w14:paraId="0548E51C" w14:textId="36C7FFE1" w:rsidR="00C633E5" w:rsidRPr="00C633E5" w:rsidRDefault="00AC26F9">
      <w:pPr>
        <w:pStyle w:val="Tabledesillustrations"/>
        <w:tabs>
          <w:tab w:val="right" w:leader="dot" w:pos="9350"/>
        </w:tabs>
        <w:rPr>
          <w:rFonts w:eastAsiaTheme="minorEastAsia"/>
          <w:noProof/>
          <w:sz w:val="20"/>
          <w:szCs w:val="20"/>
        </w:rPr>
      </w:pPr>
      <w:hyperlink w:anchor="_Toc92438667" w:history="1">
        <w:r w:rsidR="00C633E5" w:rsidRPr="00C633E5">
          <w:rPr>
            <w:rStyle w:val="Lienhypertexte"/>
            <w:noProof/>
            <w:sz w:val="20"/>
            <w:szCs w:val="20"/>
          </w:rPr>
          <w:t>Figure 21 : Transition Architecture - Phase 1</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_Toc92438667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41</w:t>
        </w:r>
        <w:r w:rsidR="00C633E5" w:rsidRPr="00C633E5">
          <w:rPr>
            <w:noProof/>
            <w:webHidden/>
            <w:sz w:val="20"/>
            <w:szCs w:val="20"/>
          </w:rPr>
          <w:fldChar w:fldCharType="end"/>
        </w:r>
      </w:hyperlink>
    </w:p>
    <w:p w14:paraId="588A0C88" w14:textId="05A98979" w:rsidR="00C633E5" w:rsidRPr="00C633E5" w:rsidRDefault="00AC26F9">
      <w:pPr>
        <w:pStyle w:val="Tabledesillustrations"/>
        <w:tabs>
          <w:tab w:val="right" w:leader="dot" w:pos="9350"/>
        </w:tabs>
        <w:rPr>
          <w:rFonts w:eastAsiaTheme="minorEastAsia"/>
          <w:noProof/>
          <w:sz w:val="20"/>
          <w:szCs w:val="20"/>
        </w:rPr>
      </w:pPr>
      <w:hyperlink w:anchor="_Toc92438668" w:history="1">
        <w:r w:rsidR="00C633E5" w:rsidRPr="00C633E5">
          <w:rPr>
            <w:rStyle w:val="Lienhypertexte"/>
            <w:noProof/>
            <w:sz w:val="20"/>
            <w:szCs w:val="20"/>
          </w:rPr>
          <w:t>Figure 22 : Transition Architecture - Phase 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_Toc92438668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42</w:t>
        </w:r>
        <w:r w:rsidR="00C633E5" w:rsidRPr="00C633E5">
          <w:rPr>
            <w:noProof/>
            <w:webHidden/>
            <w:sz w:val="20"/>
            <w:szCs w:val="20"/>
          </w:rPr>
          <w:fldChar w:fldCharType="end"/>
        </w:r>
      </w:hyperlink>
    </w:p>
    <w:p w14:paraId="430FA170" w14:textId="359CA2E0" w:rsidR="00C633E5" w:rsidRPr="00C633E5" w:rsidRDefault="00AC26F9">
      <w:pPr>
        <w:pStyle w:val="Tabledesillustrations"/>
        <w:tabs>
          <w:tab w:val="right" w:leader="dot" w:pos="9350"/>
        </w:tabs>
        <w:rPr>
          <w:rFonts w:eastAsiaTheme="minorEastAsia"/>
          <w:noProof/>
          <w:sz w:val="20"/>
          <w:szCs w:val="20"/>
        </w:rPr>
      </w:pPr>
      <w:hyperlink w:anchor="_Toc92438669" w:history="1">
        <w:r w:rsidR="00C633E5" w:rsidRPr="00C633E5">
          <w:rPr>
            <w:rStyle w:val="Lienhypertexte"/>
            <w:noProof/>
            <w:sz w:val="20"/>
            <w:szCs w:val="20"/>
          </w:rPr>
          <w:t>Figure 23 : Transition Architecture - Phase 3</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_Toc92438669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43</w:t>
        </w:r>
        <w:r w:rsidR="00C633E5" w:rsidRPr="00C633E5">
          <w:rPr>
            <w:noProof/>
            <w:webHidden/>
            <w:sz w:val="20"/>
            <w:szCs w:val="20"/>
          </w:rPr>
          <w:fldChar w:fldCharType="end"/>
        </w:r>
      </w:hyperlink>
    </w:p>
    <w:p w14:paraId="49B10BF8" w14:textId="3503D9F2" w:rsidR="00C633E5" w:rsidRPr="00C633E5" w:rsidRDefault="00AC26F9">
      <w:pPr>
        <w:pStyle w:val="Tabledesillustrations"/>
        <w:tabs>
          <w:tab w:val="right" w:leader="dot" w:pos="9350"/>
        </w:tabs>
        <w:rPr>
          <w:rFonts w:eastAsiaTheme="minorEastAsia"/>
          <w:noProof/>
          <w:sz w:val="20"/>
          <w:szCs w:val="20"/>
        </w:rPr>
      </w:pPr>
      <w:hyperlink w:anchor="_Toc92438670" w:history="1">
        <w:r w:rsidR="00C633E5" w:rsidRPr="00C633E5">
          <w:rPr>
            <w:rStyle w:val="Lienhypertexte"/>
            <w:noProof/>
            <w:sz w:val="20"/>
            <w:szCs w:val="20"/>
          </w:rPr>
          <w:t>Figure 24 : Transition Architecture - Phase 4</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_Toc92438670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44</w:t>
        </w:r>
        <w:r w:rsidR="00C633E5" w:rsidRPr="00C633E5">
          <w:rPr>
            <w:noProof/>
            <w:webHidden/>
            <w:sz w:val="20"/>
            <w:szCs w:val="20"/>
          </w:rPr>
          <w:fldChar w:fldCharType="end"/>
        </w:r>
      </w:hyperlink>
    </w:p>
    <w:p w14:paraId="28251178" w14:textId="4D42A64D" w:rsidR="00C633E5" w:rsidRPr="00C633E5" w:rsidRDefault="00AC26F9">
      <w:pPr>
        <w:pStyle w:val="Tabledesillustrations"/>
        <w:tabs>
          <w:tab w:val="right" w:leader="dot" w:pos="9350"/>
        </w:tabs>
        <w:rPr>
          <w:rFonts w:eastAsiaTheme="minorEastAsia"/>
          <w:noProof/>
          <w:sz w:val="20"/>
          <w:szCs w:val="20"/>
        </w:rPr>
      </w:pPr>
      <w:hyperlink w:anchor="_Toc92438671" w:history="1">
        <w:r w:rsidR="00C633E5" w:rsidRPr="00C633E5">
          <w:rPr>
            <w:rStyle w:val="Lienhypertexte"/>
            <w:noProof/>
            <w:sz w:val="20"/>
            <w:szCs w:val="20"/>
          </w:rPr>
          <w:t>Figure 25 : Modèle TOGAF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_Toc92438671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46</w:t>
        </w:r>
        <w:r w:rsidR="00C633E5" w:rsidRPr="00C633E5">
          <w:rPr>
            <w:noProof/>
            <w:webHidden/>
            <w:sz w:val="20"/>
            <w:szCs w:val="20"/>
          </w:rPr>
          <w:fldChar w:fldCharType="end"/>
        </w:r>
      </w:hyperlink>
    </w:p>
    <w:p w14:paraId="1F8AD576" w14:textId="311C0368" w:rsidR="008447DF" w:rsidRPr="00A15F56" w:rsidRDefault="001738B9" w:rsidP="00C633E5">
      <w:pPr>
        <w:spacing w:after="0"/>
        <w:rPr>
          <w:sz w:val="2"/>
          <w:szCs w:val="2"/>
        </w:rPr>
      </w:pPr>
      <w:r w:rsidRPr="0005026D">
        <w:rPr>
          <w:sz w:val="20"/>
          <w:szCs w:val="20"/>
        </w:rPr>
        <w:fldChar w:fldCharType="end"/>
      </w:r>
    </w:p>
    <w:p w14:paraId="2C2BCFB5" w14:textId="77777777" w:rsidR="008447DF" w:rsidRDefault="008447DF" w:rsidP="008447DF">
      <w:pPr>
        <w:pStyle w:val="Titre2"/>
      </w:pPr>
      <w:bookmarkStart w:id="260" w:name="_Toc78113520"/>
      <w:bookmarkStart w:id="261" w:name="_Toc78113744"/>
      <w:bookmarkStart w:id="262" w:name="_Toc92432239"/>
      <w:bookmarkStart w:id="263" w:name="_Toc92442767"/>
      <w:r>
        <w:t>Tableaux</w:t>
      </w:r>
      <w:bookmarkEnd w:id="260"/>
      <w:bookmarkEnd w:id="261"/>
      <w:bookmarkEnd w:id="262"/>
      <w:bookmarkEnd w:id="263"/>
    </w:p>
    <w:p w14:paraId="0982E126" w14:textId="0965B978" w:rsidR="00C633E5" w:rsidRDefault="000B59B0">
      <w:pPr>
        <w:pStyle w:val="Tabledesillustrations"/>
        <w:tabs>
          <w:tab w:val="right" w:leader="dot" w:pos="9350"/>
        </w:tabs>
        <w:rPr>
          <w:rFonts w:eastAsiaTheme="minorEastAsia"/>
          <w:noProof/>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438672" w:history="1">
        <w:r w:rsidR="00C633E5" w:rsidRPr="00C633E5">
          <w:rPr>
            <w:rStyle w:val="Lienhypertexte"/>
            <w:noProof/>
            <w:sz w:val="20"/>
            <w:szCs w:val="20"/>
          </w:rPr>
          <w:t>Tableau 1 : Historique des révisions</w:t>
        </w:r>
        <w:r w:rsidR="00C633E5">
          <w:rPr>
            <w:noProof/>
            <w:webHidden/>
          </w:rPr>
          <w:tab/>
        </w:r>
        <w:r w:rsidR="00C633E5">
          <w:rPr>
            <w:noProof/>
            <w:webHidden/>
          </w:rPr>
          <w:fldChar w:fldCharType="begin"/>
        </w:r>
        <w:r w:rsidR="00C633E5">
          <w:rPr>
            <w:noProof/>
            <w:webHidden/>
          </w:rPr>
          <w:instrText xml:space="preserve"> PAGEREF _Toc92438672 \h </w:instrText>
        </w:r>
        <w:r w:rsidR="00C633E5">
          <w:rPr>
            <w:noProof/>
            <w:webHidden/>
          </w:rPr>
        </w:r>
        <w:r w:rsidR="00C633E5">
          <w:rPr>
            <w:noProof/>
            <w:webHidden/>
          </w:rPr>
          <w:fldChar w:fldCharType="separate"/>
        </w:r>
        <w:r w:rsidR="00C633E5">
          <w:rPr>
            <w:noProof/>
            <w:webHidden/>
          </w:rPr>
          <w:t>2</w:t>
        </w:r>
        <w:r w:rsidR="00C633E5">
          <w:rPr>
            <w:noProof/>
            <w:webHidden/>
          </w:rPr>
          <w:fldChar w:fldCharType="end"/>
        </w:r>
      </w:hyperlink>
    </w:p>
    <w:p w14:paraId="7D042473" w14:textId="408A070F" w:rsidR="00C633E5" w:rsidRPr="00C633E5" w:rsidRDefault="00AC26F9">
      <w:pPr>
        <w:pStyle w:val="Tabledesillustrations"/>
        <w:tabs>
          <w:tab w:val="right" w:leader="dot" w:pos="9350"/>
        </w:tabs>
        <w:rPr>
          <w:rFonts w:eastAsiaTheme="minorEastAsia"/>
          <w:noProof/>
          <w:sz w:val="20"/>
          <w:szCs w:val="20"/>
        </w:rPr>
      </w:pPr>
      <w:hyperlink w:anchor="_Toc92438673" w:history="1">
        <w:r w:rsidR="00C633E5" w:rsidRPr="00C633E5">
          <w:rPr>
            <w:rStyle w:val="Lienhypertexte"/>
            <w:noProof/>
            <w:sz w:val="20"/>
            <w:szCs w:val="20"/>
          </w:rPr>
          <w:t>Tableau 2 : Catalogue des objectifs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_Toc92438673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7</w:t>
        </w:r>
        <w:r w:rsidR="00C633E5" w:rsidRPr="00C633E5">
          <w:rPr>
            <w:noProof/>
            <w:webHidden/>
            <w:sz w:val="20"/>
            <w:szCs w:val="20"/>
          </w:rPr>
          <w:fldChar w:fldCharType="end"/>
        </w:r>
      </w:hyperlink>
    </w:p>
    <w:p w14:paraId="22F75214" w14:textId="59C20235" w:rsidR="00C633E5" w:rsidRPr="00C633E5" w:rsidRDefault="00AC26F9">
      <w:pPr>
        <w:pStyle w:val="Tabledesillustrations"/>
        <w:tabs>
          <w:tab w:val="right" w:leader="dot" w:pos="9350"/>
        </w:tabs>
        <w:rPr>
          <w:rFonts w:eastAsiaTheme="minorEastAsia"/>
          <w:noProof/>
          <w:sz w:val="20"/>
          <w:szCs w:val="20"/>
        </w:rPr>
      </w:pPr>
      <w:hyperlink w:anchor="_Toc92438674" w:history="1">
        <w:r w:rsidR="00C633E5" w:rsidRPr="00C633E5">
          <w:rPr>
            <w:rStyle w:val="Lienhypertexte"/>
            <w:noProof/>
            <w:sz w:val="20"/>
            <w:szCs w:val="20"/>
          </w:rPr>
          <w:t>Tableau 3 : Catalogue des contraintes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_Toc92438674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7</w:t>
        </w:r>
        <w:r w:rsidR="00C633E5" w:rsidRPr="00C633E5">
          <w:rPr>
            <w:noProof/>
            <w:webHidden/>
            <w:sz w:val="20"/>
            <w:szCs w:val="20"/>
          </w:rPr>
          <w:fldChar w:fldCharType="end"/>
        </w:r>
      </w:hyperlink>
    </w:p>
    <w:p w14:paraId="05149E50" w14:textId="76C76A54" w:rsidR="00C633E5" w:rsidRPr="00C633E5" w:rsidRDefault="00AC26F9">
      <w:pPr>
        <w:pStyle w:val="Tabledesillustrations"/>
        <w:tabs>
          <w:tab w:val="right" w:leader="dot" w:pos="9350"/>
        </w:tabs>
        <w:rPr>
          <w:rFonts w:eastAsiaTheme="minorEastAsia"/>
          <w:noProof/>
          <w:sz w:val="20"/>
          <w:szCs w:val="20"/>
        </w:rPr>
      </w:pPr>
      <w:hyperlink w:anchor="_Toc92438675" w:history="1">
        <w:r w:rsidR="00C633E5" w:rsidRPr="00C633E5">
          <w:rPr>
            <w:rStyle w:val="Lienhypertexte"/>
            <w:noProof/>
            <w:sz w:val="20"/>
            <w:szCs w:val="20"/>
          </w:rPr>
          <w:t>Tableau 4 : Business Baseline Architecture - Évaluation des processus d'entreprise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_Toc92438675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17</w:t>
        </w:r>
        <w:r w:rsidR="00C633E5" w:rsidRPr="00C633E5">
          <w:rPr>
            <w:noProof/>
            <w:webHidden/>
            <w:sz w:val="20"/>
            <w:szCs w:val="20"/>
          </w:rPr>
          <w:fldChar w:fldCharType="end"/>
        </w:r>
      </w:hyperlink>
    </w:p>
    <w:p w14:paraId="030A1CC3" w14:textId="145FA3C6" w:rsidR="00C633E5" w:rsidRPr="00C633E5" w:rsidRDefault="00AC26F9">
      <w:pPr>
        <w:pStyle w:val="Tabledesillustrations"/>
        <w:tabs>
          <w:tab w:val="right" w:leader="dot" w:pos="9350"/>
        </w:tabs>
        <w:rPr>
          <w:rFonts w:eastAsiaTheme="minorEastAsia"/>
          <w:noProof/>
          <w:sz w:val="20"/>
          <w:szCs w:val="20"/>
        </w:rPr>
      </w:pPr>
      <w:hyperlink w:anchor="_Toc92438676" w:history="1">
        <w:r w:rsidR="00C633E5" w:rsidRPr="00C633E5">
          <w:rPr>
            <w:rStyle w:val="Lienhypertexte"/>
            <w:noProof/>
            <w:sz w:val="20"/>
            <w:szCs w:val="20"/>
          </w:rPr>
          <w:t>Tableau 5 : Application Baseline Architecture - Évaluation des applicatifs de l'entreprise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_Toc92438676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21</w:t>
        </w:r>
        <w:r w:rsidR="00C633E5" w:rsidRPr="00C633E5">
          <w:rPr>
            <w:noProof/>
            <w:webHidden/>
            <w:sz w:val="20"/>
            <w:szCs w:val="20"/>
          </w:rPr>
          <w:fldChar w:fldCharType="end"/>
        </w:r>
      </w:hyperlink>
    </w:p>
    <w:p w14:paraId="35FE1312" w14:textId="1E009CE1" w:rsidR="00C633E5" w:rsidRPr="00C633E5" w:rsidRDefault="00AC26F9">
      <w:pPr>
        <w:pStyle w:val="Tabledesillustrations"/>
        <w:tabs>
          <w:tab w:val="right" w:leader="dot" w:pos="9350"/>
        </w:tabs>
        <w:rPr>
          <w:rFonts w:eastAsiaTheme="minorEastAsia"/>
          <w:noProof/>
          <w:sz w:val="20"/>
          <w:szCs w:val="20"/>
        </w:rPr>
      </w:pPr>
      <w:hyperlink w:anchor="_Toc92438677" w:history="1">
        <w:r w:rsidR="00C633E5" w:rsidRPr="00C633E5">
          <w:rPr>
            <w:rStyle w:val="Lienhypertexte"/>
            <w:noProof/>
            <w:sz w:val="20"/>
            <w:szCs w:val="20"/>
          </w:rPr>
          <w:t>Tableau 6 : Technical Baseline Architecture - Évaluation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_Toc92438677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22</w:t>
        </w:r>
        <w:r w:rsidR="00C633E5" w:rsidRPr="00C633E5">
          <w:rPr>
            <w:noProof/>
            <w:webHidden/>
            <w:sz w:val="20"/>
            <w:szCs w:val="20"/>
          </w:rPr>
          <w:fldChar w:fldCharType="end"/>
        </w:r>
      </w:hyperlink>
    </w:p>
    <w:p w14:paraId="6F2E7626" w14:textId="6FC0992F" w:rsidR="00C633E5" w:rsidRPr="00C633E5" w:rsidRDefault="00AC26F9">
      <w:pPr>
        <w:pStyle w:val="Tabledesillustrations"/>
        <w:tabs>
          <w:tab w:val="right" w:leader="dot" w:pos="9350"/>
        </w:tabs>
        <w:rPr>
          <w:rFonts w:eastAsiaTheme="minorEastAsia"/>
          <w:noProof/>
          <w:sz w:val="20"/>
          <w:szCs w:val="20"/>
        </w:rPr>
      </w:pPr>
      <w:hyperlink w:anchor="_Toc92438678" w:history="1">
        <w:r w:rsidR="00C633E5" w:rsidRPr="00C633E5">
          <w:rPr>
            <w:rStyle w:val="Lienhypertexte"/>
            <w:noProof/>
            <w:sz w:val="20"/>
            <w:szCs w:val="20"/>
          </w:rPr>
          <w:t>Tableau 7 : Table de comparaison des outils de ticketing du marché</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_Toc92438678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26</w:t>
        </w:r>
        <w:r w:rsidR="00C633E5" w:rsidRPr="00C633E5">
          <w:rPr>
            <w:noProof/>
            <w:webHidden/>
            <w:sz w:val="20"/>
            <w:szCs w:val="20"/>
          </w:rPr>
          <w:fldChar w:fldCharType="end"/>
        </w:r>
      </w:hyperlink>
    </w:p>
    <w:p w14:paraId="64779420" w14:textId="75F90680" w:rsidR="00C633E5" w:rsidRPr="00C633E5" w:rsidRDefault="00AC26F9">
      <w:pPr>
        <w:pStyle w:val="Tabledesillustrations"/>
        <w:tabs>
          <w:tab w:val="right" w:leader="dot" w:pos="9350"/>
        </w:tabs>
        <w:rPr>
          <w:rFonts w:eastAsiaTheme="minorEastAsia"/>
          <w:noProof/>
          <w:sz w:val="20"/>
          <w:szCs w:val="20"/>
        </w:rPr>
      </w:pPr>
      <w:hyperlink w:anchor="_Toc92438679" w:history="1">
        <w:r w:rsidR="00C633E5" w:rsidRPr="00C633E5">
          <w:rPr>
            <w:rStyle w:val="Lienhypertexte"/>
            <w:noProof/>
            <w:sz w:val="20"/>
            <w:szCs w:val="20"/>
          </w:rPr>
          <w:t>Tableau 8 : Catalogue des exigences de l'architecture cible (1/2)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_Toc92438679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27</w:t>
        </w:r>
        <w:r w:rsidR="00C633E5" w:rsidRPr="00C633E5">
          <w:rPr>
            <w:noProof/>
            <w:webHidden/>
            <w:sz w:val="20"/>
            <w:szCs w:val="20"/>
          </w:rPr>
          <w:fldChar w:fldCharType="end"/>
        </w:r>
      </w:hyperlink>
    </w:p>
    <w:p w14:paraId="5A7A876F" w14:textId="4172BD4E" w:rsidR="00C633E5" w:rsidRPr="00C633E5" w:rsidRDefault="00AC26F9">
      <w:pPr>
        <w:pStyle w:val="Tabledesillustrations"/>
        <w:tabs>
          <w:tab w:val="right" w:leader="dot" w:pos="9350"/>
        </w:tabs>
        <w:rPr>
          <w:rFonts w:eastAsiaTheme="minorEastAsia"/>
          <w:noProof/>
          <w:sz w:val="20"/>
          <w:szCs w:val="20"/>
        </w:rPr>
      </w:pPr>
      <w:hyperlink w:anchor="_Toc92438680" w:history="1">
        <w:r w:rsidR="00C633E5" w:rsidRPr="00C633E5">
          <w:rPr>
            <w:rStyle w:val="Lienhypertexte"/>
            <w:noProof/>
            <w:sz w:val="20"/>
            <w:szCs w:val="20"/>
          </w:rPr>
          <w:t>Tableau 9 : Catalogue des exigences de l'architecture cible (2/2)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_Toc92438680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28</w:t>
        </w:r>
        <w:r w:rsidR="00C633E5" w:rsidRPr="00C633E5">
          <w:rPr>
            <w:noProof/>
            <w:webHidden/>
            <w:sz w:val="20"/>
            <w:szCs w:val="20"/>
          </w:rPr>
          <w:fldChar w:fldCharType="end"/>
        </w:r>
      </w:hyperlink>
    </w:p>
    <w:p w14:paraId="29AA982C" w14:textId="5361EBB9" w:rsidR="00C633E5" w:rsidRPr="00C633E5" w:rsidRDefault="00AC26F9">
      <w:pPr>
        <w:pStyle w:val="Tabledesillustrations"/>
        <w:tabs>
          <w:tab w:val="right" w:leader="dot" w:pos="9350"/>
        </w:tabs>
        <w:rPr>
          <w:rFonts w:eastAsiaTheme="minorEastAsia"/>
          <w:noProof/>
          <w:sz w:val="20"/>
          <w:szCs w:val="20"/>
        </w:rPr>
      </w:pPr>
      <w:hyperlink w:anchor="_Toc92438681" w:history="1">
        <w:r w:rsidR="00C633E5" w:rsidRPr="00C633E5">
          <w:rPr>
            <w:rStyle w:val="Lienhypertexte"/>
            <w:noProof/>
            <w:sz w:val="20"/>
            <w:szCs w:val="20"/>
          </w:rPr>
          <w:t>Tableau 10 : Catalogue des applicatifs de l'architecture cible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_Toc92438681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35</w:t>
        </w:r>
        <w:r w:rsidR="00C633E5" w:rsidRPr="00C633E5">
          <w:rPr>
            <w:noProof/>
            <w:webHidden/>
            <w:sz w:val="20"/>
            <w:szCs w:val="20"/>
          </w:rPr>
          <w:fldChar w:fldCharType="end"/>
        </w:r>
      </w:hyperlink>
    </w:p>
    <w:p w14:paraId="109CAA93" w14:textId="5C7665CE" w:rsidR="00C633E5" w:rsidRPr="00C633E5" w:rsidRDefault="00AC26F9">
      <w:pPr>
        <w:pStyle w:val="Tabledesillustrations"/>
        <w:tabs>
          <w:tab w:val="right" w:leader="dot" w:pos="9350"/>
        </w:tabs>
        <w:rPr>
          <w:rFonts w:eastAsiaTheme="minorEastAsia"/>
          <w:noProof/>
          <w:sz w:val="20"/>
          <w:szCs w:val="20"/>
        </w:rPr>
      </w:pPr>
      <w:hyperlink w:anchor="_Toc92438682" w:history="1">
        <w:r w:rsidR="00C633E5" w:rsidRPr="00C633E5">
          <w:rPr>
            <w:rStyle w:val="Lienhypertexte"/>
            <w:noProof/>
            <w:sz w:val="20"/>
            <w:szCs w:val="20"/>
          </w:rPr>
          <w:t>Tableau 11 : Évaluation des coûts d'exploitation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_Toc92438682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37</w:t>
        </w:r>
        <w:r w:rsidR="00C633E5" w:rsidRPr="00C633E5">
          <w:rPr>
            <w:noProof/>
            <w:webHidden/>
            <w:sz w:val="20"/>
            <w:szCs w:val="20"/>
          </w:rPr>
          <w:fldChar w:fldCharType="end"/>
        </w:r>
      </w:hyperlink>
    </w:p>
    <w:p w14:paraId="65489407" w14:textId="76B45512" w:rsidR="00C633E5" w:rsidRPr="00C633E5" w:rsidRDefault="00AC26F9">
      <w:pPr>
        <w:pStyle w:val="Tabledesillustrations"/>
        <w:tabs>
          <w:tab w:val="right" w:leader="dot" w:pos="9350"/>
        </w:tabs>
        <w:rPr>
          <w:rFonts w:eastAsiaTheme="minorEastAsia"/>
          <w:noProof/>
          <w:sz w:val="20"/>
          <w:szCs w:val="20"/>
        </w:rPr>
      </w:pPr>
      <w:hyperlink w:anchor="_Toc92438683" w:history="1">
        <w:r w:rsidR="00C633E5" w:rsidRPr="00C633E5">
          <w:rPr>
            <w:rStyle w:val="Lienhypertexte"/>
            <w:noProof/>
            <w:sz w:val="20"/>
            <w:szCs w:val="20"/>
          </w:rPr>
          <w:t>Tableau 12 : Approbation du document de définition de l'architecture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_Toc92438683 \h </w:instrText>
        </w:r>
        <w:r w:rsidR="00C633E5" w:rsidRPr="00C633E5">
          <w:rPr>
            <w:noProof/>
            <w:webHidden/>
            <w:sz w:val="20"/>
            <w:szCs w:val="20"/>
          </w:rPr>
        </w:r>
        <w:r w:rsidR="00C633E5" w:rsidRPr="00C633E5">
          <w:rPr>
            <w:noProof/>
            <w:webHidden/>
            <w:sz w:val="20"/>
            <w:szCs w:val="20"/>
          </w:rPr>
          <w:fldChar w:fldCharType="separate"/>
        </w:r>
        <w:r w:rsidR="00C633E5" w:rsidRPr="00C633E5">
          <w:rPr>
            <w:noProof/>
            <w:webHidden/>
            <w:sz w:val="20"/>
            <w:szCs w:val="20"/>
          </w:rPr>
          <w:t>47</w:t>
        </w:r>
        <w:r w:rsidR="00C633E5" w:rsidRPr="00C633E5">
          <w:rPr>
            <w:noProof/>
            <w:webHidden/>
            <w:sz w:val="20"/>
            <w:szCs w:val="20"/>
          </w:rPr>
          <w:fldChar w:fldCharType="end"/>
        </w:r>
      </w:hyperlink>
    </w:p>
    <w:p w14:paraId="6E93BCD7" w14:textId="389800C6" w:rsidR="000F3147" w:rsidRPr="00A15F56" w:rsidRDefault="000B59B0" w:rsidP="000B1EF6">
      <w:pPr>
        <w:rPr>
          <w:sz w:val="8"/>
          <w:szCs w:val="8"/>
        </w:rPr>
      </w:pPr>
      <w:r w:rsidRPr="0005026D">
        <w:rPr>
          <w:b/>
          <w:bCs/>
          <w:noProof/>
          <w:sz w:val="20"/>
          <w:szCs w:val="20"/>
        </w:rPr>
        <w:fldChar w:fldCharType="end"/>
      </w:r>
    </w:p>
    <w:sectPr w:rsidR="000F3147" w:rsidRPr="00A15F56" w:rsidSect="00734EF1">
      <w:headerReference w:type="default" r:id="rId49"/>
      <w:footerReference w:type="default" r:id="rId50"/>
      <w:footerReference w:type="first" r:id="rId5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5D9A2" w14:textId="77777777" w:rsidR="00AC26F9" w:rsidRDefault="00AC26F9">
      <w:pPr>
        <w:spacing w:after="0" w:line="240" w:lineRule="auto"/>
      </w:pPr>
      <w:r>
        <w:separator/>
      </w:r>
    </w:p>
  </w:endnote>
  <w:endnote w:type="continuationSeparator" w:id="0">
    <w:p w14:paraId="14FE1697" w14:textId="77777777" w:rsidR="00AC26F9" w:rsidRDefault="00AC2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BABFF" w14:textId="77777777" w:rsidR="00AC26F9" w:rsidRDefault="00AC26F9">
      <w:pPr>
        <w:spacing w:after="0" w:line="240" w:lineRule="auto"/>
      </w:pPr>
      <w:r>
        <w:separator/>
      </w:r>
    </w:p>
  </w:footnote>
  <w:footnote w:type="continuationSeparator" w:id="0">
    <w:p w14:paraId="7D0959A5" w14:textId="77777777" w:rsidR="00AC26F9" w:rsidRDefault="00AC26F9">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A5B2892"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relevés</w:t>
      </w:r>
      <w:r w:rsidR="005C5465">
        <w:t xml:space="preserve"> lors des échanges avec les collaborateurs de la société</w:t>
      </w:r>
      <w:r w:rsidR="00AA6B25">
        <w:t xml:space="preserve">.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7858411F" w:rsidR="00A372E5" w:rsidRDefault="00D20F75">
    <w:pPr>
      <w:pStyle w:val="En-tte"/>
    </w:pPr>
    <w:r>
      <w:t xml:space="preserve"> </w:t>
    </w:r>
    <w:fldSimple w:instr=" STYLEREF  &quot;Titre 1&quot;  \* MERGEFORMAT ">
      <w:r w:rsidR="00100F79">
        <w:rPr>
          <w:noProof/>
        </w:rPr>
        <w:t>ARCHITECTURE DE RÉFÉRENCE</w:t>
      </w:r>
    </w:fldSimple>
    <w:r w:rsidR="00A372E5">
      <w:rPr>
        <w:noProof/>
      </w:rPr>
      <w:tab/>
    </w:r>
    <w:r w:rsidR="00A372E5">
      <w:rPr>
        <w:noProof/>
      </w:rPr>
      <w:tab/>
    </w:r>
    <w:r w:rsidR="00100F79">
      <w:t>07</w:t>
    </w:r>
    <w:r w:rsidR="00A372E5">
      <w:t>/</w:t>
    </w:r>
    <w:r w:rsidR="00815B6A">
      <w:t>0</w:t>
    </w:r>
    <w:r w:rsidR="00100F79">
      <w:t>1</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7B2CE0"/>
    <w:multiLevelType w:val="hybridMultilevel"/>
    <w:tmpl w:val="B316096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7"/>
  </w:num>
  <w:num w:numId="3">
    <w:abstractNumId w:val="28"/>
  </w:num>
  <w:num w:numId="4">
    <w:abstractNumId w:val="1"/>
  </w:num>
  <w:num w:numId="5">
    <w:abstractNumId w:val="9"/>
  </w:num>
  <w:num w:numId="6">
    <w:abstractNumId w:val="37"/>
  </w:num>
  <w:num w:numId="7">
    <w:abstractNumId w:val="16"/>
  </w:num>
  <w:num w:numId="8">
    <w:abstractNumId w:val="23"/>
  </w:num>
  <w:num w:numId="9">
    <w:abstractNumId w:val="11"/>
  </w:num>
  <w:num w:numId="10">
    <w:abstractNumId w:val="33"/>
  </w:num>
  <w:num w:numId="11">
    <w:abstractNumId w:val="22"/>
  </w:num>
  <w:num w:numId="12">
    <w:abstractNumId w:val="26"/>
  </w:num>
  <w:num w:numId="13">
    <w:abstractNumId w:val="36"/>
  </w:num>
  <w:num w:numId="14">
    <w:abstractNumId w:val="42"/>
  </w:num>
  <w:num w:numId="15">
    <w:abstractNumId w:val="41"/>
  </w:num>
  <w:num w:numId="16">
    <w:abstractNumId w:val="13"/>
  </w:num>
  <w:num w:numId="17">
    <w:abstractNumId w:val="4"/>
  </w:num>
  <w:num w:numId="18">
    <w:abstractNumId w:val="31"/>
  </w:num>
  <w:num w:numId="19">
    <w:abstractNumId w:val="25"/>
  </w:num>
  <w:num w:numId="20">
    <w:abstractNumId w:val="18"/>
  </w:num>
  <w:num w:numId="21">
    <w:abstractNumId w:val="2"/>
  </w:num>
  <w:num w:numId="22">
    <w:abstractNumId w:val="5"/>
  </w:num>
  <w:num w:numId="23">
    <w:abstractNumId w:val="8"/>
  </w:num>
  <w:num w:numId="24">
    <w:abstractNumId w:val="39"/>
  </w:num>
  <w:num w:numId="25">
    <w:abstractNumId w:val="21"/>
  </w:num>
  <w:num w:numId="26">
    <w:abstractNumId w:val="40"/>
  </w:num>
  <w:num w:numId="27">
    <w:abstractNumId w:val="15"/>
  </w:num>
  <w:num w:numId="28">
    <w:abstractNumId w:val="35"/>
  </w:num>
  <w:num w:numId="29">
    <w:abstractNumId w:val="7"/>
  </w:num>
  <w:num w:numId="30">
    <w:abstractNumId w:val="24"/>
  </w:num>
  <w:num w:numId="31">
    <w:abstractNumId w:val="19"/>
  </w:num>
  <w:num w:numId="32">
    <w:abstractNumId w:val="3"/>
  </w:num>
  <w:num w:numId="33">
    <w:abstractNumId w:val="32"/>
  </w:num>
  <w:num w:numId="34">
    <w:abstractNumId w:val="30"/>
  </w:num>
  <w:num w:numId="35">
    <w:abstractNumId w:val="20"/>
  </w:num>
  <w:num w:numId="36">
    <w:abstractNumId w:val="38"/>
  </w:num>
  <w:num w:numId="37">
    <w:abstractNumId w:val="6"/>
  </w:num>
  <w:num w:numId="38">
    <w:abstractNumId w:val="29"/>
  </w:num>
  <w:num w:numId="39">
    <w:abstractNumId w:val="14"/>
  </w:num>
  <w:num w:numId="40">
    <w:abstractNumId w:val="0"/>
  </w:num>
  <w:num w:numId="41">
    <w:abstractNumId w:val="10"/>
  </w:num>
  <w:num w:numId="42">
    <w:abstractNumId w:val="12"/>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1A9"/>
    <w:rsid w:val="00004494"/>
    <w:rsid w:val="0000549A"/>
    <w:rsid w:val="000063AE"/>
    <w:rsid w:val="0000649A"/>
    <w:rsid w:val="000077F4"/>
    <w:rsid w:val="00007E63"/>
    <w:rsid w:val="0001006C"/>
    <w:rsid w:val="0001086D"/>
    <w:rsid w:val="00010F71"/>
    <w:rsid w:val="00012530"/>
    <w:rsid w:val="00012D96"/>
    <w:rsid w:val="00012FC5"/>
    <w:rsid w:val="00014FA9"/>
    <w:rsid w:val="000155D2"/>
    <w:rsid w:val="00015A8C"/>
    <w:rsid w:val="00015F6D"/>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23EF"/>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3407"/>
    <w:rsid w:val="00074329"/>
    <w:rsid w:val="000746C7"/>
    <w:rsid w:val="00074882"/>
    <w:rsid w:val="00074F0A"/>
    <w:rsid w:val="00075449"/>
    <w:rsid w:val="000757EB"/>
    <w:rsid w:val="00076443"/>
    <w:rsid w:val="00076F02"/>
    <w:rsid w:val="0007728F"/>
    <w:rsid w:val="0007750B"/>
    <w:rsid w:val="00077D80"/>
    <w:rsid w:val="00080D94"/>
    <w:rsid w:val="00080E5D"/>
    <w:rsid w:val="00080F99"/>
    <w:rsid w:val="00082447"/>
    <w:rsid w:val="00082A34"/>
    <w:rsid w:val="00083DD0"/>
    <w:rsid w:val="00084B95"/>
    <w:rsid w:val="000851DF"/>
    <w:rsid w:val="00085941"/>
    <w:rsid w:val="000866EC"/>
    <w:rsid w:val="0009045B"/>
    <w:rsid w:val="00090603"/>
    <w:rsid w:val="00091E96"/>
    <w:rsid w:val="00091EA6"/>
    <w:rsid w:val="00091FAE"/>
    <w:rsid w:val="000926CB"/>
    <w:rsid w:val="000938E2"/>
    <w:rsid w:val="00093D0E"/>
    <w:rsid w:val="000941C3"/>
    <w:rsid w:val="00094D40"/>
    <w:rsid w:val="0009552D"/>
    <w:rsid w:val="0009754E"/>
    <w:rsid w:val="00097998"/>
    <w:rsid w:val="000A063C"/>
    <w:rsid w:val="000A109E"/>
    <w:rsid w:val="000A219C"/>
    <w:rsid w:val="000A2821"/>
    <w:rsid w:val="000A2DB7"/>
    <w:rsid w:val="000A5277"/>
    <w:rsid w:val="000A60F2"/>
    <w:rsid w:val="000A6488"/>
    <w:rsid w:val="000A7A04"/>
    <w:rsid w:val="000A7DF5"/>
    <w:rsid w:val="000B09A0"/>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A87"/>
    <w:rsid w:val="000D0ED1"/>
    <w:rsid w:val="000D0FF4"/>
    <w:rsid w:val="000D10DB"/>
    <w:rsid w:val="000D1374"/>
    <w:rsid w:val="000D196B"/>
    <w:rsid w:val="000D276C"/>
    <w:rsid w:val="000D317E"/>
    <w:rsid w:val="000D3A12"/>
    <w:rsid w:val="000D5CDA"/>
    <w:rsid w:val="000D686B"/>
    <w:rsid w:val="000D6AB1"/>
    <w:rsid w:val="000D6C81"/>
    <w:rsid w:val="000D79AA"/>
    <w:rsid w:val="000E0352"/>
    <w:rsid w:val="000E0475"/>
    <w:rsid w:val="000E1B7A"/>
    <w:rsid w:val="000E20E8"/>
    <w:rsid w:val="000E21C9"/>
    <w:rsid w:val="000E2A53"/>
    <w:rsid w:val="000E2FCB"/>
    <w:rsid w:val="000E3528"/>
    <w:rsid w:val="000E4163"/>
    <w:rsid w:val="000E529F"/>
    <w:rsid w:val="000E5E7B"/>
    <w:rsid w:val="000E6B73"/>
    <w:rsid w:val="000F0392"/>
    <w:rsid w:val="000F168B"/>
    <w:rsid w:val="000F1A94"/>
    <w:rsid w:val="000F23A6"/>
    <w:rsid w:val="000F3033"/>
    <w:rsid w:val="000F3147"/>
    <w:rsid w:val="000F3C8C"/>
    <w:rsid w:val="000F4419"/>
    <w:rsid w:val="000F5E79"/>
    <w:rsid w:val="000F77DB"/>
    <w:rsid w:val="000F7DC4"/>
    <w:rsid w:val="00100F79"/>
    <w:rsid w:val="001017CD"/>
    <w:rsid w:val="00101C7C"/>
    <w:rsid w:val="001037DE"/>
    <w:rsid w:val="00103E31"/>
    <w:rsid w:val="00104764"/>
    <w:rsid w:val="001048E5"/>
    <w:rsid w:val="001052B2"/>
    <w:rsid w:val="00105906"/>
    <w:rsid w:val="00106A1C"/>
    <w:rsid w:val="00106F6C"/>
    <w:rsid w:val="001073B9"/>
    <w:rsid w:val="001076E5"/>
    <w:rsid w:val="00107961"/>
    <w:rsid w:val="00107AC0"/>
    <w:rsid w:val="00110D51"/>
    <w:rsid w:val="00110E51"/>
    <w:rsid w:val="00111B01"/>
    <w:rsid w:val="001123B8"/>
    <w:rsid w:val="00112E3F"/>
    <w:rsid w:val="0011482D"/>
    <w:rsid w:val="001162DC"/>
    <w:rsid w:val="0011671C"/>
    <w:rsid w:val="00116E8A"/>
    <w:rsid w:val="00117ECC"/>
    <w:rsid w:val="00120104"/>
    <w:rsid w:val="00120212"/>
    <w:rsid w:val="00121186"/>
    <w:rsid w:val="0012142D"/>
    <w:rsid w:val="001218B0"/>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2B0D"/>
    <w:rsid w:val="00163562"/>
    <w:rsid w:val="00163AAC"/>
    <w:rsid w:val="00164407"/>
    <w:rsid w:val="001648C9"/>
    <w:rsid w:val="00164C4D"/>
    <w:rsid w:val="00166B4C"/>
    <w:rsid w:val="00167BE3"/>
    <w:rsid w:val="00167EC9"/>
    <w:rsid w:val="0017034E"/>
    <w:rsid w:val="0017196E"/>
    <w:rsid w:val="00171D14"/>
    <w:rsid w:val="00172A1D"/>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412F"/>
    <w:rsid w:val="00195D22"/>
    <w:rsid w:val="00197527"/>
    <w:rsid w:val="001A1335"/>
    <w:rsid w:val="001A1608"/>
    <w:rsid w:val="001A1D4C"/>
    <w:rsid w:val="001A2BA2"/>
    <w:rsid w:val="001A2CBD"/>
    <w:rsid w:val="001A347C"/>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57"/>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564D"/>
    <w:rsid w:val="001E630C"/>
    <w:rsid w:val="001E6857"/>
    <w:rsid w:val="001E6BA7"/>
    <w:rsid w:val="001E76B6"/>
    <w:rsid w:val="001E7E79"/>
    <w:rsid w:val="001F03F8"/>
    <w:rsid w:val="001F07A8"/>
    <w:rsid w:val="001F2A1E"/>
    <w:rsid w:val="001F34A1"/>
    <w:rsid w:val="001F4B5D"/>
    <w:rsid w:val="001F4DA8"/>
    <w:rsid w:val="001F5224"/>
    <w:rsid w:val="001F59B1"/>
    <w:rsid w:val="001F5BAF"/>
    <w:rsid w:val="001F65E0"/>
    <w:rsid w:val="001F6651"/>
    <w:rsid w:val="001F6B5A"/>
    <w:rsid w:val="001F7020"/>
    <w:rsid w:val="001F7120"/>
    <w:rsid w:val="001F754E"/>
    <w:rsid w:val="001F7FA7"/>
    <w:rsid w:val="0020072C"/>
    <w:rsid w:val="00201371"/>
    <w:rsid w:val="002015DE"/>
    <w:rsid w:val="002016FB"/>
    <w:rsid w:val="002019A7"/>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1EA"/>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299B"/>
    <w:rsid w:val="002530FD"/>
    <w:rsid w:val="00253E27"/>
    <w:rsid w:val="002542F0"/>
    <w:rsid w:val="00254CD6"/>
    <w:rsid w:val="002563A0"/>
    <w:rsid w:val="00257123"/>
    <w:rsid w:val="002576A3"/>
    <w:rsid w:val="00257E7B"/>
    <w:rsid w:val="002601CB"/>
    <w:rsid w:val="00260EC3"/>
    <w:rsid w:val="00262E00"/>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1A27"/>
    <w:rsid w:val="002921EE"/>
    <w:rsid w:val="002928F1"/>
    <w:rsid w:val="0029315A"/>
    <w:rsid w:val="00293AB3"/>
    <w:rsid w:val="00293C7E"/>
    <w:rsid w:val="0029420D"/>
    <w:rsid w:val="00296CAE"/>
    <w:rsid w:val="00297B97"/>
    <w:rsid w:val="002A1CB0"/>
    <w:rsid w:val="002A2AF2"/>
    <w:rsid w:val="002A2E4B"/>
    <w:rsid w:val="002A34CE"/>
    <w:rsid w:val="002A4354"/>
    <w:rsid w:val="002A4D28"/>
    <w:rsid w:val="002A5272"/>
    <w:rsid w:val="002A68F6"/>
    <w:rsid w:val="002A699C"/>
    <w:rsid w:val="002A7E21"/>
    <w:rsid w:val="002B0AC5"/>
    <w:rsid w:val="002B15D6"/>
    <w:rsid w:val="002B1890"/>
    <w:rsid w:val="002B1956"/>
    <w:rsid w:val="002B3168"/>
    <w:rsid w:val="002B3DAD"/>
    <w:rsid w:val="002B52C9"/>
    <w:rsid w:val="002B5417"/>
    <w:rsid w:val="002B6575"/>
    <w:rsid w:val="002B6BF9"/>
    <w:rsid w:val="002B7D71"/>
    <w:rsid w:val="002C0084"/>
    <w:rsid w:val="002C0798"/>
    <w:rsid w:val="002C15FF"/>
    <w:rsid w:val="002C1651"/>
    <w:rsid w:val="002C174A"/>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0B0"/>
    <w:rsid w:val="003112EF"/>
    <w:rsid w:val="003115AE"/>
    <w:rsid w:val="00311FD6"/>
    <w:rsid w:val="00312C46"/>
    <w:rsid w:val="00312CB1"/>
    <w:rsid w:val="00313629"/>
    <w:rsid w:val="0031379F"/>
    <w:rsid w:val="00313D98"/>
    <w:rsid w:val="00315280"/>
    <w:rsid w:val="00315BD5"/>
    <w:rsid w:val="00315CBB"/>
    <w:rsid w:val="003201E5"/>
    <w:rsid w:val="00320944"/>
    <w:rsid w:val="00322379"/>
    <w:rsid w:val="0032336F"/>
    <w:rsid w:val="00323E5B"/>
    <w:rsid w:val="003251CC"/>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6CD6"/>
    <w:rsid w:val="00347B34"/>
    <w:rsid w:val="003504A2"/>
    <w:rsid w:val="0035054B"/>
    <w:rsid w:val="00350F69"/>
    <w:rsid w:val="003521A1"/>
    <w:rsid w:val="00352548"/>
    <w:rsid w:val="00352903"/>
    <w:rsid w:val="0035293E"/>
    <w:rsid w:val="00352FE2"/>
    <w:rsid w:val="0035494D"/>
    <w:rsid w:val="00354FCE"/>
    <w:rsid w:val="00355A9E"/>
    <w:rsid w:val="0035610E"/>
    <w:rsid w:val="003563D9"/>
    <w:rsid w:val="00356CA0"/>
    <w:rsid w:val="00356CF6"/>
    <w:rsid w:val="00357128"/>
    <w:rsid w:val="003576F4"/>
    <w:rsid w:val="0036014F"/>
    <w:rsid w:val="00360933"/>
    <w:rsid w:val="0036094C"/>
    <w:rsid w:val="00362215"/>
    <w:rsid w:val="003624D9"/>
    <w:rsid w:val="0036302B"/>
    <w:rsid w:val="003631D4"/>
    <w:rsid w:val="0036329F"/>
    <w:rsid w:val="003635F5"/>
    <w:rsid w:val="00365B10"/>
    <w:rsid w:val="00365F15"/>
    <w:rsid w:val="00366DB6"/>
    <w:rsid w:val="00367D1F"/>
    <w:rsid w:val="003705BF"/>
    <w:rsid w:val="0037276B"/>
    <w:rsid w:val="00373A8B"/>
    <w:rsid w:val="003746A1"/>
    <w:rsid w:val="0037664B"/>
    <w:rsid w:val="00376DD6"/>
    <w:rsid w:val="00380F1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60A"/>
    <w:rsid w:val="003B1795"/>
    <w:rsid w:val="003B1B9D"/>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1B7"/>
    <w:rsid w:val="003C630D"/>
    <w:rsid w:val="003C68C3"/>
    <w:rsid w:val="003D01BA"/>
    <w:rsid w:val="003D04A1"/>
    <w:rsid w:val="003D0775"/>
    <w:rsid w:val="003D0968"/>
    <w:rsid w:val="003D3228"/>
    <w:rsid w:val="003D3FAF"/>
    <w:rsid w:val="003D49E9"/>
    <w:rsid w:val="003D4A50"/>
    <w:rsid w:val="003D4E97"/>
    <w:rsid w:val="003D5248"/>
    <w:rsid w:val="003D5B7E"/>
    <w:rsid w:val="003D6573"/>
    <w:rsid w:val="003D66D5"/>
    <w:rsid w:val="003D6979"/>
    <w:rsid w:val="003D6BB3"/>
    <w:rsid w:val="003D764E"/>
    <w:rsid w:val="003D7F2F"/>
    <w:rsid w:val="003E03FE"/>
    <w:rsid w:val="003E04B1"/>
    <w:rsid w:val="003E054F"/>
    <w:rsid w:val="003E0F07"/>
    <w:rsid w:val="003E14B8"/>
    <w:rsid w:val="003E1BB6"/>
    <w:rsid w:val="003E2DBA"/>
    <w:rsid w:val="003E2F3C"/>
    <w:rsid w:val="003E3572"/>
    <w:rsid w:val="003E36A4"/>
    <w:rsid w:val="003E3F29"/>
    <w:rsid w:val="003E4201"/>
    <w:rsid w:val="003E6532"/>
    <w:rsid w:val="003E65E3"/>
    <w:rsid w:val="003E7C90"/>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3978"/>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2D1"/>
    <w:rsid w:val="00460F27"/>
    <w:rsid w:val="00461799"/>
    <w:rsid w:val="00462180"/>
    <w:rsid w:val="004623C9"/>
    <w:rsid w:val="00462777"/>
    <w:rsid w:val="00462957"/>
    <w:rsid w:val="00463220"/>
    <w:rsid w:val="00464AA5"/>
    <w:rsid w:val="004657DE"/>
    <w:rsid w:val="00467000"/>
    <w:rsid w:val="004673F4"/>
    <w:rsid w:val="00470068"/>
    <w:rsid w:val="00470F47"/>
    <w:rsid w:val="00471585"/>
    <w:rsid w:val="004743B5"/>
    <w:rsid w:val="004746A3"/>
    <w:rsid w:val="00474833"/>
    <w:rsid w:val="004751BA"/>
    <w:rsid w:val="00475236"/>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322"/>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2E07"/>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D7D0C"/>
    <w:rsid w:val="004E07F1"/>
    <w:rsid w:val="004E252A"/>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1780"/>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0395"/>
    <w:rsid w:val="00530BF7"/>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C77"/>
    <w:rsid w:val="00570DA6"/>
    <w:rsid w:val="00570EB2"/>
    <w:rsid w:val="00570ED0"/>
    <w:rsid w:val="00571261"/>
    <w:rsid w:val="005718A4"/>
    <w:rsid w:val="00571DD0"/>
    <w:rsid w:val="00571F63"/>
    <w:rsid w:val="0057221B"/>
    <w:rsid w:val="0057291F"/>
    <w:rsid w:val="00572AA6"/>
    <w:rsid w:val="00576783"/>
    <w:rsid w:val="00576784"/>
    <w:rsid w:val="00576843"/>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4049"/>
    <w:rsid w:val="00594B20"/>
    <w:rsid w:val="00595933"/>
    <w:rsid w:val="00595BA0"/>
    <w:rsid w:val="005A118D"/>
    <w:rsid w:val="005A1415"/>
    <w:rsid w:val="005A1E36"/>
    <w:rsid w:val="005A2F44"/>
    <w:rsid w:val="005A49A0"/>
    <w:rsid w:val="005A5735"/>
    <w:rsid w:val="005A65BD"/>
    <w:rsid w:val="005A6A39"/>
    <w:rsid w:val="005A7C3D"/>
    <w:rsid w:val="005A7D83"/>
    <w:rsid w:val="005B04E0"/>
    <w:rsid w:val="005B167A"/>
    <w:rsid w:val="005B6795"/>
    <w:rsid w:val="005B6D40"/>
    <w:rsid w:val="005B7300"/>
    <w:rsid w:val="005B7864"/>
    <w:rsid w:val="005B78A2"/>
    <w:rsid w:val="005B7B9B"/>
    <w:rsid w:val="005C0409"/>
    <w:rsid w:val="005C09E2"/>
    <w:rsid w:val="005C0EA8"/>
    <w:rsid w:val="005C1DE9"/>
    <w:rsid w:val="005C4D17"/>
    <w:rsid w:val="005C5465"/>
    <w:rsid w:val="005C583A"/>
    <w:rsid w:val="005C6A28"/>
    <w:rsid w:val="005D0D12"/>
    <w:rsid w:val="005D260D"/>
    <w:rsid w:val="005D2CCD"/>
    <w:rsid w:val="005D3C1F"/>
    <w:rsid w:val="005D3F14"/>
    <w:rsid w:val="005D403B"/>
    <w:rsid w:val="005D447C"/>
    <w:rsid w:val="005D44ED"/>
    <w:rsid w:val="005D4E80"/>
    <w:rsid w:val="005D5B8B"/>
    <w:rsid w:val="005D700E"/>
    <w:rsid w:val="005D715D"/>
    <w:rsid w:val="005D74F7"/>
    <w:rsid w:val="005D7B50"/>
    <w:rsid w:val="005E1C3D"/>
    <w:rsid w:val="005E225F"/>
    <w:rsid w:val="005E3194"/>
    <w:rsid w:val="005E377D"/>
    <w:rsid w:val="005E46C2"/>
    <w:rsid w:val="005E4A02"/>
    <w:rsid w:val="005E5071"/>
    <w:rsid w:val="005E5CC1"/>
    <w:rsid w:val="005E643C"/>
    <w:rsid w:val="005E6B56"/>
    <w:rsid w:val="005F10D4"/>
    <w:rsid w:val="005F1390"/>
    <w:rsid w:val="005F19EC"/>
    <w:rsid w:val="005F1BED"/>
    <w:rsid w:val="005F257A"/>
    <w:rsid w:val="005F296C"/>
    <w:rsid w:val="005F2EEC"/>
    <w:rsid w:val="005F2F29"/>
    <w:rsid w:val="005F323A"/>
    <w:rsid w:val="005F32AF"/>
    <w:rsid w:val="005F379E"/>
    <w:rsid w:val="005F396B"/>
    <w:rsid w:val="005F4D2B"/>
    <w:rsid w:val="005F5996"/>
    <w:rsid w:val="005F73BE"/>
    <w:rsid w:val="006001F8"/>
    <w:rsid w:val="00601958"/>
    <w:rsid w:val="00601D0B"/>
    <w:rsid w:val="006029C5"/>
    <w:rsid w:val="00602A61"/>
    <w:rsid w:val="00602E62"/>
    <w:rsid w:val="0060360C"/>
    <w:rsid w:val="006046AE"/>
    <w:rsid w:val="00604F4F"/>
    <w:rsid w:val="0060641A"/>
    <w:rsid w:val="006069D2"/>
    <w:rsid w:val="006070E4"/>
    <w:rsid w:val="006107B1"/>
    <w:rsid w:val="00611D21"/>
    <w:rsid w:val="00611F53"/>
    <w:rsid w:val="00615C6A"/>
    <w:rsid w:val="00616980"/>
    <w:rsid w:val="006170C9"/>
    <w:rsid w:val="00617F2A"/>
    <w:rsid w:val="0062065F"/>
    <w:rsid w:val="00620E27"/>
    <w:rsid w:val="00621AAB"/>
    <w:rsid w:val="00623855"/>
    <w:rsid w:val="00623A54"/>
    <w:rsid w:val="00624835"/>
    <w:rsid w:val="0062556F"/>
    <w:rsid w:val="00625582"/>
    <w:rsid w:val="00626521"/>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080"/>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DF4"/>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2D6D"/>
    <w:rsid w:val="006C36BF"/>
    <w:rsid w:val="006C552F"/>
    <w:rsid w:val="006C6C1B"/>
    <w:rsid w:val="006C6C9E"/>
    <w:rsid w:val="006D1CD0"/>
    <w:rsid w:val="006D1D3F"/>
    <w:rsid w:val="006D2F1B"/>
    <w:rsid w:val="006D36B0"/>
    <w:rsid w:val="006D370C"/>
    <w:rsid w:val="006D40D2"/>
    <w:rsid w:val="006D471D"/>
    <w:rsid w:val="006D541C"/>
    <w:rsid w:val="006D549D"/>
    <w:rsid w:val="006D584E"/>
    <w:rsid w:val="006D59B3"/>
    <w:rsid w:val="006D631E"/>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494"/>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078A1"/>
    <w:rsid w:val="007102F9"/>
    <w:rsid w:val="00710D52"/>
    <w:rsid w:val="0071153F"/>
    <w:rsid w:val="00711779"/>
    <w:rsid w:val="007128C0"/>
    <w:rsid w:val="00714121"/>
    <w:rsid w:val="007151E8"/>
    <w:rsid w:val="0071619C"/>
    <w:rsid w:val="00717004"/>
    <w:rsid w:val="007173E3"/>
    <w:rsid w:val="00717D7D"/>
    <w:rsid w:val="00720F29"/>
    <w:rsid w:val="00721AA8"/>
    <w:rsid w:val="0072279A"/>
    <w:rsid w:val="00723BF7"/>
    <w:rsid w:val="00724428"/>
    <w:rsid w:val="00724862"/>
    <w:rsid w:val="007250DA"/>
    <w:rsid w:val="00725FA0"/>
    <w:rsid w:val="00726958"/>
    <w:rsid w:val="00727141"/>
    <w:rsid w:val="00727861"/>
    <w:rsid w:val="00730764"/>
    <w:rsid w:val="0073135E"/>
    <w:rsid w:val="007325FB"/>
    <w:rsid w:val="00732626"/>
    <w:rsid w:val="0073279D"/>
    <w:rsid w:val="00732897"/>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5D1"/>
    <w:rsid w:val="00751E9B"/>
    <w:rsid w:val="00752172"/>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DD2"/>
    <w:rsid w:val="00781EF2"/>
    <w:rsid w:val="00784F99"/>
    <w:rsid w:val="00785454"/>
    <w:rsid w:val="0078558C"/>
    <w:rsid w:val="007860E9"/>
    <w:rsid w:val="007862FB"/>
    <w:rsid w:val="00790AB0"/>
    <w:rsid w:val="00791865"/>
    <w:rsid w:val="00792058"/>
    <w:rsid w:val="00792BBA"/>
    <w:rsid w:val="007939C7"/>
    <w:rsid w:val="007942C7"/>
    <w:rsid w:val="007949F8"/>
    <w:rsid w:val="00794DAC"/>
    <w:rsid w:val="007950B1"/>
    <w:rsid w:val="00795CD2"/>
    <w:rsid w:val="007960F3"/>
    <w:rsid w:val="0079641A"/>
    <w:rsid w:val="00797F04"/>
    <w:rsid w:val="007A03BF"/>
    <w:rsid w:val="007A1781"/>
    <w:rsid w:val="007A2BDF"/>
    <w:rsid w:val="007A329D"/>
    <w:rsid w:val="007A33F2"/>
    <w:rsid w:val="007A5B9F"/>
    <w:rsid w:val="007A64DD"/>
    <w:rsid w:val="007A6549"/>
    <w:rsid w:val="007A65E5"/>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6EC9"/>
    <w:rsid w:val="007F7A58"/>
    <w:rsid w:val="007F7FEA"/>
    <w:rsid w:val="00800C2F"/>
    <w:rsid w:val="008019D6"/>
    <w:rsid w:val="00802544"/>
    <w:rsid w:val="00802C14"/>
    <w:rsid w:val="0080373F"/>
    <w:rsid w:val="00804832"/>
    <w:rsid w:val="00804E61"/>
    <w:rsid w:val="0080644E"/>
    <w:rsid w:val="0080770B"/>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523"/>
    <w:rsid w:val="00835DFB"/>
    <w:rsid w:val="00835E5F"/>
    <w:rsid w:val="0083713B"/>
    <w:rsid w:val="008379A2"/>
    <w:rsid w:val="00837C55"/>
    <w:rsid w:val="00837E43"/>
    <w:rsid w:val="00837ED5"/>
    <w:rsid w:val="008409EF"/>
    <w:rsid w:val="00842102"/>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2FB5"/>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3F14"/>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813"/>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0D9D"/>
    <w:rsid w:val="008E16B4"/>
    <w:rsid w:val="008E3780"/>
    <w:rsid w:val="008E3AFC"/>
    <w:rsid w:val="008E5FF3"/>
    <w:rsid w:val="008E68F4"/>
    <w:rsid w:val="008E6C45"/>
    <w:rsid w:val="008E6F87"/>
    <w:rsid w:val="008E792B"/>
    <w:rsid w:val="008F0444"/>
    <w:rsid w:val="008F167B"/>
    <w:rsid w:val="008F1CED"/>
    <w:rsid w:val="008F308F"/>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DFB"/>
    <w:rsid w:val="00921EF0"/>
    <w:rsid w:val="009233E0"/>
    <w:rsid w:val="009248C3"/>
    <w:rsid w:val="00925524"/>
    <w:rsid w:val="00926648"/>
    <w:rsid w:val="0092666E"/>
    <w:rsid w:val="00930BE7"/>
    <w:rsid w:val="00930EA2"/>
    <w:rsid w:val="009324AE"/>
    <w:rsid w:val="00932810"/>
    <w:rsid w:val="00933D8D"/>
    <w:rsid w:val="00934148"/>
    <w:rsid w:val="009359EA"/>
    <w:rsid w:val="00936472"/>
    <w:rsid w:val="0093713C"/>
    <w:rsid w:val="009374BB"/>
    <w:rsid w:val="00937694"/>
    <w:rsid w:val="00940C37"/>
    <w:rsid w:val="00940DC8"/>
    <w:rsid w:val="009411A8"/>
    <w:rsid w:val="0094267D"/>
    <w:rsid w:val="009427F7"/>
    <w:rsid w:val="00942B36"/>
    <w:rsid w:val="00943A68"/>
    <w:rsid w:val="00944A8D"/>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C24"/>
    <w:rsid w:val="00965D23"/>
    <w:rsid w:val="00966379"/>
    <w:rsid w:val="00966BEB"/>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13FE"/>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A1D"/>
    <w:rsid w:val="009E7DB1"/>
    <w:rsid w:val="009F0FF0"/>
    <w:rsid w:val="009F1311"/>
    <w:rsid w:val="009F233B"/>
    <w:rsid w:val="009F2404"/>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5F56"/>
    <w:rsid w:val="00A161B9"/>
    <w:rsid w:val="00A20454"/>
    <w:rsid w:val="00A219B2"/>
    <w:rsid w:val="00A21FAB"/>
    <w:rsid w:val="00A233D6"/>
    <w:rsid w:val="00A23402"/>
    <w:rsid w:val="00A237E4"/>
    <w:rsid w:val="00A248C6"/>
    <w:rsid w:val="00A255B7"/>
    <w:rsid w:val="00A25626"/>
    <w:rsid w:val="00A26B9A"/>
    <w:rsid w:val="00A27163"/>
    <w:rsid w:val="00A27226"/>
    <w:rsid w:val="00A2755C"/>
    <w:rsid w:val="00A27F2F"/>
    <w:rsid w:val="00A3099E"/>
    <w:rsid w:val="00A313E9"/>
    <w:rsid w:val="00A31640"/>
    <w:rsid w:val="00A32181"/>
    <w:rsid w:val="00A321C1"/>
    <w:rsid w:val="00A32794"/>
    <w:rsid w:val="00A330E4"/>
    <w:rsid w:val="00A338A1"/>
    <w:rsid w:val="00A33C81"/>
    <w:rsid w:val="00A35608"/>
    <w:rsid w:val="00A35750"/>
    <w:rsid w:val="00A35A7E"/>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47FAE"/>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2F6E"/>
    <w:rsid w:val="00A73E23"/>
    <w:rsid w:val="00A7573C"/>
    <w:rsid w:val="00A769EF"/>
    <w:rsid w:val="00A76D30"/>
    <w:rsid w:val="00A77604"/>
    <w:rsid w:val="00A77E31"/>
    <w:rsid w:val="00A77FE9"/>
    <w:rsid w:val="00A81681"/>
    <w:rsid w:val="00A8263D"/>
    <w:rsid w:val="00A84720"/>
    <w:rsid w:val="00A84FF9"/>
    <w:rsid w:val="00A85304"/>
    <w:rsid w:val="00A85DBF"/>
    <w:rsid w:val="00A8613E"/>
    <w:rsid w:val="00A8663B"/>
    <w:rsid w:val="00A875E8"/>
    <w:rsid w:val="00A900F9"/>
    <w:rsid w:val="00A912A4"/>
    <w:rsid w:val="00A91AF1"/>
    <w:rsid w:val="00A92116"/>
    <w:rsid w:val="00A92483"/>
    <w:rsid w:val="00A924BA"/>
    <w:rsid w:val="00A93B26"/>
    <w:rsid w:val="00A955B1"/>
    <w:rsid w:val="00A96718"/>
    <w:rsid w:val="00A969F6"/>
    <w:rsid w:val="00A9725B"/>
    <w:rsid w:val="00A97973"/>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3DB"/>
    <w:rsid w:val="00AC1608"/>
    <w:rsid w:val="00AC19C1"/>
    <w:rsid w:val="00AC26F9"/>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02B"/>
    <w:rsid w:val="00AD449C"/>
    <w:rsid w:val="00AD56AC"/>
    <w:rsid w:val="00AD5EC0"/>
    <w:rsid w:val="00AD6231"/>
    <w:rsid w:val="00AD68E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0E93"/>
    <w:rsid w:val="00B11052"/>
    <w:rsid w:val="00B11B38"/>
    <w:rsid w:val="00B11F56"/>
    <w:rsid w:val="00B12D56"/>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85A"/>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19"/>
    <w:rsid w:val="00B46E42"/>
    <w:rsid w:val="00B474FC"/>
    <w:rsid w:val="00B47AA5"/>
    <w:rsid w:val="00B51B28"/>
    <w:rsid w:val="00B521FD"/>
    <w:rsid w:val="00B53328"/>
    <w:rsid w:val="00B533E8"/>
    <w:rsid w:val="00B54411"/>
    <w:rsid w:val="00B5473F"/>
    <w:rsid w:val="00B5565D"/>
    <w:rsid w:val="00B556B0"/>
    <w:rsid w:val="00B55D30"/>
    <w:rsid w:val="00B56B49"/>
    <w:rsid w:val="00B56CA2"/>
    <w:rsid w:val="00B579F4"/>
    <w:rsid w:val="00B57BEC"/>
    <w:rsid w:val="00B57CBD"/>
    <w:rsid w:val="00B57FD3"/>
    <w:rsid w:val="00B6200D"/>
    <w:rsid w:val="00B627C0"/>
    <w:rsid w:val="00B64B0A"/>
    <w:rsid w:val="00B651CE"/>
    <w:rsid w:val="00B65B08"/>
    <w:rsid w:val="00B65FF1"/>
    <w:rsid w:val="00B6799C"/>
    <w:rsid w:val="00B71A61"/>
    <w:rsid w:val="00B72266"/>
    <w:rsid w:val="00B72B15"/>
    <w:rsid w:val="00B7339D"/>
    <w:rsid w:val="00B74362"/>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0CD"/>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3E7"/>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4612"/>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E7261"/>
    <w:rsid w:val="00BF12AA"/>
    <w:rsid w:val="00BF1DE0"/>
    <w:rsid w:val="00BF27B0"/>
    <w:rsid w:val="00BF3395"/>
    <w:rsid w:val="00BF3845"/>
    <w:rsid w:val="00BF4DF1"/>
    <w:rsid w:val="00BF758E"/>
    <w:rsid w:val="00BF7E7C"/>
    <w:rsid w:val="00C00463"/>
    <w:rsid w:val="00C00665"/>
    <w:rsid w:val="00C010B4"/>
    <w:rsid w:val="00C02B05"/>
    <w:rsid w:val="00C03308"/>
    <w:rsid w:val="00C04E31"/>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6A9"/>
    <w:rsid w:val="00C15E06"/>
    <w:rsid w:val="00C17EED"/>
    <w:rsid w:val="00C20261"/>
    <w:rsid w:val="00C20350"/>
    <w:rsid w:val="00C205B0"/>
    <w:rsid w:val="00C2211D"/>
    <w:rsid w:val="00C2221D"/>
    <w:rsid w:val="00C229BF"/>
    <w:rsid w:val="00C23C66"/>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0E70"/>
    <w:rsid w:val="00C414C3"/>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532"/>
    <w:rsid w:val="00C5590D"/>
    <w:rsid w:val="00C5603A"/>
    <w:rsid w:val="00C57923"/>
    <w:rsid w:val="00C61253"/>
    <w:rsid w:val="00C63106"/>
    <w:rsid w:val="00C633E5"/>
    <w:rsid w:val="00C64D49"/>
    <w:rsid w:val="00C65D57"/>
    <w:rsid w:val="00C663A3"/>
    <w:rsid w:val="00C6681E"/>
    <w:rsid w:val="00C66C10"/>
    <w:rsid w:val="00C67DBF"/>
    <w:rsid w:val="00C70691"/>
    <w:rsid w:val="00C71264"/>
    <w:rsid w:val="00C71973"/>
    <w:rsid w:val="00C729EB"/>
    <w:rsid w:val="00C73479"/>
    <w:rsid w:val="00C736E0"/>
    <w:rsid w:val="00C73E9A"/>
    <w:rsid w:val="00C7412F"/>
    <w:rsid w:val="00C74160"/>
    <w:rsid w:val="00C7418F"/>
    <w:rsid w:val="00C743F8"/>
    <w:rsid w:val="00C744F0"/>
    <w:rsid w:val="00C74C35"/>
    <w:rsid w:val="00C777EE"/>
    <w:rsid w:val="00C77DC9"/>
    <w:rsid w:val="00C80CE9"/>
    <w:rsid w:val="00C8177C"/>
    <w:rsid w:val="00C81D9E"/>
    <w:rsid w:val="00C81FC7"/>
    <w:rsid w:val="00C826D6"/>
    <w:rsid w:val="00C82761"/>
    <w:rsid w:val="00C82DBE"/>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02F"/>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17"/>
    <w:rsid w:val="00CB6EFF"/>
    <w:rsid w:val="00CB780F"/>
    <w:rsid w:val="00CB78AA"/>
    <w:rsid w:val="00CB7F1D"/>
    <w:rsid w:val="00CC041B"/>
    <w:rsid w:val="00CC0A7A"/>
    <w:rsid w:val="00CC40FF"/>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07AA3"/>
    <w:rsid w:val="00D10514"/>
    <w:rsid w:val="00D12257"/>
    <w:rsid w:val="00D129C8"/>
    <w:rsid w:val="00D12F43"/>
    <w:rsid w:val="00D13429"/>
    <w:rsid w:val="00D1353A"/>
    <w:rsid w:val="00D13AA5"/>
    <w:rsid w:val="00D14DDB"/>
    <w:rsid w:val="00D15113"/>
    <w:rsid w:val="00D154F1"/>
    <w:rsid w:val="00D15A00"/>
    <w:rsid w:val="00D15E87"/>
    <w:rsid w:val="00D16354"/>
    <w:rsid w:val="00D16FF0"/>
    <w:rsid w:val="00D17B3E"/>
    <w:rsid w:val="00D20D4C"/>
    <w:rsid w:val="00D20F75"/>
    <w:rsid w:val="00D2169A"/>
    <w:rsid w:val="00D22BD2"/>
    <w:rsid w:val="00D22FDA"/>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1F11"/>
    <w:rsid w:val="00D82740"/>
    <w:rsid w:val="00D828C0"/>
    <w:rsid w:val="00D82F70"/>
    <w:rsid w:val="00D83101"/>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683A"/>
    <w:rsid w:val="00DC7351"/>
    <w:rsid w:val="00DC75E8"/>
    <w:rsid w:val="00DD05AD"/>
    <w:rsid w:val="00DD0DD4"/>
    <w:rsid w:val="00DD1E0A"/>
    <w:rsid w:val="00DD1F52"/>
    <w:rsid w:val="00DD25CA"/>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0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5EC6"/>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2995"/>
    <w:rsid w:val="00E42EB5"/>
    <w:rsid w:val="00E43E60"/>
    <w:rsid w:val="00E444F6"/>
    <w:rsid w:val="00E45763"/>
    <w:rsid w:val="00E4785E"/>
    <w:rsid w:val="00E47AF6"/>
    <w:rsid w:val="00E47D06"/>
    <w:rsid w:val="00E5000F"/>
    <w:rsid w:val="00E50615"/>
    <w:rsid w:val="00E50D92"/>
    <w:rsid w:val="00E50DCD"/>
    <w:rsid w:val="00E51E00"/>
    <w:rsid w:val="00E52316"/>
    <w:rsid w:val="00E529BC"/>
    <w:rsid w:val="00E52B2D"/>
    <w:rsid w:val="00E52BB8"/>
    <w:rsid w:val="00E53005"/>
    <w:rsid w:val="00E53A47"/>
    <w:rsid w:val="00E5556F"/>
    <w:rsid w:val="00E57597"/>
    <w:rsid w:val="00E57A88"/>
    <w:rsid w:val="00E6028C"/>
    <w:rsid w:val="00E62301"/>
    <w:rsid w:val="00E62CBF"/>
    <w:rsid w:val="00E63357"/>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405E"/>
    <w:rsid w:val="00E947C6"/>
    <w:rsid w:val="00E95927"/>
    <w:rsid w:val="00E95C0E"/>
    <w:rsid w:val="00E9789E"/>
    <w:rsid w:val="00EA13B1"/>
    <w:rsid w:val="00EA171E"/>
    <w:rsid w:val="00EA218A"/>
    <w:rsid w:val="00EA3970"/>
    <w:rsid w:val="00EA39FB"/>
    <w:rsid w:val="00EA4238"/>
    <w:rsid w:val="00EA4DED"/>
    <w:rsid w:val="00EA4FF5"/>
    <w:rsid w:val="00EA5EE2"/>
    <w:rsid w:val="00EA742B"/>
    <w:rsid w:val="00EA774B"/>
    <w:rsid w:val="00EA7E0F"/>
    <w:rsid w:val="00EB13B5"/>
    <w:rsid w:val="00EB14EB"/>
    <w:rsid w:val="00EB1574"/>
    <w:rsid w:val="00EB2CF9"/>
    <w:rsid w:val="00EB2F37"/>
    <w:rsid w:val="00EB358A"/>
    <w:rsid w:val="00EB3842"/>
    <w:rsid w:val="00EB3A84"/>
    <w:rsid w:val="00EB4349"/>
    <w:rsid w:val="00EB480D"/>
    <w:rsid w:val="00EB5268"/>
    <w:rsid w:val="00EB5BEF"/>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CC0"/>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4AAE"/>
    <w:rsid w:val="00F05C89"/>
    <w:rsid w:val="00F06B12"/>
    <w:rsid w:val="00F06D44"/>
    <w:rsid w:val="00F0760F"/>
    <w:rsid w:val="00F12D36"/>
    <w:rsid w:val="00F144D5"/>
    <w:rsid w:val="00F14B6D"/>
    <w:rsid w:val="00F154C7"/>
    <w:rsid w:val="00F1688A"/>
    <w:rsid w:val="00F16DBF"/>
    <w:rsid w:val="00F2015E"/>
    <w:rsid w:val="00F22397"/>
    <w:rsid w:val="00F23163"/>
    <w:rsid w:val="00F27EDE"/>
    <w:rsid w:val="00F30435"/>
    <w:rsid w:val="00F30A4B"/>
    <w:rsid w:val="00F31C8E"/>
    <w:rsid w:val="00F31D83"/>
    <w:rsid w:val="00F32348"/>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3957"/>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0753"/>
    <w:rsid w:val="00F928BB"/>
    <w:rsid w:val="00F92A84"/>
    <w:rsid w:val="00F92D5D"/>
    <w:rsid w:val="00F9479E"/>
    <w:rsid w:val="00F947B8"/>
    <w:rsid w:val="00F95AAD"/>
    <w:rsid w:val="00F975D7"/>
    <w:rsid w:val="00FA217A"/>
    <w:rsid w:val="00FA234B"/>
    <w:rsid w:val="00FA3E22"/>
    <w:rsid w:val="00FA447F"/>
    <w:rsid w:val="00FA4856"/>
    <w:rsid w:val="00FA48E2"/>
    <w:rsid w:val="00FA4E04"/>
    <w:rsid w:val="00FA5E2D"/>
    <w:rsid w:val="00FA645D"/>
    <w:rsid w:val="00FA6823"/>
    <w:rsid w:val="00FB02F7"/>
    <w:rsid w:val="00FB0DAF"/>
    <w:rsid w:val="00FB1086"/>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17F"/>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opengroup.org/architecture/archimate3-doc/to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freshdesk.com/fr/pricing/" TargetMode="External"/><Relationship Id="rId42" Type="http://schemas.openxmlformats.org/officeDocument/2006/relationships/hyperlink" Target="https://aws.amazon.com/fr/" TargetMode="External"/><Relationship Id="rId47" Type="http://schemas.openxmlformats.org/officeDocument/2006/relationships/hyperlink" Target="https://www.groovehq.com"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david-evan/oc-al-p6-lae/blob/main/Models/LAE.archim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alculator.aws/" TargetMode="External"/><Relationship Id="rId38" Type="http://schemas.openxmlformats.org/officeDocument/2006/relationships/image" Target="media/image26.png"/><Relationship Id="rId46" Type="http://schemas.openxmlformats.org/officeDocument/2006/relationships/hyperlink" Target="https://freshdesk.com/f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pubs.opengroup.org/architecture/togaf9-doc/arch/chap27.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ubs.opengroup.org/architecture/archimate3-doc/"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opengroup.org/architecture/togaf9-doc/arch/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calculator.aws/" TargetMode="External"/><Relationship Id="rId48" Type="http://schemas.openxmlformats.org/officeDocument/2006/relationships/hyperlink" Target="https://www.zendesk.fr/"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Props1.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48</Pages>
  <Words>9693</Words>
  <Characters>56029</Characters>
  <Application>Microsoft Office Word</Application>
  <DocSecurity>0</DocSecurity>
  <Lines>1600</Lines>
  <Paragraphs>1113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Cacilda Barros (ISACA HQ)</dc:creator>
  <cp:lastModifiedBy>David EVAN</cp:lastModifiedBy>
  <cp:revision>1836</cp:revision>
  <cp:lastPrinted>2021-09-17T09:07:00Z</cp:lastPrinted>
  <dcterms:created xsi:type="dcterms:W3CDTF">2021-07-19T17:31:00Z</dcterms:created>
  <dcterms:modified xsi:type="dcterms:W3CDTF">2022-01-07T09:13:00Z</dcterms:modified>
</cp:coreProperties>
</file>